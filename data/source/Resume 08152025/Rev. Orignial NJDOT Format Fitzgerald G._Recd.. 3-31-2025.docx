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07BE" w:rsidRPr="008907BE" w:rsidRDefault="008907BE" w:rsidP="008907BE">
      <w:pPr>
        <w:keepNext/>
        <w:outlineLvl w:val="0"/>
        <w:rPr>
          <w:b/>
          <w:sz w:val="22"/>
          <w:szCs w:val="22"/>
        </w:rPr>
      </w:pPr>
      <w:r w:rsidRPr="008907BE">
        <w:rPr>
          <w:b/>
          <w:sz w:val="22"/>
          <w:szCs w:val="22"/>
        </w:rPr>
        <w:t>EDUCATION</w:t>
      </w:r>
    </w:p>
    <w:p w:rsidR="008907BE" w:rsidRPr="008907BE" w:rsidRDefault="008907BE" w:rsidP="008907BE">
      <w:pPr>
        <w:rPr>
          <w:b/>
          <w:color w:val="004D8F"/>
          <w:sz w:val="22"/>
          <w:szCs w:val="22"/>
        </w:rPr>
      </w:pPr>
      <w:r w:rsidRPr="008907BE">
        <w:rPr>
          <w:b/>
          <w:color w:val="004D8F"/>
          <w:sz w:val="22"/>
          <w:szCs w:val="22"/>
        </w:rPr>
        <w:t>BS/Structural Design and Construction Engineering Technology, Pennsylvania State University, 19</w:t>
      </w:r>
      <w:r>
        <w:rPr>
          <w:b/>
          <w:color w:val="004D8F"/>
          <w:sz w:val="22"/>
          <w:szCs w:val="22"/>
        </w:rPr>
        <w:t>92</w:t>
      </w:r>
    </w:p>
    <w:p w:rsidR="008907BE" w:rsidRPr="008907BE" w:rsidRDefault="008907BE" w:rsidP="008907BE">
      <w:pPr>
        <w:rPr>
          <w:b/>
          <w:color w:val="004D8F"/>
          <w:sz w:val="22"/>
          <w:szCs w:val="22"/>
        </w:rPr>
      </w:pPr>
    </w:p>
    <w:p w:rsidR="008907BE" w:rsidRPr="008907BE" w:rsidRDefault="008907BE" w:rsidP="008907BE">
      <w:pPr>
        <w:keepNext/>
        <w:outlineLvl w:val="0"/>
        <w:rPr>
          <w:bCs/>
          <w:sz w:val="22"/>
          <w:szCs w:val="22"/>
        </w:rPr>
      </w:pPr>
      <w:r w:rsidRPr="008907BE">
        <w:rPr>
          <w:b/>
          <w:sz w:val="22"/>
          <w:szCs w:val="22"/>
        </w:rPr>
        <w:t xml:space="preserve">Email: </w:t>
      </w:r>
      <w:r w:rsidR="00CA0B28" w:rsidRPr="004039B0">
        <w:rPr>
          <w:bCs/>
          <w:color w:val="0070C0"/>
          <w:sz w:val="22"/>
          <w:szCs w:val="22"/>
        </w:rPr>
        <w:t>gfitzgerald@kseng.com</w:t>
      </w:r>
    </w:p>
    <w:p w:rsidR="008907BE" w:rsidRPr="008907BE" w:rsidRDefault="008907BE" w:rsidP="008907BE">
      <w:pPr>
        <w:keepNext/>
        <w:outlineLvl w:val="0"/>
        <w:rPr>
          <w:b/>
          <w:color w:val="000000"/>
          <w:sz w:val="22"/>
          <w:szCs w:val="22"/>
        </w:rPr>
      </w:pPr>
      <w:r w:rsidRPr="008907BE">
        <w:rPr>
          <w:b/>
          <w:sz w:val="22"/>
          <w:szCs w:val="22"/>
        </w:rPr>
        <w:t xml:space="preserve">Phone Number: </w:t>
      </w:r>
      <w:r w:rsidR="00CA0B28" w:rsidRPr="004039B0">
        <w:rPr>
          <w:bCs/>
          <w:sz w:val="22"/>
          <w:szCs w:val="22"/>
        </w:rPr>
        <w:t>973.688.2935</w:t>
      </w:r>
    </w:p>
    <w:p w:rsidR="008907BE" w:rsidRPr="008907BE" w:rsidRDefault="008907BE" w:rsidP="008907BE">
      <w:pPr>
        <w:keepNext/>
        <w:outlineLvl w:val="8"/>
        <w:rPr>
          <w:b/>
          <w:sz w:val="20"/>
        </w:rPr>
      </w:pPr>
    </w:p>
    <w:p w:rsidR="008907BE" w:rsidRPr="008907BE" w:rsidRDefault="008907BE" w:rsidP="008907BE">
      <w:pPr>
        <w:keepNext/>
        <w:outlineLvl w:val="8"/>
        <w:rPr>
          <w:b/>
          <w:sz w:val="22"/>
          <w:szCs w:val="22"/>
        </w:rPr>
      </w:pPr>
      <w:r w:rsidRPr="008907BE">
        <w:rPr>
          <w:b/>
          <w:sz w:val="22"/>
          <w:szCs w:val="22"/>
        </w:rPr>
        <w:t xml:space="preserve">PROFESSIONAL </w:t>
      </w:r>
      <w:r w:rsidR="004262D4">
        <w:rPr>
          <w:b/>
          <w:sz w:val="22"/>
          <w:szCs w:val="22"/>
        </w:rPr>
        <w:t>REGISTRATION</w:t>
      </w:r>
    </w:p>
    <w:p w:rsidR="008907BE" w:rsidRDefault="008907BE" w:rsidP="008907BE">
      <w:pPr>
        <w:rPr>
          <w:b/>
          <w:bCs/>
          <w:color w:val="004D8F"/>
          <w:kern w:val="20"/>
          <w:sz w:val="22"/>
          <w:szCs w:val="22"/>
        </w:rPr>
      </w:pPr>
      <w:r w:rsidRPr="008907BE">
        <w:rPr>
          <w:b/>
          <w:bCs/>
          <w:color w:val="004D8F"/>
          <w:kern w:val="20"/>
          <w:sz w:val="22"/>
          <w:szCs w:val="22"/>
        </w:rPr>
        <w:t>Professional Engineer – NJ (#24GE</w:t>
      </w:r>
      <w:r w:rsidR="00454792">
        <w:rPr>
          <w:b/>
          <w:bCs/>
          <w:color w:val="004D8F"/>
          <w:kern w:val="20"/>
          <w:sz w:val="22"/>
          <w:szCs w:val="22"/>
        </w:rPr>
        <w:t>04593500</w:t>
      </w:r>
      <w:r w:rsidRPr="008907BE">
        <w:rPr>
          <w:b/>
          <w:bCs/>
          <w:color w:val="004D8F"/>
          <w:kern w:val="20"/>
          <w:sz w:val="22"/>
          <w:szCs w:val="22"/>
        </w:rPr>
        <w:t>, Expires: 4/30/2026)</w:t>
      </w:r>
    </w:p>
    <w:p w:rsidR="00454792" w:rsidRPr="004262D4" w:rsidRDefault="00454792" w:rsidP="00454792">
      <w:pPr>
        <w:rPr>
          <w:color w:val="004D8F"/>
          <w:kern w:val="20"/>
          <w:sz w:val="22"/>
          <w:szCs w:val="22"/>
        </w:rPr>
      </w:pPr>
      <w:r w:rsidRPr="008907BE">
        <w:rPr>
          <w:color w:val="004D8F"/>
          <w:kern w:val="20"/>
          <w:sz w:val="22"/>
          <w:szCs w:val="22"/>
        </w:rPr>
        <w:t>Professional Engineer – N</w:t>
      </w:r>
      <w:r w:rsidRPr="004262D4">
        <w:rPr>
          <w:color w:val="004D8F"/>
          <w:kern w:val="20"/>
          <w:sz w:val="22"/>
          <w:szCs w:val="22"/>
        </w:rPr>
        <w:t>Y</w:t>
      </w:r>
      <w:r w:rsidRPr="008907BE">
        <w:rPr>
          <w:color w:val="004D8F"/>
          <w:kern w:val="20"/>
          <w:sz w:val="22"/>
          <w:szCs w:val="22"/>
        </w:rPr>
        <w:t xml:space="preserve"> (#</w:t>
      </w:r>
      <w:r w:rsidRPr="004262D4">
        <w:rPr>
          <w:color w:val="004D8F"/>
          <w:kern w:val="20"/>
          <w:sz w:val="22"/>
          <w:szCs w:val="22"/>
        </w:rPr>
        <w:t>082279</w:t>
      </w:r>
      <w:r w:rsidRPr="008907BE">
        <w:rPr>
          <w:color w:val="004D8F"/>
          <w:kern w:val="20"/>
          <w:sz w:val="22"/>
          <w:szCs w:val="22"/>
        </w:rPr>
        <w:t xml:space="preserve">, Expires: </w:t>
      </w:r>
      <w:r w:rsidRPr="004262D4">
        <w:rPr>
          <w:color w:val="004D8F"/>
          <w:kern w:val="20"/>
          <w:sz w:val="22"/>
          <w:szCs w:val="22"/>
        </w:rPr>
        <w:t>11</w:t>
      </w:r>
      <w:r w:rsidRPr="008907BE">
        <w:rPr>
          <w:color w:val="004D8F"/>
          <w:kern w:val="20"/>
          <w:sz w:val="22"/>
          <w:szCs w:val="22"/>
        </w:rPr>
        <w:t>/30/202</w:t>
      </w:r>
      <w:r w:rsidRPr="004262D4">
        <w:rPr>
          <w:color w:val="004D8F"/>
          <w:kern w:val="20"/>
          <w:sz w:val="22"/>
          <w:szCs w:val="22"/>
        </w:rPr>
        <w:t>7</w:t>
      </w:r>
      <w:r w:rsidRPr="008907BE">
        <w:rPr>
          <w:color w:val="004D8F"/>
          <w:kern w:val="20"/>
          <w:sz w:val="22"/>
          <w:szCs w:val="22"/>
        </w:rPr>
        <w:t>)</w:t>
      </w:r>
    </w:p>
    <w:p w:rsidR="00454792" w:rsidRDefault="00454792" w:rsidP="00454792">
      <w:pPr>
        <w:rPr>
          <w:color w:val="004D8F"/>
          <w:kern w:val="20"/>
          <w:sz w:val="22"/>
          <w:szCs w:val="22"/>
        </w:rPr>
      </w:pPr>
      <w:r w:rsidRPr="008907BE">
        <w:rPr>
          <w:color w:val="004D8F"/>
          <w:kern w:val="20"/>
          <w:sz w:val="22"/>
          <w:szCs w:val="22"/>
        </w:rPr>
        <w:t xml:space="preserve">Professional Engineer – </w:t>
      </w:r>
      <w:r w:rsidR="004262D4" w:rsidRPr="004262D4">
        <w:rPr>
          <w:color w:val="004D8F"/>
          <w:kern w:val="20"/>
          <w:sz w:val="22"/>
          <w:szCs w:val="22"/>
        </w:rPr>
        <w:t>PA</w:t>
      </w:r>
      <w:r w:rsidRPr="008907BE">
        <w:rPr>
          <w:color w:val="004D8F"/>
          <w:kern w:val="20"/>
          <w:sz w:val="22"/>
          <w:szCs w:val="22"/>
        </w:rPr>
        <w:t xml:space="preserve"> (#</w:t>
      </w:r>
      <w:r w:rsidR="004262D4" w:rsidRPr="004262D4">
        <w:rPr>
          <w:color w:val="004D8F"/>
          <w:kern w:val="20"/>
          <w:sz w:val="22"/>
          <w:szCs w:val="22"/>
        </w:rPr>
        <w:t>PE053056</w:t>
      </w:r>
      <w:r w:rsidRPr="008907BE">
        <w:rPr>
          <w:color w:val="004D8F"/>
          <w:kern w:val="20"/>
          <w:sz w:val="22"/>
          <w:szCs w:val="22"/>
        </w:rPr>
        <w:t xml:space="preserve">, Expires: </w:t>
      </w:r>
      <w:r w:rsidR="004262D4" w:rsidRPr="004262D4">
        <w:rPr>
          <w:color w:val="004D8F"/>
          <w:kern w:val="20"/>
          <w:sz w:val="22"/>
          <w:szCs w:val="22"/>
        </w:rPr>
        <w:t>9</w:t>
      </w:r>
      <w:r w:rsidRPr="008907BE">
        <w:rPr>
          <w:color w:val="004D8F"/>
          <w:kern w:val="20"/>
          <w:sz w:val="22"/>
          <w:szCs w:val="22"/>
        </w:rPr>
        <w:t>/30/202</w:t>
      </w:r>
      <w:r w:rsidR="004262D4" w:rsidRPr="004262D4">
        <w:rPr>
          <w:color w:val="004D8F"/>
          <w:kern w:val="20"/>
          <w:sz w:val="22"/>
          <w:szCs w:val="22"/>
        </w:rPr>
        <w:t>5</w:t>
      </w:r>
      <w:r w:rsidRPr="008907BE">
        <w:rPr>
          <w:color w:val="004D8F"/>
          <w:kern w:val="20"/>
          <w:sz w:val="22"/>
          <w:szCs w:val="22"/>
        </w:rPr>
        <w:t>)</w:t>
      </w:r>
    </w:p>
    <w:p w:rsidR="00454792" w:rsidRPr="008907BE" w:rsidRDefault="00454792" w:rsidP="008907BE">
      <w:pPr>
        <w:rPr>
          <w:b/>
          <w:bCs/>
          <w:color w:val="004D8F"/>
          <w:kern w:val="20"/>
          <w:sz w:val="22"/>
          <w:szCs w:val="22"/>
        </w:rPr>
      </w:pPr>
    </w:p>
    <w:p w:rsidR="008907BE" w:rsidRDefault="008907BE" w:rsidP="008907BE">
      <w:pPr>
        <w:keepNext/>
        <w:outlineLvl w:val="8"/>
        <w:rPr>
          <w:b/>
          <w:sz w:val="22"/>
          <w:szCs w:val="22"/>
        </w:rPr>
      </w:pPr>
      <w:r w:rsidRPr="008907BE">
        <w:rPr>
          <w:b/>
          <w:sz w:val="22"/>
          <w:szCs w:val="22"/>
        </w:rPr>
        <w:t>TRAINING</w:t>
      </w:r>
    </w:p>
    <w:p w:rsidR="00A4575C" w:rsidRPr="00A4575C" w:rsidRDefault="0057651B" w:rsidP="008907BE">
      <w:pPr>
        <w:keepNext/>
        <w:outlineLvl w:val="8"/>
        <w:rPr>
          <w:b/>
          <w:bCs/>
          <w:sz w:val="24"/>
          <w:szCs w:val="24"/>
        </w:rPr>
      </w:pPr>
      <w:r w:rsidRPr="0057651B">
        <w:rPr>
          <w:b/>
          <w:bCs/>
          <w:color w:val="FF0000"/>
          <w:sz w:val="22"/>
          <w:szCs w:val="22"/>
        </w:rPr>
        <w:t xml:space="preserve">New Jersey Certified Bridge Inspector (NJ CBI) </w:t>
      </w:r>
      <w:r w:rsidR="00A4575C">
        <w:rPr>
          <w:b/>
          <w:bCs/>
          <w:color w:val="FF0000"/>
          <w:sz w:val="22"/>
          <w:szCs w:val="22"/>
        </w:rPr>
        <w:t>#</w:t>
      </w:r>
      <w:r w:rsidR="00A4575C" w:rsidRPr="00A4575C">
        <w:rPr>
          <w:b/>
          <w:bCs/>
          <w:color w:val="FF0000"/>
          <w:sz w:val="22"/>
          <w:szCs w:val="22"/>
        </w:rPr>
        <w:t>NJ24FITG01S</w:t>
      </w:r>
    </w:p>
    <w:p w:rsidR="008907BE" w:rsidRDefault="008907BE" w:rsidP="008907BE">
      <w:pPr>
        <w:rPr>
          <w:b/>
          <w:bCs/>
          <w:color w:val="004D8F"/>
          <w:kern w:val="20"/>
          <w:sz w:val="22"/>
          <w:szCs w:val="22"/>
        </w:rPr>
      </w:pPr>
      <w:r w:rsidRPr="002C5242">
        <w:rPr>
          <w:b/>
          <w:bCs/>
          <w:color w:val="004D8F"/>
          <w:kern w:val="20"/>
          <w:sz w:val="22"/>
          <w:szCs w:val="22"/>
        </w:rPr>
        <w:t xml:space="preserve">NHI Course #130053, Bridge Inspection Refresher, </w:t>
      </w:r>
      <w:r w:rsidR="006E58CB" w:rsidRPr="002C5242">
        <w:rPr>
          <w:b/>
          <w:bCs/>
          <w:color w:val="004D8F"/>
          <w:kern w:val="20"/>
          <w:sz w:val="22"/>
          <w:szCs w:val="22"/>
        </w:rPr>
        <w:t>January</w:t>
      </w:r>
      <w:r w:rsidRPr="002C5242">
        <w:rPr>
          <w:b/>
          <w:bCs/>
          <w:color w:val="004D8F"/>
          <w:kern w:val="20"/>
          <w:sz w:val="22"/>
          <w:szCs w:val="22"/>
        </w:rPr>
        <w:t xml:space="preserve"> 202</w:t>
      </w:r>
      <w:r w:rsidR="006E58CB" w:rsidRPr="002C5242">
        <w:rPr>
          <w:b/>
          <w:bCs/>
          <w:color w:val="004D8F"/>
          <w:kern w:val="20"/>
          <w:sz w:val="22"/>
          <w:szCs w:val="22"/>
        </w:rPr>
        <w:t>2</w:t>
      </w:r>
    </w:p>
    <w:p w:rsidR="002C5242" w:rsidRDefault="002C5242" w:rsidP="002C5242">
      <w:pPr>
        <w:rPr>
          <w:color w:val="004D8F"/>
          <w:kern w:val="20"/>
          <w:sz w:val="22"/>
          <w:szCs w:val="22"/>
        </w:rPr>
      </w:pPr>
      <w:r w:rsidRPr="002C5242">
        <w:rPr>
          <w:b/>
          <w:bCs/>
          <w:color w:val="004D8F"/>
          <w:kern w:val="20"/>
          <w:sz w:val="22"/>
          <w:szCs w:val="22"/>
        </w:rPr>
        <w:t xml:space="preserve">PennDOT – Bridge Safety Inspector Training Course - </w:t>
      </w:r>
      <w:ins w:id="0" w:author="chet shah" w:date="2025-03-09T21:35:00Z">
        <w:r w:rsidR="00B93F5A">
          <w:rPr>
            <w:b/>
            <w:bCs/>
            <w:color w:val="004D8F"/>
            <w:kern w:val="20"/>
            <w:sz w:val="22"/>
            <w:szCs w:val="22"/>
          </w:rPr>
          <w:t>13-day Course (Including PONTIS)</w:t>
        </w:r>
      </w:ins>
      <w:del w:id="1" w:author="chet shah" w:date="2025-03-09T21:35:00Z">
        <w:r w:rsidRPr="002C5242" w:rsidDel="00B93F5A">
          <w:rPr>
            <w:b/>
            <w:bCs/>
            <w:color w:val="004D8F"/>
            <w:kern w:val="20"/>
            <w:sz w:val="22"/>
            <w:szCs w:val="22"/>
          </w:rPr>
          <w:delText>2 ½ weeks</w:delText>
        </w:r>
      </w:del>
      <w:r w:rsidRPr="002C5242">
        <w:rPr>
          <w:b/>
          <w:bCs/>
          <w:color w:val="004D8F"/>
          <w:kern w:val="20"/>
          <w:sz w:val="22"/>
          <w:szCs w:val="22"/>
        </w:rPr>
        <w:t>, March 1996</w:t>
      </w:r>
    </w:p>
    <w:p w:rsidR="008907BE" w:rsidRPr="002C5242" w:rsidRDefault="008907BE" w:rsidP="008907BE">
      <w:pPr>
        <w:rPr>
          <w:b/>
          <w:bCs/>
          <w:color w:val="004D8F"/>
          <w:kern w:val="20"/>
          <w:sz w:val="22"/>
          <w:szCs w:val="22"/>
        </w:rPr>
      </w:pPr>
      <w:r w:rsidRPr="002C5242">
        <w:rPr>
          <w:b/>
          <w:bCs/>
          <w:color w:val="004D8F"/>
          <w:kern w:val="20"/>
          <w:sz w:val="22"/>
          <w:szCs w:val="22"/>
        </w:rPr>
        <w:t>NHI Course #1300</w:t>
      </w:r>
      <w:r w:rsidR="002C5242" w:rsidRPr="002C5242">
        <w:rPr>
          <w:b/>
          <w:bCs/>
          <w:color w:val="004D8F"/>
          <w:kern w:val="20"/>
          <w:sz w:val="22"/>
          <w:szCs w:val="22"/>
        </w:rPr>
        <w:t>91</w:t>
      </w:r>
      <w:r w:rsidRPr="002C5242">
        <w:rPr>
          <w:b/>
          <w:bCs/>
          <w:color w:val="004D8F"/>
          <w:kern w:val="20"/>
          <w:sz w:val="22"/>
          <w:szCs w:val="22"/>
        </w:rPr>
        <w:t xml:space="preserve">, </w:t>
      </w:r>
      <w:r w:rsidR="002C5242" w:rsidRPr="002C5242">
        <w:rPr>
          <w:b/>
          <w:bCs/>
          <w:color w:val="004D8F"/>
          <w:kern w:val="20"/>
          <w:sz w:val="22"/>
          <w:szCs w:val="22"/>
        </w:rPr>
        <w:t>FHWA Underwater Bridge Inspection Course, February 2023</w:t>
      </w:r>
    </w:p>
    <w:p w:rsidR="008907BE" w:rsidRDefault="008907BE" w:rsidP="008907BE">
      <w:pPr>
        <w:rPr>
          <w:b/>
          <w:bCs/>
          <w:color w:val="004D8F"/>
          <w:kern w:val="20"/>
          <w:sz w:val="22"/>
          <w:szCs w:val="22"/>
        </w:rPr>
      </w:pPr>
      <w:r w:rsidRPr="002C5242">
        <w:rPr>
          <w:b/>
          <w:bCs/>
          <w:color w:val="004D8F"/>
          <w:kern w:val="20"/>
          <w:sz w:val="22"/>
          <w:szCs w:val="22"/>
        </w:rPr>
        <w:t>NHI Course #</w:t>
      </w:r>
      <w:r w:rsidR="002C5242" w:rsidRPr="002C5242">
        <w:rPr>
          <w:b/>
          <w:bCs/>
          <w:color w:val="004D8F"/>
          <w:kern w:val="20"/>
          <w:sz w:val="22"/>
          <w:szCs w:val="22"/>
        </w:rPr>
        <w:t xml:space="preserve">130078, </w:t>
      </w:r>
      <w:r w:rsidR="006764F4">
        <w:rPr>
          <w:b/>
          <w:bCs/>
          <w:color w:val="004D8F"/>
          <w:kern w:val="20"/>
          <w:sz w:val="22"/>
          <w:szCs w:val="22"/>
        </w:rPr>
        <w:t>Fracture Critical Inspection Techniques for Steel Bridges</w:t>
      </w:r>
      <w:r w:rsidR="002C5242" w:rsidRPr="002C5242">
        <w:rPr>
          <w:b/>
          <w:bCs/>
          <w:color w:val="004D8F"/>
          <w:kern w:val="20"/>
          <w:sz w:val="22"/>
          <w:szCs w:val="22"/>
        </w:rPr>
        <w:t xml:space="preserve">, </w:t>
      </w:r>
      <w:r w:rsidR="00365EB6">
        <w:rPr>
          <w:b/>
          <w:bCs/>
          <w:color w:val="004D8F"/>
          <w:kern w:val="20"/>
          <w:sz w:val="22"/>
          <w:szCs w:val="22"/>
        </w:rPr>
        <w:t>May 2018</w:t>
      </w:r>
    </w:p>
    <w:p w:rsidR="002C5242" w:rsidRDefault="002C5242">
      <w:pPr>
        <w:rPr>
          <w:color w:val="004D8F"/>
          <w:kern w:val="20"/>
          <w:sz w:val="22"/>
          <w:szCs w:val="22"/>
        </w:rPr>
      </w:pPr>
      <w:r w:rsidRPr="002C5242">
        <w:rPr>
          <w:color w:val="004D8F"/>
          <w:kern w:val="20"/>
          <w:sz w:val="22"/>
          <w:szCs w:val="22"/>
        </w:rPr>
        <w:t>NYSDOT, Methods of Bridge Inspection, April 2012</w:t>
      </w:r>
    </w:p>
    <w:p w:rsidR="002C5242" w:rsidRDefault="002C5242">
      <w:pPr>
        <w:rPr>
          <w:color w:val="004D8F"/>
          <w:kern w:val="20"/>
          <w:sz w:val="22"/>
          <w:szCs w:val="22"/>
        </w:rPr>
      </w:pPr>
      <w:r w:rsidRPr="002C5242">
        <w:rPr>
          <w:color w:val="004D8F"/>
          <w:kern w:val="20"/>
          <w:sz w:val="22"/>
          <w:szCs w:val="22"/>
        </w:rPr>
        <w:t>OSHA</w:t>
      </w:r>
      <w:r>
        <w:rPr>
          <w:color w:val="004D8F"/>
          <w:kern w:val="20"/>
          <w:sz w:val="22"/>
          <w:szCs w:val="22"/>
        </w:rPr>
        <w:t xml:space="preserve">, </w:t>
      </w:r>
      <w:r w:rsidRPr="002C5242">
        <w:rPr>
          <w:color w:val="004D8F"/>
          <w:kern w:val="20"/>
          <w:sz w:val="22"/>
          <w:szCs w:val="22"/>
        </w:rPr>
        <w:t xml:space="preserve">Confined Space Entry Training, </w:t>
      </w:r>
      <w:r>
        <w:rPr>
          <w:color w:val="004D8F"/>
          <w:kern w:val="20"/>
          <w:sz w:val="22"/>
          <w:szCs w:val="22"/>
        </w:rPr>
        <w:t>2012</w:t>
      </w:r>
    </w:p>
    <w:p w:rsidR="002C5242" w:rsidRDefault="002C5242">
      <w:pPr>
        <w:rPr>
          <w:color w:val="004D8F"/>
          <w:kern w:val="20"/>
          <w:sz w:val="22"/>
          <w:szCs w:val="22"/>
        </w:rPr>
      </w:pPr>
      <w:r w:rsidRPr="002C5242">
        <w:rPr>
          <w:color w:val="004D8F"/>
          <w:kern w:val="20"/>
          <w:sz w:val="22"/>
          <w:szCs w:val="22"/>
        </w:rPr>
        <w:t xml:space="preserve">Commercial Diving Certification </w:t>
      </w:r>
      <w:r>
        <w:rPr>
          <w:color w:val="004D8F"/>
          <w:kern w:val="20"/>
          <w:sz w:val="22"/>
          <w:szCs w:val="22"/>
        </w:rPr>
        <w:t>(</w:t>
      </w:r>
      <w:r w:rsidRPr="002C5242">
        <w:rPr>
          <w:color w:val="004D8F"/>
          <w:kern w:val="20"/>
          <w:sz w:val="22"/>
          <w:szCs w:val="22"/>
        </w:rPr>
        <w:t>ADC</w:t>
      </w:r>
      <w:r>
        <w:rPr>
          <w:color w:val="004D8F"/>
          <w:kern w:val="20"/>
          <w:sz w:val="22"/>
          <w:szCs w:val="22"/>
        </w:rPr>
        <w:t>I</w:t>
      </w:r>
      <w:r w:rsidRPr="002C5242">
        <w:rPr>
          <w:color w:val="004D8F"/>
          <w:kern w:val="20"/>
          <w:sz w:val="22"/>
          <w:szCs w:val="22"/>
        </w:rPr>
        <w:t xml:space="preserve"> #10126, </w:t>
      </w:r>
      <w:r>
        <w:rPr>
          <w:color w:val="004D8F"/>
          <w:kern w:val="20"/>
          <w:sz w:val="22"/>
          <w:szCs w:val="22"/>
        </w:rPr>
        <w:t xml:space="preserve">Expires: </w:t>
      </w:r>
      <w:r w:rsidR="00AA60E0">
        <w:rPr>
          <w:color w:val="004D8F"/>
          <w:kern w:val="20"/>
          <w:sz w:val="22"/>
          <w:szCs w:val="22"/>
        </w:rPr>
        <w:t>06/09/2027)</w:t>
      </w:r>
    </w:p>
    <w:p w:rsidR="00AA60E0" w:rsidRDefault="00AA60E0">
      <w:pPr>
        <w:rPr>
          <w:color w:val="004D8F"/>
          <w:kern w:val="20"/>
          <w:sz w:val="22"/>
          <w:szCs w:val="22"/>
        </w:rPr>
      </w:pPr>
      <w:r>
        <w:rPr>
          <w:color w:val="004D8F"/>
          <w:kern w:val="20"/>
          <w:sz w:val="22"/>
          <w:szCs w:val="22"/>
        </w:rPr>
        <w:t>Transportation Worker Identification Credential (TWIC) (Expires: 02/22/2028)</w:t>
      </w:r>
    </w:p>
    <w:p w:rsidR="00AA60E0" w:rsidRDefault="00AA60E0">
      <w:pPr>
        <w:rPr>
          <w:color w:val="004D8F"/>
          <w:kern w:val="20"/>
          <w:sz w:val="22"/>
          <w:szCs w:val="22"/>
        </w:rPr>
      </w:pPr>
      <w:r w:rsidRPr="00AA60E0">
        <w:rPr>
          <w:color w:val="004D8F"/>
          <w:kern w:val="20"/>
          <w:sz w:val="22"/>
          <w:szCs w:val="22"/>
        </w:rPr>
        <w:t>First Aid, CPR &amp; Oxygen Refresher 2022</w:t>
      </w:r>
    </w:p>
    <w:p w:rsidR="00AA60E0" w:rsidRDefault="00AA60E0">
      <w:pPr>
        <w:rPr>
          <w:color w:val="004D8F"/>
          <w:kern w:val="20"/>
          <w:sz w:val="22"/>
          <w:szCs w:val="22"/>
        </w:rPr>
      </w:pPr>
    </w:p>
    <w:p w:rsidR="00AA60E0" w:rsidRDefault="00AA60E0">
      <w:pPr>
        <w:rPr>
          <w:b/>
          <w:bCs/>
          <w:color w:val="000000"/>
          <w:kern w:val="20"/>
          <w:sz w:val="22"/>
          <w:szCs w:val="22"/>
        </w:rPr>
      </w:pPr>
      <w:r w:rsidRPr="00AA60E0">
        <w:rPr>
          <w:b/>
          <w:bCs/>
          <w:color w:val="000000"/>
          <w:kern w:val="20"/>
          <w:sz w:val="22"/>
          <w:szCs w:val="22"/>
        </w:rPr>
        <w:t>REFERENCES: List three references for any of the projects noted below in the summary of Experience</w:t>
      </w:r>
    </w:p>
    <w:p w:rsidR="00A4575C" w:rsidRPr="00AA60E0" w:rsidRDefault="00A4575C">
      <w:pPr>
        <w:rPr>
          <w:b/>
          <w:bCs/>
          <w:color w:val="000000"/>
          <w:kern w:val="20"/>
          <w:sz w:val="22"/>
          <w:szCs w:val="22"/>
        </w:rPr>
      </w:pPr>
    </w:p>
    <w:tbl>
      <w:tblPr>
        <w:tblW w:w="141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2"/>
        <w:gridCol w:w="2718"/>
        <w:gridCol w:w="5490"/>
      </w:tblGrid>
      <w:tr w:rsidR="00AA60E0" w:rsidRPr="00AA60E0" w:rsidTr="00990607">
        <w:tc>
          <w:tcPr>
            <w:tcW w:w="5922" w:type="dxa"/>
          </w:tcPr>
          <w:p w:rsidR="00AA60E0" w:rsidRPr="00AA60E0" w:rsidRDefault="00AA60E0" w:rsidP="00AA60E0">
            <w:pPr>
              <w:tabs>
                <w:tab w:val="left" w:pos="2571"/>
              </w:tabs>
              <w:ind w:left="-110"/>
              <w:jc w:val="center"/>
              <w:rPr>
                <w:b/>
                <w:sz w:val="22"/>
                <w:szCs w:val="22"/>
              </w:rPr>
            </w:pPr>
            <w:r w:rsidRPr="00AA60E0">
              <w:rPr>
                <w:b/>
                <w:sz w:val="22"/>
                <w:szCs w:val="22"/>
              </w:rPr>
              <w:t>SIMILAR PROJECTS</w:t>
            </w:r>
          </w:p>
        </w:tc>
        <w:tc>
          <w:tcPr>
            <w:tcW w:w="2718" w:type="dxa"/>
          </w:tcPr>
          <w:p w:rsidR="00AA60E0" w:rsidRPr="00AA60E0" w:rsidRDefault="00AA60E0" w:rsidP="00AA60E0">
            <w:pPr>
              <w:tabs>
                <w:tab w:val="left" w:pos="1620"/>
              </w:tabs>
              <w:jc w:val="center"/>
              <w:rPr>
                <w:b/>
                <w:sz w:val="22"/>
                <w:szCs w:val="22"/>
              </w:rPr>
            </w:pPr>
            <w:r w:rsidRPr="00AA60E0">
              <w:rPr>
                <w:b/>
                <w:sz w:val="22"/>
                <w:szCs w:val="22"/>
              </w:rPr>
              <w:t>CLIENT</w:t>
            </w:r>
          </w:p>
        </w:tc>
        <w:tc>
          <w:tcPr>
            <w:tcW w:w="5490" w:type="dxa"/>
          </w:tcPr>
          <w:p w:rsidR="00AA60E0" w:rsidRPr="00AA60E0" w:rsidRDefault="00AA60E0" w:rsidP="00AA60E0">
            <w:pPr>
              <w:tabs>
                <w:tab w:val="left" w:pos="1620"/>
              </w:tabs>
              <w:jc w:val="center"/>
              <w:rPr>
                <w:b/>
                <w:sz w:val="22"/>
                <w:szCs w:val="22"/>
              </w:rPr>
            </w:pPr>
            <w:r w:rsidRPr="00AA60E0">
              <w:rPr>
                <w:b/>
                <w:sz w:val="22"/>
                <w:szCs w:val="22"/>
              </w:rPr>
              <w:t>CLIENT, TWO CONTACTS</w:t>
            </w:r>
          </w:p>
          <w:p w:rsidR="00AA60E0" w:rsidRPr="00AA60E0" w:rsidRDefault="00AA60E0" w:rsidP="00AA60E0">
            <w:pPr>
              <w:tabs>
                <w:tab w:val="left" w:pos="1620"/>
              </w:tabs>
              <w:jc w:val="center"/>
              <w:rPr>
                <w:b/>
                <w:sz w:val="22"/>
                <w:szCs w:val="22"/>
              </w:rPr>
            </w:pPr>
            <w:r w:rsidRPr="00AA60E0">
              <w:rPr>
                <w:b/>
                <w:sz w:val="22"/>
                <w:szCs w:val="22"/>
              </w:rPr>
              <w:t>(NAME &amp; PHONE)</w:t>
            </w:r>
          </w:p>
        </w:tc>
      </w:tr>
      <w:tr w:rsidR="00AA60E0" w:rsidRPr="00AA60E0" w:rsidTr="00990607">
        <w:tc>
          <w:tcPr>
            <w:tcW w:w="5922" w:type="dxa"/>
          </w:tcPr>
          <w:p w:rsidR="00AA60E0" w:rsidRPr="00AA60E0" w:rsidRDefault="007B314E" w:rsidP="00AA60E0">
            <w:pPr>
              <w:numPr>
                <w:ilvl w:val="0"/>
                <w:numId w:val="1"/>
              </w:numPr>
              <w:tabs>
                <w:tab w:val="left" w:pos="164"/>
              </w:tabs>
              <w:ind w:left="164" w:hanging="270"/>
              <w:rPr>
                <w:bCs/>
                <w:sz w:val="22"/>
                <w:szCs w:val="22"/>
              </w:rPr>
            </w:pPr>
            <w:r>
              <w:rPr>
                <w:bCs/>
                <w:sz w:val="22"/>
                <w:szCs w:val="22"/>
              </w:rPr>
              <w:t xml:space="preserve">Underwater Inspection, Structural Inspection and Fathometer </w:t>
            </w:r>
            <w:r w:rsidR="003A6928">
              <w:rPr>
                <w:bCs/>
                <w:sz w:val="22"/>
                <w:szCs w:val="22"/>
              </w:rPr>
              <w:t>S</w:t>
            </w:r>
            <w:r>
              <w:rPr>
                <w:bCs/>
                <w:sz w:val="22"/>
                <w:szCs w:val="22"/>
              </w:rPr>
              <w:t xml:space="preserve">urvey of 23 In-House </w:t>
            </w:r>
            <w:r w:rsidR="003A6928">
              <w:rPr>
                <w:bCs/>
                <w:sz w:val="22"/>
                <w:szCs w:val="22"/>
              </w:rPr>
              <w:t>State-Owned</w:t>
            </w:r>
            <w:r>
              <w:rPr>
                <w:bCs/>
                <w:sz w:val="22"/>
                <w:szCs w:val="22"/>
              </w:rPr>
              <w:t xml:space="preserve"> Bridges </w:t>
            </w:r>
            <w:r w:rsidR="006764F4">
              <w:rPr>
                <w:bCs/>
                <w:sz w:val="22"/>
                <w:szCs w:val="22"/>
              </w:rPr>
              <w:t>(</w:t>
            </w:r>
            <w:r>
              <w:rPr>
                <w:bCs/>
                <w:sz w:val="22"/>
                <w:szCs w:val="22"/>
              </w:rPr>
              <w:t>Group SE2</w:t>
            </w:r>
            <w:r w:rsidR="003A6928">
              <w:rPr>
                <w:bCs/>
                <w:sz w:val="22"/>
                <w:szCs w:val="22"/>
              </w:rPr>
              <w:t>2</w:t>
            </w:r>
            <w:r w:rsidR="006764F4">
              <w:rPr>
                <w:bCs/>
                <w:sz w:val="22"/>
                <w:szCs w:val="22"/>
              </w:rPr>
              <w:t>, One Cycle Contract)</w:t>
            </w:r>
          </w:p>
        </w:tc>
        <w:tc>
          <w:tcPr>
            <w:tcW w:w="2718" w:type="dxa"/>
            <w:vAlign w:val="center"/>
          </w:tcPr>
          <w:p w:rsidR="00AA60E0" w:rsidRPr="00AA60E0" w:rsidRDefault="007B314E" w:rsidP="00AA60E0">
            <w:pPr>
              <w:tabs>
                <w:tab w:val="left" w:pos="1620"/>
              </w:tabs>
              <w:jc w:val="center"/>
              <w:rPr>
                <w:bCs/>
                <w:sz w:val="22"/>
                <w:szCs w:val="22"/>
              </w:rPr>
            </w:pPr>
            <w:r>
              <w:rPr>
                <w:bCs/>
                <w:sz w:val="22"/>
                <w:szCs w:val="22"/>
              </w:rPr>
              <w:t>NJDOT</w:t>
            </w:r>
          </w:p>
        </w:tc>
        <w:tc>
          <w:tcPr>
            <w:tcW w:w="5490" w:type="dxa"/>
          </w:tcPr>
          <w:p w:rsidR="00AA60E0" w:rsidRPr="00AA60E0" w:rsidRDefault="007B314E" w:rsidP="00AA60E0">
            <w:pPr>
              <w:numPr>
                <w:ilvl w:val="0"/>
                <w:numId w:val="2"/>
              </w:numPr>
              <w:tabs>
                <w:tab w:val="left" w:pos="165"/>
              </w:tabs>
              <w:ind w:left="165" w:hanging="180"/>
              <w:rPr>
                <w:bCs/>
                <w:sz w:val="22"/>
                <w:szCs w:val="22"/>
              </w:rPr>
            </w:pPr>
            <w:r>
              <w:rPr>
                <w:bCs/>
                <w:sz w:val="22"/>
                <w:szCs w:val="22"/>
              </w:rPr>
              <w:t>Mujahid A. Khan   609</w:t>
            </w:r>
            <w:r w:rsidR="00596D25">
              <w:rPr>
                <w:bCs/>
                <w:sz w:val="22"/>
                <w:szCs w:val="22"/>
              </w:rPr>
              <w:t>.</w:t>
            </w:r>
            <w:r w:rsidR="00FD3DFF">
              <w:rPr>
                <w:bCs/>
                <w:sz w:val="22"/>
                <w:szCs w:val="22"/>
              </w:rPr>
              <w:t>963</w:t>
            </w:r>
            <w:r w:rsidR="00596D25">
              <w:rPr>
                <w:bCs/>
                <w:sz w:val="22"/>
                <w:szCs w:val="22"/>
              </w:rPr>
              <w:t>.</w:t>
            </w:r>
            <w:r w:rsidR="00685088">
              <w:rPr>
                <w:bCs/>
                <w:sz w:val="22"/>
                <w:szCs w:val="22"/>
              </w:rPr>
              <w:t>1378</w:t>
            </w:r>
          </w:p>
          <w:p w:rsidR="00AA60E0" w:rsidRPr="00AA60E0" w:rsidRDefault="00AA60E0" w:rsidP="00AA60E0">
            <w:pPr>
              <w:numPr>
                <w:ilvl w:val="0"/>
                <w:numId w:val="2"/>
              </w:numPr>
              <w:tabs>
                <w:tab w:val="left" w:pos="165"/>
              </w:tabs>
              <w:ind w:left="165" w:hanging="180"/>
              <w:rPr>
                <w:b/>
                <w:sz w:val="22"/>
                <w:szCs w:val="22"/>
              </w:rPr>
            </w:pPr>
            <w:r w:rsidRPr="00AA60E0">
              <w:rPr>
                <w:bCs/>
                <w:sz w:val="22"/>
                <w:szCs w:val="22"/>
              </w:rPr>
              <w:t xml:space="preserve"> </w:t>
            </w:r>
            <w:r w:rsidR="00B60625">
              <w:rPr>
                <w:bCs/>
                <w:sz w:val="22"/>
                <w:szCs w:val="22"/>
              </w:rPr>
              <w:t>Praful Patel</w:t>
            </w:r>
            <w:r w:rsidR="001C54B9">
              <w:rPr>
                <w:bCs/>
                <w:sz w:val="22"/>
                <w:szCs w:val="22"/>
              </w:rPr>
              <w:t xml:space="preserve">  </w:t>
            </w:r>
            <w:r w:rsidR="00B60625">
              <w:rPr>
                <w:bCs/>
                <w:sz w:val="22"/>
                <w:szCs w:val="22"/>
              </w:rPr>
              <w:t>609</w:t>
            </w:r>
            <w:r w:rsidR="00596D25">
              <w:rPr>
                <w:bCs/>
                <w:sz w:val="22"/>
                <w:szCs w:val="22"/>
              </w:rPr>
              <w:t>.</w:t>
            </w:r>
            <w:r w:rsidR="00685088">
              <w:rPr>
                <w:bCs/>
                <w:sz w:val="22"/>
                <w:szCs w:val="22"/>
              </w:rPr>
              <w:t>963</w:t>
            </w:r>
            <w:r w:rsidR="00596D25">
              <w:rPr>
                <w:bCs/>
                <w:sz w:val="22"/>
                <w:szCs w:val="22"/>
              </w:rPr>
              <w:t>.</w:t>
            </w:r>
            <w:r w:rsidR="00685088">
              <w:rPr>
                <w:bCs/>
                <w:sz w:val="22"/>
                <w:szCs w:val="22"/>
              </w:rPr>
              <w:t>1417</w:t>
            </w:r>
          </w:p>
        </w:tc>
      </w:tr>
      <w:tr w:rsidR="00AA60E0" w:rsidRPr="00AA60E0" w:rsidTr="00990607">
        <w:tc>
          <w:tcPr>
            <w:tcW w:w="5922" w:type="dxa"/>
          </w:tcPr>
          <w:p w:rsidR="00AA60E0" w:rsidRPr="00AA60E0" w:rsidRDefault="003A6928" w:rsidP="00AA60E0">
            <w:pPr>
              <w:numPr>
                <w:ilvl w:val="0"/>
                <w:numId w:val="1"/>
              </w:numPr>
              <w:tabs>
                <w:tab w:val="left" w:pos="164"/>
              </w:tabs>
              <w:ind w:left="164" w:hanging="270"/>
              <w:rPr>
                <w:bCs/>
                <w:sz w:val="22"/>
                <w:szCs w:val="22"/>
              </w:rPr>
            </w:pPr>
            <w:r>
              <w:rPr>
                <w:bCs/>
                <w:sz w:val="22"/>
                <w:szCs w:val="22"/>
              </w:rPr>
              <w:t xml:space="preserve">Underwater Inspection, Structural Inspection and Fathometer Survey of 28 In-House State-Owned Bridges </w:t>
            </w:r>
            <w:r w:rsidR="006764F4">
              <w:rPr>
                <w:bCs/>
                <w:sz w:val="22"/>
                <w:szCs w:val="22"/>
              </w:rPr>
              <w:t>(</w:t>
            </w:r>
            <w:r>
              <w:rPr>
                <w:bCs/>
                <w:sz w:val="22"/>
                <w:szCs w:val="22"/>
              </w:rPr>
              <w:t>Group SE21</w:t>
            </w:r>
            <w:r w:rsidR="006764F4">
              <w:rPr>
                <w:bCs/>
                <w:sz w:val="22"/>
                <w:szCs w:val="22"/>
              </w:rPr>
              <w:t>, One Cycle Contract)</w:t>
            </w:r>
          </w:p>
        </w:tc>
        <w:tc>
          <w:tcPr>
            <w:tcW w:w="2718" w:type="dxa"/>
            <w:vAlign w:val="center"/>
          </w:tcPr>
          <w:p w:rsidR="00AA60E0" w:rsidRPr="00AA60E0" w:rsidRDefault="003A6928" w:rsidP="00AA60E0">
            <w:pPr>
              <w:tabs>
                <w:tab w:val="left" w:pos="1620"/>
              </w:tabs>
              <w:jc w:val="center"/>
              <w:rPr>
                <w:bCs/>
                <w:sz w:val="22"/>
                <w:szCs w:val="22"/>
              </w:rPr>
            </w:pPr>
            <w:r>
              <w:rPr>
                <w:bCs/>
                <w:sz w:val="22"/>
                <w:szCs w:val="22"/>
              </w:rPr>
              <w:t>NJDOT</w:t>
            </w:r>
          </w:p>
        </w:tc>
        <w:tc>
          <w:tcPr>
            <w:tcW w:w="5490" w:type="dxa"/>
          </w:tcPr>
          <w:p w:rsidR="00AA60E0" w:rsidRPr="00AA60E0" w:rsidRDefault="00AA60E0" w:rsidP="00AA60E0">
            <w:pPr>
              <w:numPr>
                <w:ilvl w:val="0"/>
                <w:numId w:val="3"/>
              </w:numPr>
              <w:tabs>
                <w:tab w:val="left" w:pos="165"/>
              </w:tabs>
              <w:ind w:hanging="525"/>
              <w:rPr>
                <w:bCs/>
                <w:sz w:val="22"/>
                <w:szCs w:val="22"/>
              </w:rPr>
            </w:pPr>
            <w:r w:rsidRPr="00AA60E0">
              <w:rPr>
                <w:bCs/>
                <w:sz w:val="22"/>
                <w:szCs w:val="22"/>
              </w:rPr>
              <w:t xml:space="preserve"> </w:t>
            </w:r>
            <w:r w:rsidR="003A6928">
              <w:rPr>
                <w:bCs/>
                <w:sz w:val="22"/>
                <w:szCs w:val="22"/>
              </w:rPr>
              <w:t xml:space="preserve">Mujahid A. </w:t>
            </w:r>
            <w:r w:rsidR="001C54B9">
              <w:rPr>
                <w:bCs/>
                <w:sz w:val="22"/>
                <w:szCs w:val="22"/>
              </w:rPr>
              <w:t xml:space="preserve">Khan </w:t>
            </w:r>
            <w:r w:rsidR="00596D25">
              <w:rPr>
                <w:bCs/>
                <w:sz w:val="22"/>
                <w:szCs w:val="22"/>
              </w:rPr>
              <w:t xml:space="preserve"> </w:t>
            </w:r>
            <w:r w:rsidR="003A6928">
              <w:rPr>
                <w:bCs/>
                <w:sz w:val="22"/>
                <w:szCs w:val="22"/>
              </w:rPr>
              <w:t>609</w:t>
            </w:r>
            <w:r w:rsidR="00596D25">
              <w:rPr>
                <w:bCs/>
                <w:sz w:val="22"/>
                <w:szCs w:val="22"/>
              </w:rPr>
              <w:t>.</w:t>
            </w:r>
            <w:r w:rsidR="00685088">
              <w:rPr>
                <w:bCs/>
                <w:sz w:val="22"/>
                <w:szCs w:val="22"/>
              </w:rPr>
              <w:t>963</w:t>
            </w:r>
            <w:r w:rsidR="00596D25">
              <w:rPr>
                <w:bCs/>
                <w:sz w:val="22"/>
                <w:szCs w:val="22"/>
              </w:rPr>
              <w:t>.</w:t>
            </w:r>
            <w:r w:rsidR="00685088">
              <w:rPr>
                <w:bCs/>
                <w:sz w:val="22"/>
                <w:szCs w:val="22"/>
              </w:rPr>
              <w:t>1378</w:t>
            </w:r>
          </w:p>
          <w:p w:rsidR="00AA60E0" w:rsidRPr="00AA60E0" w:rsidRDefault="00AA60E0" w:rsidP="00AA60E0">
            <w:pPr>
              <w:numPr>
                <w:ilvl w:val="0"/>
                <w:numId w:val="3"/>
              </w:numPr>
              <w:tabs>
                <w:tab w:val="left" w:pos="0"/>
              </w:tabs>
              <w:ind w:left="165" w:hanging="525"/>
              <w:rPr>
                <w:bCs/>
                <w:sz w:val="22"/>
                <w:szCs w:val="22"/>
              </w:rPr>
            </w:pPr>
            <w:r w:rsidRPr="00AA60E0">
              <w:rPr>
                <w:bCs/>
                <w:sz w:val="22"/>
                <w:szCs w:val="22"/>
              </w:rPr>
              <w:t xml:space="preserve">2. </w:t>
            </w:r>
            <w:r w:rsidR="00B60625">
              <w:rPr>
                <w:bCs/>
                <w:sz w:val="22"/>
                <w:szCs w:val="22"/>
              </w:rPr>
              <w:t>Praful Patel  609</w:t>
            </w:r>
            <w:r w:rsidR="00596D25">
              <w:rPr>
                <w:bCs/>
                <w:sz w:val="22"/>
                <w:szCs w:val="22"/>
              </w:rPr>
              <w:t>.</w:t>
            </w:r>
            <w:r w:rsidR="00685088">
              <w:rPr>
                <w:bCs/>
                <w:sz w:val="22"/>
                <w:szCs w:val="22"/>
              </w:rPr>
              <w:t>963</w:t>
            </w:r>
            <w:r w:rsidR="00596D25">
              <w:rPr>
                <w:bCs/>
                <w:sz w:val="22"/>
                <w:szCs w:val="22"/>
              </w:rPr>
              <w:t>.</w:t>
            </w:r>
            <w:r w:rsidR="00685088">
              <w:rPr>
                <w:bCs/>
                <w:sz w:val="22"/>
                <w:szCs w:val="22"/>
              </w:rPr>
              <w:t>1417</w:t>
            </w:r>
          </w:p>
        </w:tc>
      </w:tr>
      <w:tr w:rsidR="00AA60E0" w:rsidRPr="00AA60E0" w:rsidTr="00990607">
        <w:tc>
          <w:tcPr>
            <w:tcW w:w="5922" w:type="dxa"/>
          </w:tcPr>
          <w:p w:rsidR="00AA60E0" w:rsidRPr="00AA60E0" w:rsidRDefault="003A6928" w:rsidP="00AA60E0">
            <w:pPr>
              <w:numPr>
                <w:ilvl w:val="0"/>
                <w:numId w:val="3"/>
              </w:numPr>
              <w:tabs>
                <w:tab w:val="left" w:pos="164"/>
              </w:tabs>
              <w:ind w:left="164" w:hanging="270"/>
              <w:rPr>
                <w:bCs/>
                <w:sz w:val="22"/>
                <w:szCs w:val="22"/>
              </w:rPr>
            </w:pPr>
            <w:r>
              <w:rPr>
                <w:bCs/>
                <w:sz w:val="22"/>
                <w:szCs w:val="22"/>
              </w:rPr>
              <w:t xml:space="preserve">Underwater Inspection, Fathometer Survey and Rating of 5 New Jersey Turnpike </w:t>
            </w:r>
            <w:r w:rsidR="00B60625">
              <w:rPr>
                <w:bCs/>
                <w:sz w:val="22"/>
                <w:szCs w:val="22"/>
              </w:rPr>
              <w:t>Authority Bridges OPS A4801</w:t>
            </w:r>
            <w:r w:rsidR="00596D25">
              <w:rPr>
                <w:bCs/>
                <w:sz w:val="22"/>
                <w:szCs w:val="22"/>
              </w:rPr>
              <w:t>, Group 1</w:t>
            </w:r>
          </w:p>
        </w:tc>
        <w:tc>
          <w:tcPr>
            <w:tcW w:w="2718" w:type="dxa"/>
            <w:vAlign w:val="center"/>
          </w:tcPr>
          <w:p w:rsidR="00AA60E0" w:rsidRPr="00AA60E0" w:rsidRDefault="00B60625" w:rsidP="00AA60E0">
            <w:pPr>
              <w:tabs>
                <w:tab w:val="left" w:pos="1620"/>
              </w:tabs>
              <w:jc w:val="center"/>
              <w:rPr>
                <w:bCs/>
                <w:sz w:val="22"/>
                <w:szCs w:val="22"/>
              </w:rPr>
            </w:pPr>
            <w:r>
              <w:rPr>
                <w:bCs/>
                <w:sz w:val="22"/>
                <w:szCs w:val="22"/>
              </w:rPr>
              <w:t>NJTA</w:t>
            </w:r>
          </w:p>
        </w:tc>
        <w:tc>
          <w:tcPr>
            <w:tcW w:w="5490" w:type="dxa"/>
          </w:tcPr>
          <w:p w:rsidR="00AA60E0" w:rsidRPr="00685088" w:rsidRDefault="00AA60E0" w:rsidP="00AA60E0">
            <w:pPr>
              <w:tabs>
                <w:tab w:val="left" w:pos="165"/>
              </w:tabs>
              <w:rPr>
                <w:bCs/>
                <w:color w:val="FF0000"/>
                <w:sz w:val="22"/>
                <w:szCs w:val="22"/>
              </w:rPr>
            </w:pPr>
            <w:r w:rsidRPr="00AA60E0">
              <w:rPr>
                <w:bCs/>
                <w:sz w:val="22"/>
                <w:szCs w:val="22"/>
              </w:rPr>
              <w:t>1.</w:t>
            </w:r>
            <w:r w:rsidR="00B60625">
              <w:rPr>
                <w:bCs/>
                <w:sz w:val="22"/>
                <w:szCs w:val="22"/>
              </w:rPr>
              <w:t xml:space="preserve"> King Lee, P.E.  </w:t>
            </w:r>
            <w:r w:rsidR="001C54B9">
              <w:rPr>
                <w:bCs/>
                <w:sz w:val="22"/>
                <w:szCs w:val="22"/>
              </w:rPr>
              <w:t>732</w:t>
            </w:r>
            <w:r w:rsidR="00596D25">
              <w:rPr>
                <w:bCs/>
                <w:sz w:val="22"/>
                <w:szCs w:val="22"/>
              </w:rPr>
              <w:t>.</w:t>
            </w:r>
            <w:r w:rsidR="001C54B9">
              <w:rPr>
                <w:bCs/>
                <w:sz w:val="22"/>
                <w:szCs w:val="22"/>
              </w:rPr>
              <w:t>750</w:t>
            </w:r>
            <w:r w:rsidR="00596D25">
              <w:rPr>
                <w:bCs/>
                <w:sz w:val="22"/>
                <w:szCs w:val="22"/>
              </w:rPr>
              <w:t>.</w:t>
            </w:r>
            <w:r w:rsidR="001C54B9">
              <w:rPr>
                <w:bCs/>
                <w:sz w:val="22"/>
                <w:szCs w:val="22"/>
              </w:rPr>
              <w:t xml:space="preserve">5300 </w:t>
            </w:r>
            <w:r w:rsidR="00596D25">
              <w:rPr>
                <w:bCs/>
                <w:sz w:val="22"/>
                <w:szCs w:val="22"/>
              </w:rPr>
              <w:t xml:space="preserve">Ext. </w:t>
            </w:r>
            <w:r w:rsidR="001C54B9">
              <w:rPr>
                <w:bCs/>
                <w:sz w:val="22"/>
                <w:szCs w:val="22"/>
              </w:rPr>
              <w:t>8293</w:t>
            </w:r>
            <w:r w:rsidR="00B60625" w:rsidRPr="00685088">
              <w:rPr>
                <w:bCs/>
                <w:color w:val="FF0000"/>
                <w:sz w:val="22"/>
                <w:szCs w:val="22"/>
              </w:rPr>
              <w:t xml:space="preserve"> </w:t>
            </w:r>
          </w:p>
          <w:p w:rsidR="00AA60E0" w:rsidRPr="00AA60E0" w:rsidRDefault="00AA60E0" w:rsidP="00AA60E0">
            <w:pPr>
              <w:tabs>
                <w:tab w:val="left" w:pos="165"/>
              </w:tabs>
              <w:rPr>
                <w:bCs/>
                <w:sz w:val="22"/>
                <w:szCs w:val="22"/>
              </w:rPr>
            </w:pPr>
            <w:r w:rsidRPr="00AA60E0">
              <w:rPr>
                <w:bCs/>
                <w:sz w:val="22"/>
                <w:szCs w:val="22"/>
              </w:rPr>
              <w:t xml:space="preserve">2. </w:t>
            </w:r>
            <w:r w:rsidR="00FD3DFF">
              <w:rPr>
                <w:bCs/>
                <w:sz w:val="22"/>
                <w:szCs w:val="22"/>
              </w:rPr>
              <w:t>Bill Wilson</w:t>
            </w:r>
            <w:r w:rsidR="00685088">
              <w:rPr>
                <w:bCs/>
                <w:sz w:val="22"/>
                <w:szCs w:val="22"/>
              </w:rPr>
              <w:t xml:space="preserve"> </w:t>
            </w:r>
            <w:r w:rsidR="001C54B9">
              <w:rPr>
                <w:bCs/>
                <w:sz w:val="22"/>
                <w:szCs w:val="22"/>
              </w:rPr>
              <w:t>732</w:t>
            </w:r>
            <w:r w:rsidR="00596D25">
              <w:rPr>
                <w:bCs/>
                <w:sz w:val="22"/>
                <w:szCs w:val="22"/>
              </w:rPr>
              <w:t>.</w:t>
            </w:r>
            <w:r w:rsidR="001C54B9">
              <w:rPr>
                <w:bCs/>
                <w:sz w:val="22"/>
                <w:szCs w:val="22"/>
              </w:rPr>
              <w:t>500</w:t>
            </w:r>
            <w:r w:rsidR="00596D25">
              <w:rPr>
                <w:bCs/>
                <w:sz w:val="22"/>
                <w:szCs w:val="22"/>
              </w:rPr>
              <w:t>.</w:t>
            </w:r>
            <w:r w:rsidR="001C54B9">
              <w:rPr>
                <w:bCs/>
                <w:sz w:val="22"/>
                <w:szCs w:val="22"/>
              </w:rPr>
              <w:t>7142</w:t>
            </w:r>
            <w:r w:rsidR="00596D25">
              <w:rPr>
                <w:bCs/>
                <w:sz w:val="22"/>
                <w:szCs w:val="22"/>
              </w:rPr>
              <w:t xml:space="preserve"> Ext. </w:t>
            </w:r>
            <w:r w:rsidR="001C54B9">
              <w:rPr>
                <w:bCs/>
                <w:sz w:val="22"/>
                <w:szCs w:val="22"/>
              </w:rPr>
              <w:t>5300</w:t>
            </w:r>
          </w:p>
        </w:tc>
      </w:tr>
    </w:tbl>
    <w:p w:rsidR="004418AA" w:rsidRDefault="004418AA" w:rsidP="004418AA">
      <w:pPr>
        <w:tabs>
          <w:tab w:val="left" w:pos="5055"/>
        </w:tabs>
        <w:rPr>
          <w:sz w:val="24"/>
          <w:szCs w:val="24"/>
        </w:rPr>
      </w:pPr>
      <w:r>
        <w:rPr>
          <w:sz w:val="24"/>
          <w:szCs w:val="24"/>
        </w:rPr>
        <w:tab/>
      </w:r>
    </w:p>
    <w:p w:rsidR="00BD6EC6" w:rsidRDefault="00EF6860" w:rsidP="00AA60E0">
      <w:pPr>
        <w:rPr>
          <w:sz w:val="22"/>
        </w:rPr>
      </w:pPr>
      <w:r w:rsidRPr="004418AA">
        <w:rPr>
          <w:sz w:val="24"/>
          <w:szCs w:val="24"/>
        </w:rPr>
        <w:br w:type="page"/>
      </w:r>
    </w:p>
    <w:p w:rsidR="00AA60E0" w:rsidRDefault="00AA60E0" w:rsidP="00AA60E0">
      <w:pPr>
        <w:jc w:val="center"/>
        <w:rPr>
          <w:b/>
          <w:bCs/>
          <w:sz w:val="22"/>
          <w:szCs w:val="22"/>
        </w:rPr>
      </w:pPr>
      <w:r w:rsidRPr="00AA60E0">
        <w:rPr>
          <w:b/>
          <w:bCs/>
          <w:sz w:val="22"/>
          <w:szCs w:val="22"/>
        </w:rPr>
        <w:t>SUMMARY OF EXPERIENCE</w:t>
      </w:r>
    </w:p>
    <w:p w:rsidR="00AA60E0" w:rsidRPr="00AA60E0" w:rsidRDefault="00AA60E0" w:rsidP="00AA60E0">
      <w:pPr>
        <w:jc w:val="center"/>
        <w:rPr>
          <w:b/>
          <w:bCs/>
          <w:sz w:val="22"/>
          <w:szCs w:val="22"/>
        </w:rPr>
      </w:pPr>
    </w:p>
    <w:tbl>
      <w:tblPr>
        <w:tblW w:w="0" w:type="auto"/>
        <w:tblInd w:w="108" w:type="dxa"/>
        <w:tblBorders>
          <w:top w:val="single" w:sz="24" w:space="0" w:color="auto"/>
          <w:left w:val="single" w:sz="4" w:space="0" w:color="auto"/>
          <w:bottom w:val="single" w:sz="2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90"/>
        <w:gridCol w:w="990"/>
        <w:gridCol w:w="1530"/>
        <w:gridCol w:w="3870"/>
        <w:gridCol w:w="6574"/>
        <w:tblGridChange w:id="2">
          <w:tblGrid>
            <w:gridCol w:w="990"/>
            <w:gridCol w:w="990"/>
            <w:gridCol w:w="1530"/>
            <w:gridCol w:w="3870"/>
            <w:gridCol w:w="6574"/>
          </w:tblGrid>
        </w:tblGridChange>
      </w:tblGrid>
      <w:tr w:rsidR="00581DEC" w:rsidTr="001F39A1">
        <w:trPr>
          <w:trHeight w:val="544"/>
          <w:tblHeader/>
        </w:trPr>
        <w:tc>
          <w:tcPr>
            <w:tcW w:w="990" w:type="dxa"/>
            <w:tcBorders>
              <w:top w:val="single" w:sz="4" w:space="0" w:color="auto"/>
              <w:bottom w:val="single" w:sz="4" w:space="0" w:color="auto"/>
            </w:tcBorders>
            <w:shd w:val="pct10" w:color="auto" w:fill="FFFFFF"/>
            <w:vAlign w:val="center"/>
          </w:tcPr>
          <w:p w:rsidR="006A5C13" w:rsidRPr="005022BF" w:rsidRDefault="006A5C13" w:rsidP="001F39A1">
            <w:pPr>
              <w:pStyle w:val="Heading3"/>
              <w:spacing w:line="240" w:lineRule="exact"/>
              <w:jc w:val="center"/>
              <w:rPr>
                <w:sz w:val="22"/>
                <w:szCs w:val="22"/>
              </w:rPr>
            </w:pPr>
            <w:r w:rsidRPr="005022BF">
              <w:rPr>
                <w:sz w:val="22"/>
                <w:szCs w:val="22"/>
              </w:rPr>
              <w:t>Year</w:t>
            </w:r>
          </w:p>
        </w:tc>
        <w:tc>
          <w:tcPr>
            <w:tcW w:w="990" w:type="dxa"/>
            <w:tcBorders>
              <w:top w:val="single" w:sz="4" w:space="0" w:color="auto"/>
              <w:bottom w:val="single" w:sz="4" w:space="0" w:color="auto"/>
            </w:tcBorders>
            <w:shd w:val="pct10" w:color="auto" w:fill="FFFFFF"/>
            <w:vAlign w:val="center"/>
          </w:tcPr>
          <w:p w:rsidR="006A5C13" w:rsidRPr="005022BF" w:rsidRDefault="00B535B2" w:rsidP="001F39A1">
            <w:pPr>
              <w:spacing w:line="240" w:lineRule="exact"/>
              <w:jc w:val="center"/>
              <w:rPr>
                <w:b/>
                <w:sz w:val="22"/>
                <w:szCs w:val="22"/>
              </w:rPr>
            </w:pPr>
            <w:r w:rsidRPr="005022BF">
              <w:rPr>
                <w:b/>
                <w:sz w:val="22"/>
                <w:szCs w:val="22"/>
              </w:rPr>
              <w:t>No.</w:t>
            </w:r>
            <w:r w:rsidR="006A5C13" w:rsidRPr="005022BF">
              <w:rPr>
                <w:b/>
                <w:sz w:val="22"/>
                <w:szCs w:val="22"/>
              </w:rPr>
              <w:t xml:space="preserve"> of Months</w:t>
            </w:r>
          </w:p>
        </w:tc>
        <w:tc>
          <w:tcPr>
            <w:tcW w:w="1530" w:type="dxa"/>
            <w:tcBorders>
              <w:top w:val="single" w:sz="4" w:space="0" w:color="auto"/>
              <w:bottom w:val="single" w:sz="4" w:space="0" w:color="auto"/>
            </w:tcBorders>
            <w:shd w:val="pct10" w:color="auto" w:fill="FFFFFF"/>
            <w:vAlign w:val="center"/>
          </w:tcPr>
          <w:p w:rsidR="006A5C13" w:rsidRPr="005022BF" w:rsidRDefault="006A5C13" w:rsidP="001F39A1">
            <w:pPr>
              <w:pStyle w:val="Heading3"/>
              <w:spacing w:line="240" w:lineRule="exact"/>
              <w:jc w:val="center"/>
              <w:rPr>
                <w:sz w:val="22"/>
                <w:szCs w:val="22"/>
              </w:rPr>
            </w:pPr>
            <w:r w:rsidRPr="005022BF">
              <w:rPr>
                <w:sz w:val="22"/>
                <w:szCs w:val="22"/>
              </w:rPr>
              <w:t>Title</w:t>
            </w:r>
          </w:p>
        </w:tc>
        <w:tc>
          <w:tcPr>
            <w:tcW w:w="3870" w:type="dxa"/>
            <w:tcBorders>
              <w:top w:val="single" w:sz="4" w:space="0" w:color="auto"/>
              <w:bottom w:val="single" w:sz="4" w:space="0" w:color="auto"/>
            </w:tcBorders>
            <w:shd w:val="pct10" w:color="auto" w:fill="FFFFFF"/>
            <w:vAlign w:val="center"/>
          </w:tcPr>
          <w:p w:rsidR="006A5C13" w:rsidRPr="005022BF" w:rsidRDefault="006A5C13" w:rsidP="001F39A1">
            <w:pPr>
              <w:spacing w:line="240" w:lineRule="exact"/>
              <w:jc w:val="center"/>
              <w:rPr>
                <w:ins w:id="3" w:author="Margret Thomas" w:date="2025-03-04T10:21:00Z"/>
                <w:b/>
                <w:sz w:val="22"/>
                <w:szCs w:val="22"/>
              </w:rPr>
            </w:pPr>
            <w:r w:rsidRPr="005022BF">
              <w:rPr>
                <w:b/>
                <w:sz w:val="22"/>
                <w:szCs w:val="22"/>
              </w:rPr>
              <w:t xml:space="preserve">Project Description </w:t>
            </w:r>
          </w:p>
          <w:p w:rsidR="00B535B2" w:rsidRPr="005022BF" w:rsidRDefault="00B535B2" w:rsidP="001F39A1">
            <w:pPr>
              <w:spacing w:line="240" w:lineRule="exact"/>
              <w:jc w:val="center"/>
              <w:rPr>
                <w:b/>
                <w:sz w:val="22"/>
                <w:szCs w:val="22"/>
              </w:rPr>
            </w:pPr>
            <w:r w:rsidRPr="005022BF">
              <w:rPr>
                <w:b/>
                <w:sz w:val="22"/>
                <w:szCs w:val="22"/>
              </w:rPr>
              <w:t>Client</w:t>
            </w:r>
          </w:p>
        </w:tc>
        <w:tc>
          <w:tcPr>
            <w:tcW w:w="6574" w:type="dxa"/>
            <w:tcBorders>
              <w:top w:val="single" w:sz="4" w:space="0" w:color="auto"/>
              <w:bottom w:val="single" w:sz="4" w:space="0" w:color="auto"/>
            </w:tcBorders>
            <w:shd w:val="pct10" w:color="auto" w:fill="FFFFFF"/>
            <w:vAlign w:val="center"/>
          </w:tcPr>
          <w:p w:rsidR="006A5C13" w:rsidRPr="005022BF" w:rsidRDefault="006A5C13" w:rsidP="001F39A1">
            <w:pPr>
              <w:spacing w:line="240" w:lineRule="exact"/>
              <w:jc w:val="center"/>
              <w:rPr>
                <w:b/>
                <w:sz w:val="22"/>
                <w:szCs w:val="22"/>
              </w:rPr>
            </w:pPr>
            <w:r w:rsidRPr="005022BF">
              <w:rPr>
                <w:b/>
                <w:sz w:val="22"/>
                <w:szCs w:val="22"/>
              </w:rPr>
              <w:t>Duties</w:t>
            </w:r>
          </w:p>
        </w:tc>
      </w:tr>
      <w:tr w:rsidR="00581DEC" w:rsidTr="004B31F9">
        <w:tblPrEx>
          <w:tblW w:w="0" w:type="auto"/>
          <w:tblInd w:w="108" w:type="dxa"/>
          <w:tblBorders>
            <w:top w:val="single" w:sz="24" w:space="0" w:color="auto"/>
            <w:left w:val="single" w:sz="4" w:space="0" w:color="auto"/>
            <w:bottom w:val="single" w:sz="24" w:space="0" w:color="auto"/>
            <w:right w:val="single" w:sz="4" w:space="0" w:color="auto"/>
            <w:insideH w:val="single" w:sz="4" w:space="0" w:color="auto"/>
            <w:insideV w:val="single" w:sz="4" w:space="0" w:color="auto"/>
          </w:tblBorders>
          <w:tblLayout w:type="fixed"/>
          <w:tblLook w:val="0020" w:firstRow="1" w:lastRow="0" w:firstColumn="0" w:lastColumn="0" w:noHBand="0" w:noVBand="0"/>
          <w:tblPrExChange w:id="4" w:author="Chetan Shah" w:date="2025-03-10T10:09:00Z">
            <w:tblPrEx>
              <w:tblW w:w="0" w:type="auto"/>
              <w:tblInd w:w="108" w:type="dxa"/>
              <w:tblBorders>
                <w:top w:val="single" w:sz="24" w:space="0" w:color="auto"/>
                <w:left w:val="single" w:sz="4" w:space="0" w:color="auto"/>
                <w:bottom w:val="single" w:sz="24" w:space="0" w:color="auto"/>
                <w:right w:val="single" w:sz="4" w:space="0" w:color="auto"/>
                <w:insideH w:val="single" w:sz="4" w:space="0" w:color="auto"/>
                <w:insideV w:val="single" w:sz="4" w:space="0" w:color="auto"/>
              </w:tblBorders>
              <w:tblLayout w:type="fixed"/>
              <w:tblLook w:val="0020" w:firstRow="1" w:lastRow="0" w:firstColumn="0" w:lastColumn="0" w:noHBand="0" w:noVBand="0"/>
            </w:tblPrEx>
          </w:tblPrExChange>
        </w:tblPrEx>
        <w:trPr>
          <w:trHeight w:val="1912"/>
          <w:trPrChange w:id="5" w:author="Chetan Shah" w:date="2025-03-10T10:09:00Z">
            <w:trPr>
              <w:trHeight w:val="20"/>
            </w:trPr>
          </w:trPrChange>
        </w:trPr>
        <w:tc>
          <w:tcPr>
            <w:tcW w:w="990" w:type="dxa"/>
            <w:tcBorders>
              <w:top w:val="single" w:sz="4" w:space="0" w:color="auto"/>
            </w:tcBorders>
            <w:tcPrChange w:id="6" w:author="Chetan Shah" w:date="2025-03-10T10:09:00Z">
              <w:tcPr>
                <w:tcW w:w="990" w:type="dxa"/>
                <w:tcBorders>
                  <w:top w:val="single" w:sz="4" w:space="0" w:color="auto"/>
                </w:tcBorders>
              </w:tcPr>
            </w:tcPrChange>
          </w:tcPr>
          <w:p w:rsidR="006A5C13" w:rsidRPr="00B23E38" w:rsidRDefault="006A5C13" w:rsidP="001F39A1">
            <w:pPr>
              <w:spacing w:line="240" w:lineRule="exact"/>
              <w:jc w:val="center"/>
              <w:rPr>
                <w:bCs/>
                <w:sz w:val="22"/>
                <w:szCs w:val="22"/>
              </w:rPr>
            </w:pPr>
            <w:r w:rsidRPr="00B23E38">
              <w:rPr>
                <w:bCs/>
                <w:sz w:val="22"/>
                <w:szCs w:val="22"/>
              </w:rPr>
              <w:t>2025</w:t>
            </w:r>
          </w:p>
        </w:tc>
        <w:tc>
          <w:tcPr>
            <w:tcW w:w="990" w:type="dxa"/>
            <w:tcBorders>
              <w:top w:val="single" w:sz="4" w:space="0" w:color="auto"/>
            </w:tcBorders>
            <w:tcPrChange w:id="7" w:author="Chetan Shah" w:date="2025-03-10T10:09:00Z">
              <w:tcPr>
                <w:tcW w:w="990" w:type="dxa"/>
                <w:tcBorders>
                  <w:top w:val="single" w:sz="4" w:space="0" w:color="auto"/>
                </w:tcBorders>
              </w:tcPr>
            </w:tcPrChange>
          </w:tcPr>
          <w:p w:rsidR="006A5C13" w:rsidRPr="00B23E38" w:rsidRDefault="00EF5680" w:rsidP="001F39A1">
            <w:pPr>
              <w:spacing w:line="240" w:lineRule="exact"/>
              <w:jc w:val="center"/>
              <w:rPr>
                <w:bCs/>
                <w:sz w:val="22"/>
                <w:szCs w:val="22"/>
              </w:rPr>
            </w:pPr>
            <w:r>
              <w:rPr>
                <w:bCs/>
                <w:sz w:val="22"/>
                <w:szCs w:val="22"/>
              </w:rPr>
              <w:t>1</w:t>
            </w:r>
          </w:p>
        </w:tc>
        <w:tc>
          <w:tcPr>
            <w:tcW w:w="1530" w:type="dxa"/>
            <w:tcBorders>
              <w:top w:val="single" w:sz="4" w:space="0" w:color="auto"/>
            </w:tcBorders>
            <w:tcPrChange w:id="8" w:author="Chetan Shah" w:date="2025-03-10T10:09:00Z">
              <w:tcPr>
                <w:tcW w:w="1530" w:type="dxa"/>
                <w:tcBorders>
                  <w:top w:val="single" w:sz="4" w:space="0" w:color="auto"/>
                </w:tcBorders>
              </w:tcPr>
            </w:tcPrChange>
          </w:tcPr>
          <w:p w:rsidR="006A5C13" w:rsidRPr="00DF4EAF" w:rsidRDefault="006A5C13" w:rsidP="001F39A1">
            <w:pPr>
              <w:spacing w:line="240" w:lineRule="exact"/>
              <w:jc w:val="center"/>
              <w:rPr>
                <w:bCs/>
                <w:sz w:val="22"/>
                <w:szCs w:val="22"/>
              </w:rPr>
            </w:pPr>
            <w:r w:rsidRPr="00B23E38">
              <w:rPr>
                <w:bCs/>
                <w:sz w:val="22"/>
                <w:szCs w:val="22"/>
              </w:rPr>
              <w:t>Team Leader</w:t>
            </w:r>
          </w:p>
        </w:tc>
        <w:tc>
          <w:tcPr>
            <w:tcW w:w="3870" w:type="dxa"/>
            <w:tcBorders>
              <w:top w:val="single" w:sz="4" w:space="0" w:color="auto"/>
            </w:tcBorders>
            <w:tcPrChange w:id="9" w:author="Chetan Shah" w:date="2025-03-10T10:09:00Z">
              <w:tcPr>
                <w:tcW w:w="3870" w:type="dxa"/>
                <w:tcBorders>
                  <w:top w:val="single" w:sz="4" w:space="0" w:color="auto"/>
                </w:tcBorders>
              </w:tcPr>
            </w:tcPrChange>
          </w:tcPr>
          <w:p w:rsidR="006A5C13" w:rsidRPr="00B23E38" w:rsidRDefault="006A5C13" w:rsidP="001F39A1">
            <w:pPr>
              <w:pStyle w:val="Header"/>
              <w:spacing w:line="240" w:lineRule="exact"/>
              <w:rPr>
                <w:b/>
                <w:sz w:val="22"/>
                <w:szCs w:val="22"/>
              </w:rPr>
            </w:pPr>
            <w:r w:rsidRPr="00DF4EAF">
              <w:rPr>
                <w:bCs/>
                <w:sz w:val="22"/>
                <w:szCs w:val="22"/>
              </w:rPr>
              <w:t xml:space="preserve">25 NJ Transit Southern New Jersey Light Rail Bridges (River </w:t>
            </w:r>
            <w:r w:rsidRPr="00E3538C">
              <w:rPr>
                <w:bCs/>
                <w:sz w:val="22"/>
                <w:szCs w:val="22"/>
              </w:rPr>
              <w:t>Line)</w:t>
            </w:r>
            <w:r w:rsidR="00B535B2" w:rsidRPr="00E3538C">
              <w:rPr>
                <w:bCs/>
                <w:sz w:val="22"/>
                <w:szCs w:val="22"/>
              </w:rPr>
              <w:t>,</w:t>
            </w:r>
            <w:r w:rsidR="00B535B2" w:rsidRPr="00B23E38">
              <w:rPr>
                <w:b/>
                <w:sz w:val="22"/>
                <w:szCs w:val="22"/>
              </w:rPr>
              <w:t xml:space="preserve"> NJ Transit</w:t>
            </w:r>
          </w:p>
        </w:tc>
        <w:tc>
          <w:tcPr>
            <w:tcW w:w="6574" w:type="dxa"/>
            <w:tcBorders>
              <w:top w:val="single" w:sz="4" w:space="0" w:color="auto"/>
            </w:tcBorders>
            <w:tcPrChange w:id="10" w:author="Chetan Shah" w:date="2025-03-10T10:09:00Z">
              <w:tcPr>
                <w:tcW w:w="6574" w:type="dxa"/>
                <w:tcBorders>
                  <w:top w:val="single" w:sz="4" w:space="0" w:color="auto"/>
                </w:tcBorders>
              </w:tcPr>
            </w:tcPrChange>
          </w:tcPr>
          <w:p w:rsidR="004B31F9" w:rsidRPr="0062458B" w:rsidRDefault="005F6BF9" w:rsidP="004B31F9">
            <w:pPr>
              <w:spacing w:line="240" w:lineRule="exact"/>
              <w:jc w:val="both"/>
              <w:rPr>
                <w:bCs/>
                <w:color w:val="000000"/>
                <w:sz w:val="22"/>
                <w:szCs w:val="22"/>
              </w:rPr>
            </w:pPr>
            <w:r w:rsidRPr="0062458B">
              <w:rPr>
                <w:bCs/>
                <w:color w:val="000000"/>
                <w:sz w:val="22"/>
                <w:szCs w:val="22"/>
              </w:rPr>
              <w:t>Bridge Engineer</w:t>
            </w:r>
            <w:r w:rsidR="004323D5" w:rsidRPr="0062458B">
              <w:rPr>
                <w:bCs/>
                <w:color w:val="000000"/>
                <w:sz w:val="22"/>
                <w:szCs w:val="22"/>
              </w:rPr>
              <w:t>/Team Leader/Field Service Engineer</w:t>
            </w:r>
            <w:r w:rsidRPr="0062458B">
              <w:rPr>
                <w:bCs/>
                <w:color w:val="000000"/>
                <w:sz w:val="22"/>
                <w:szCs w:val="22"/>
              </w:rPr>
              <w:t xml:space="preserve">: Responsible for Performing </w:t>
            </w:r>
            <w:r w:rsidR="00C7619A" w:rsidRPr="0062458B">
              <w:rPr>
                <w:bCs/>
                <w:color w:val="000000"/>
                <w:sz w:val="22"/>
                <w:szCs w:val="22"/>
              </w:rPr>
              <w:t xml:space="preserve">the </w:t>
            </w:r>
            <w:r w:rsidR="006B1F6B" w:rsidRPr="0062458B">
              <w:rPr>
                <w:bCs/>
                <w:color w:val="000000"/>
                <w:sz w:val="22"/>
                <w:szCs w:val="22"/>
              </w:rPr>
              <w:t xml:space="preserve">Level C (Biennial) </w:t>
            </w:r>
            <w:r w:rsidR="00C7619A" w:rsidRPr="0062458B">
              <w:rPr>
                <w:bCs/>
                <w:color w:val="000000"/>
                <w:sz w:val="22"/>
                <w:szCs w:val="22"/>
              </w:rPr>
              <w:t>structural</w:t>
            </w:r>
            <w:r w:rsidR="006A5C13" w:rsidRPr="0062458B">
              <w:rPr>
                <w:bCs/>
                <w:color w:val="000000"/>
                <w:sz w:val="22"/>
                <w:szCs w:val="22"/>
              </w:rPr>
              <w:t xml:space="preserve"> inspections</w:t>
            </w:r>
            <w:r w:rsidR="006B1F6B" w:rsidRPr="0062458B">
              <w:rPr>
                <w:bCs/>
                <w:color w:val="000000"/>
                <w:sz w:val="22"/>
                <w:szCs w:val="22"/>
              </w:rPr>
              <w:t>, Post event and Special inspections</w:t>
            </w:r>
            <w:r w:rsidR="007644EB" w:rsidRPr="0062458B">
              <w:rPr>
                <w:bCs/>
                <w:color w:val="000000"/>
                <w:sz w:val="22"/>
                <w:szCs w:val="22"/>
              </w:rPr>
              <w:t xml:space="preserve"> and fathometer surveys of 25 LRT Bridges</w:t>
            </w:r>
            <w:r w:rsidR="00C21863" w:rsidRPr="0062458B">
              <w:rPr>
                <w:bCs/>
                <w:color w:val="000000"/>
                <w:sz w:val="22"/>
                <w:szCs w:val="22"/>
              </w:rPr>
              <w:t xml:space="preserve"> located </w:t>
            </w:r>
            <w:r w:rsidR="00304172" w:rsidRPr="0062458B">
              <w:rPr>
                <w:bCs/>
                <w:color w:val="000000"/>
                <w:sz w:val="22"/>
                <w:szCs w:val="22"/>
              </w:rPr>
              <w:t>along</w:t>
            </w:r>
            <w:r w:rsidR="00C21863" w:rsidRPr="0062458B">
              <w:rPr>
                <w:bCs/>
                <w:color w:val="000000"/>
                <w:sz w:val="22"/>
                <w:szCs w:val="22"/>
              </w:rPr>
              <w:t xml:space="preserve"> the 25 mile long alignment of the Southern New Jersey Light Rail </w:t>
            </w:r>
            <w:r w:rsidR="004323D5" w:rsidRPr="0062458B">
              <w:rPr>
                <w:bCs/>
                <w:color w:val="000000"/>
                <w:sz w:val="22"/>
                <w:szCs w:val="22"/>
              </w:rPr>
              <w:t xml:space="preserve">Transit </w:t>
            </w:r>
            <w:r w:rsidR="00C21863" w:rsidRPr="0062458B">
              <w:rPr>
                <w:bCs/>
                <w:color w:val="000000"/>
                <w:sz w:val="22"/>
                <w:szCs w:val="22"/>
              </w:rPr>
              <w:t xml:space="preserve">System </w:t>
            </w:r>
            <w:r w:rsidR="004323D5" w:rsidRPr="0062458B">
              <w:rPr>
                <w:bCs/>
                <w:color w:val="000000"/>
                <w:sz w:val="22"/>
                <w:szCs w:val="22"/>
              </w:rPr>
              <w:t xml:space="preserve">NJ Transit’s </w:t>
            </w:r>
            <w:r w:rsidR="00C21863" w:rsidRPr="0062458B">
              <w:rPr>
                <w:bCs/>
                <w:color w:val="000000"/>
                <w:sz w:val="22"/>
                <w:szCs w:val="22"/>
              </w:rPr>
              <w:t>(River</w:t>
            </w:r>
            <w:r w:rsidR="004323D5" w:rsidRPr="0062458B">
              <w:rPr>
                <w:bCs/>
                <w:color w:val="000000"/>
                <w:sz w:val="22"/>
                <w:szCs w:val="22"/>
              </w:rPr>
              <w:t xml:space="preserve"> </w:t>
            </w:r>
            <w:r w:rsidR="00C21863" w:rsidRPr="0062458B">
              <w:rPr>
                <w:bCs/>
                <w:color w:val="000000"/>
                <w:sz w:val="22"/>
                <w:szCs w:val="22"/>
              </w:rPr>
              <w:t>Line)</w:t>
            </w:r>
            <w:r w:rsidR="00213385" w:rsidRPr="0062458B">
              <w:rPr>
                <w:bCs/>
                <w:color w:val="000000"/>
                <w:sz w:val="22"/>
                <w:szCs w:val="22"/>
              </w:rPr>
              <w:t xml:space="preserve"> </w:t>
            </w:r>
            <w:r w:rsidR="00304172" w:rsidRPr="0062458B">
              <w:rPr>
                <w:bCs/>
                <w:color w:val="000000"/>
                <w:sz w:val="22"/>
                <w:szCs w:val="22"/>
              </w:rPr>
              <w:t xml:space="preserve">which </w:t>
            </w:r>
            <w:r w:rsidR="00213385" w:rsidRPr="0062458B">
              <w:rPr>
                <w:bCs/>
                <w:color w:val="000000"/>
                <w:sz w:val="22"/>
                <w:szCs w:val="22"/>
              </w:rPr>
              <w:t>provid</w:t>
            </w:r>
            <w:r w:rsidR="00304172" w:rsidRPr="0062458B">
              <w:rPr>
                <w:bCs/>
                <w:color w:val="000000"/>
                <w:sz w:val="22"/>
                <w:szCs w:val="22"/>
              </w:rPr>
              <w:t>es</w:t>
            </w:r>
            <w:r w:rsidR="00213385" w:rsidRPr="0062458B">
              <w:rPr>
                <w:bCs/>
                <w:color w:val="000000"/>
                <w:sz w:val="22"/>
                <w:szCs w:val="22"/>
              </w:rPr>
              <w:t xml:space="preserve"> service between Trenton, NJ and Camden, NJ</w:t>
            </w:r>
            <w:r w:rsidR="007644EB" w:rsidRPr="0062458B">
              <w:rPr>
                <w:bCs/>
                <w:color w:val="000000"/>
                <w:sz w:val="22"/>
                <w:szCs w:val="22"/>
              </w:rPr>
              <w:t>,</w:t>
            </w:r>
            <w:r w:rsidR="00C7619A" w:rsidRPr="0062458B">
              <w:rPr>
                <w:bCs/>
                <w:color w:val="000000"/>
                <w:sz w:val="22"/>
                <w:szCs w:val="22"/>
              </w:rPr>
              <w:t xml:space="preserve"> including</w:t>
            </w:r>
            <w:r w:rsidR="006A5C13" w:rsidRPr="0062458B">
              <w:rPr>
                <w:bCs/>
                <w:color w:val="000000"/>
                <w:sz w:val="22"/>
                <w:szCs w:val="22"/>
              </w:rPr>
              <w:t xml:space="preserve">, </w:t>
            </w:r>
            <w:r w:rsidR="007644EB" w:rsidRPr="0062458B">
              <w:rPr>
                <w:bCs/>
                <w:color w:val="000000"/>
                <w:sz w:val="22"/>
                <w:szCs w:val="22"/>
              </w:rPr>
              <w:t xml:space="preserve">Six (6) </w:t>
            </w:r>
            <w:r w:rsidR="006A5C13" w:rsidRPr="0062458B">
              <w:rPr>
                <w:bCs/>
                <w:color w:val="000000"/>
                <w:sz w:val="22"/>
                <w:szCs w:val="22"/>
              </w:rPr>
              <w:t>FCM</w:t>
            </w:r>
            <w:r w:rsidR="007644EB" w:rsidRPr="0062458B">
              <w:rPr>
                <w:bCs/>
                <w:color w:val="000000"/>
                <w:sz w:val="22"/>
                <w:szCs w:val="22"/>
              </w:rPr>
              <w:t>/NSTM</w:t>
            </w:r>
            <w:r w:rsidR="006A5C13" w:rsidRPr="0062458B">
              <w:rPr>
                <w:bCs/>
                <w:color w:val="000000"/>
                <w:sz w:val="22"/>
                <w:szCs w:val="22"/>
              </w:rPr>
              <w:t xml:space="preserve"> </w:t>
            </w:r>
            <w:r w:rsidR="007644EB" w:rsidRPr="0062458B">
              <w:rPr>
                <w:bCs/>
                <w:color w:val="000000"/>
                <w:sz w:val="22"/>
                <w:szCs w:val="22"/>
              </w:rPr>
              <w:t xml:space="preserve">structures, seven (7) structures </w:t>
            </w:r>
            <w:r w:rsidR="00C21863" w:rsidRPr="0062458B">
              <w:rPr>
                <w:bCs/>
                <w:color w:val="000000"/>
                <w:sz w:val="22"/>
                <w:szCs w:val="22"/>
              </w:rPr>
              <w:t xml:space="preserve">crossing navigable waterways </w:t>
            </w:r>
            <w:r w:rsidR="007644EB" w:rsidRPr="0062458B">
              <w:rPr>
                <w:bCs/>
                <w:color w:val="000000"/>
                <w:sz w:val="22"/>
                <w:szCs w:val="22"/>
              </w:rPr>
              <w:t>requiring underwater i</w:t>
            </w:r>
            <w:r w:rsidR="006A5C13" w:rsidRPr="0062458B">
              <w:rPr>
                <w:bCs/>
                <w:color w:val="000000"/>
                <w:sz w:val="22"/>
                <w:szCs w:val="22"/>
              </w:rPr>
              <w:t>nspections</w:t>
            </w:r>
            <w:r w:rsidR="00C21863" w:rsidRPr="0062458B">
              <w:rPr>
                <w:bCs/>
                <w:color w:val="000000"/>
                <w:sz w:val="22"/>
                <w:szCs w:val="22"/>
              </w:rPr>
              <w:t>.</w:t>
            </w:r>
            <w:r w:rsidR="00822C3B" w:rsidRPr="0062458B">
              <w:rPr>
                <w:bCs/>
                <w:color w:val="000000"/>
                <w:sz w:val="22"/>
                <w:szCs w:val="22"/>
              </w:rPr>
              <w:t xml:space="preserve"> </w:t>
            </w:r>
            <w:r w:rsidR="004B31F9" w:rsidRPr="0062458B">
              <w:rPr>
                <w:bCs/>
                <w:color w:val="000000"/>
                <w:sz w:val="22"/>
                <w:szCs w:val="22"/>
              </w:rPr>
              <w:t>2011 to Present</w:t>
            </w:r>
          </w:p>
          <w:p w:rsidR="00822C3B" w:rsidRPr="0062458B" w:rsidRDefault="00822C3B" w:rsidP="001F39A1">
            <w:pPr>
              <w:spacing w:line="240" w:lineRule="exact"/>
              <w:jc w:val="both"/>
              <w:rPr>
                <w:bCs/>
                <w:color w:val="000000"/>
                <w:sz w:val="22"/>
                <w:szCs w:val="22"/>
              </w:rPr>
            </w:pPr>
          </w:p>
          <w:p w:rsidR="006B1F6B" w:rsidRPr="0062458B" w:rsidRDefault="00C21863" w:rsidP="001F39A1">
            <w:pPr>
              <w:spacing w:line="240" w:lineRule="exact"/>
              <w:jc w:val="both"/>
              <w:rPr>
                <w:bCs/>
                <w:color w:val="000000"/>
                <w:sz w:val="22"/>
                <w:szCs w:val="22"/>
              </w:rPr>
            </w:pPr>
            <w:r w:rsidRPr="0062458B">
              <w:rPr>
                <w:bCs/>
                <w:color w:val="000000"/>
                <w:sz w:val="22"/>
                <w:szCs w:val="22"/>
              </w:rPr>
              <w:t>The structures included in the River</w:t>
            </w:r>
            <w:r w:rsidR="004323D5" w:rsidRPr="0062458B">
              <w:rPr>
                <w:bCs/>
                <w:color w:val="000000"/>
                <w:sz w:val="22"/>
                <w:szCs w:val="22"/>
              </w:rPr>
              <w:t xml:space="preserve"> </w:t>
            </w:r>
            <w:r w:rsidRPr="0062458B">
              <w:rPr>
                <w:bCs/>
                <w:color w:val="000000"/>
                <w:sz w:val="22"/>
                <w:szCs w:val="22"/>
              </w:rPr>
              <w:t xml:space="preserve">Line’s inventory consist of several bridge types and materials </w:t>
            </w:r>
            <w:r w:rsidR="006B1F6B" w:rsidRPr="0062458B">
              <w:rPr>
                <w:bCs/>
                <w:color w:val="000000"/>
                <w:sz w:val="22"/>
                <w:szCs w:val="22"/>
              </w:rPr>
              <w:t>including</w:t>
            </w:r>
            <w:r w:rsidRPr="0062458B">
              <w:rPr>
                <w:bCs/>
                <w:color w:val="000000"/>
                <w:sz w:val="22"/>
                <w:szCs w:val="22"/>
              </w:rPr>
              <w:t xml:space="preserve"> Built up steel girder bridges, </w:t>
            </w:r>
            <w:r w:rsidR="004323D5" w:rsidRPr="0062458B">
              <w:rPr>
                <w:bCs/>
                <w:color w:val="000000"/>
                <w:sz w:val="22"/>
                <w:szCs w:val="22"/>
              </w:rPr>
              <w:t>multi steel welded plate girders,</w:t>
            </w:r>
            <w:r w:rsidR="00822C3B" w:rsidRPr="0062458B">
              <w:rPr>
                <w:bCs/>
                <w:color w:val="000000"/>
                <w:sz w:val="22"/>
                <w:szCs w:val="22"/>
              </w:rPr>
              <w:t xml:space="preserve"> Steel tied arch bridge</w:t>
            </w:r>
            <w:r w:rsidR="00213385" w:rsidRPr="0062458B">
              <w:rPr>
                <w:bCs/>
                <w:color w:val="000000"/>
                <w:sz w:val="22"/>
                <w:szCs w:val="22"/>
              </w:rPr>
              <w:t>s with span length ranging from 50 ft up to 200 ft with overall structure lengths in excess of 500 ft.</w:t>
            </w:r>
            <w:r w:rsidR="00822C3B" w:rsidRPr="0062458B">
              <w:rPr>
                <w:bCs/>
                <w:color w:val="000000"/>
                <w:sz w:val="22"/>
                <w:szCs w:val="22"/>
              </w:rPr>
              <w:t>,</w:t>
            </w:r>
            <w:r w:rsidR="004323D5" w:rsidRPr="0062458B">
              <w:rPr>
                <w:bCs/>
                <w:color w:val="000000"/>
                <w:sz w:val="22"/>
                <w:szCs w:val="22"/>
              </w:rPr>
              <w:t xml:space="preserve"> reinforced concrete slab bridges, concrete encased steel girders, reinforced concrete box culverts and frames, prestressed concrete box</w:t>
            </w:r>
            <w:r w:rsidR="00822C3B" w:rsidRPr="0062458B">
              <w:rPr>
                <w:bCs/>
                <w:color w:val="000000"/>
                <w:sz w:val="22"/>
                <w:szCs w:val="22"/>
              </w:rPr>
              <w:t xml:space="preserve"> </w:t>
            </w:r>
            <w:r w:rsidR="004323D5" w:rsidRPr="0062458B">
              <w:rPr>
                <w:bCs/>
                <w:color w:val="000000"/>
                <w:sz w:val="22"/>
                <w:szCs w:val="22"/>
              </w:rPr>
              <w:t>beam</w:t>
            </w:r>
            <w:r w:rsidR="00822C3B" w:rsidRPr="0062458B">
              <w:rPr>
                <w:bCs/>
                <w:color w:val="000000"/>
                <w:sz w:val="22"/>
                <w:szCs w:val="22"/>
              </w:rPr>
              <w:t xml:space="preserve"> &amp; I Girder</w:t>
            </w:r>
            <w:r w:rsidR="004323D5" w:rsidRPr="0062458B">
              <w:rPr>
                <w:bCs/>
                <w:color w:val="000000"/>
                <w:sz w:val="22"/>
                <w:szCs w:val="22"/>
              </w:rPr>
              <w:t xml:space="preserve"> bridges, RCP Culverts and Glulam timber panel bridges.</w:t>
            </w:r>
            <w:r w:rsidR="00822C3B" w:rsidRPr="0062458B">
              <w:rPr>
                <w:bCs/>
                <w:color w:val="000000"/>
                <w:sz w:val="22"/>
                <w:szCs w:val="22"/>
              </w:rPr>
              <w:t xml:space="preserve"> In </w:t>
            </w:r>
            <w:r w:rsidR="006B1F6B" w:rsidRPr="0062458B">
              <w:rPr>
                <w:bCs/>
                <w:color w:val="000000"/>
                <w:sz w:val="22"/>
                <w:szCs w:val="22"/>
              </w:rPr>
              <w:t>addition,</w:t>
            </w:r>
            <w:r w:rsidR="00822C3B" w:rsidRPr="0062458B">
              <w:rPr>
                <w:bCs/>
                <w:color w:val="000000"/>
                <w:sz w:val="22"/>
                <w:szCs w:val="22"/>
              </w:rPr>
              <w:t xml:space="preserve"> the alignment co</w:t>
            </w:r>
            <w:r w:rsidR="006B1F6B" w:rsidRPr="0062458B">
              <w:rPr>
                <w:bCs/>
                <w:color w:val="000000"/>
                <w:sz w:val="22"/>
                <w:szCs w:val="22"/>
              </w:rPr>
              <w:t>nsists of</w:t>
            </w:r>
            <w:r w:rsidR="00822C3B" w:rsidRPr="0062458B">
              <w:rPr>
                <w:bCs/>
                <w:color w:val="000000"/>
                <w:sz w:val="22"/>
                <w:szCs w:val="22"/>
              </w:rPr>
              <w:t xml:space="preserve"> approximately 100 minor structures</w:t>
            </w:r>
            <w:r w:rsidR="006B1F6B" w:rsidRPr="0062458B">
              <w:rPr>
                <w:bCs/>
                <w:color w:val="000000"/>
                <w:sz w:val="22"/>
                <w:szCs w:val="22"/>
              </w:rPr>
              <w:t xml:space="preserve"> and Confined space entry permit required inspections</w:t>
            </w:r>
            <w:r w:rsidR="00822C3B" w:rsidRPr="0062458B">
              <w:rPr>
                <w:bCs/>
                <w:color w:val="000000"/>
                <w:sz w:val="22"/>
                <w:szCs w:val="22"/>
              </w:rPr>
              <w:t>.</w:t>
            </w:r>
          </w:p>
          <w:p w:rsidR="00822C3B" w:rsidRPr="0062458B" w:rsidRDefault="00822C3B" w:rsidP="001F39A1">
            <w:pPr>
              <w:spacing w:line="240" w:lineRule="exact"/>
              <w:jc w:val="both"/>
              <w:rPr>
                <w:bCs/>
                <w:color w:val="000000"/>
                <w:sz w:val="22"/>
                <w:szCs w:val="22"/>
              </w:rPr>
            </w:pPr>
          </w:p>
          <w:p w:rsidR="006B1F6B" w:rsidRPr="0062458B" w:rsidRDefault="00CD1E7E" w:rsidP="001F39A1">
            <w:pPr>
              <w:spacing w:line="240" w:lineRule="exact"/>
              <w:jc w:val="both"/>
              <w:rPr>
                <w:bCs/>
                <w:color w:val="000000"/>
                <w:sz w:val="22"/>
                <w:szCs w:val="22"/>
              </w:rPr>
            </w:pPr>
            <w:r w:rsidRPr="0062458B">
              <w:rPr>
                <w:bCs/>
                <w:color w:val="000000"/>
                <w:sz w:val="22"/>
                <w:szCs w:val="22"/>
              </w:rPr>
              <w:t xml:space="preserve">Working as the bridge inspection team leader </w:t>
            </w:r>
            <w:r w:rsidR="00213385" w:rsidRPr="0062458B">
              <w:rPr>
                <w:bCs/>
                <w:color w:val="000000"/>
                <w:sz w:val="22"/>
                <w:szCs w:val="22"/>
              </w:rPr>
              <w:t xml:space="preserve">for Level C inspections </w:t>
            </w:r>
            <w:r w:rsidRPr="0062458B">
              <w:rPr>
                <w:bCs/>
                <w:color w:val="000000"/>
                <w:sz w:val="22"/>
                <w:szCs w:val="22"/>
              </w:rPr>
              <w:t xml:space="preserve">my responsibilities included the hands on inspection of all components of the bridge including the track bed, ballast, </w:t>
            </w:r>
            <w:r w:rsidR="00213385" w:rsidRPr="0062458B">
              <w:rPr>
                <w:bCs/>
                <w:color w:val="000000"/>
                <w:sz w:val="22"/>
                <w:szCs w:val="22"/>
              </w:rPr>
              <w:t xml:space="preserve">reinforced </w:t>
            </w:r>
            <w:r w:rsidRPr="0062458B">
              <w:rPr>
                <w:bCs/>
                <w:color w:val="000000"/>
                <w:sz w:val="22"/>
                <w:szCs w:val="22"/>
              </w:rPr>
              <w:t xml:space="preserve">concrete decks, concrete and timber ties, all </w:t>
            </w:r>
            <w:r w:rsidR="00213385" w:rsidRPr="0062458B">
              <w:rPr>
                <w:bCs/>
                <w:color w:val="000000"/>
                <w:sz w:val="22"/>
                <w:szCs w:val="22"/>
              </w:rPr>
              <w:t xml:space="preserve">track </w:t>
            </w:r>
            <w:r w:rsidRPr="0062458B">
              <w:rPr>
                <w:bCs/>
                <w:color w:val="000000"/>
                <w:sz w:val="22"/>
                <w:szCs w:val="22"/>
              </w:rPr>
              <w:t>connection hardware, continuously welded steel rail and guard rail</w:t>
            </w:r>
            <w:r w:rsidR="001D42C1" w:rsidRPr="0062458B">
              <w:rPr>
                <w:bCs/>
                <w:color w:val="000000"/>
                <w:sz w:val="22"/>
                <w:szCs w:val="22"/>
              </w:rPr>
              <w:t>, utilities and all safety features</w:t>
            </w:r>
            <w:r w:rsidRPr="0062458B">
              <w:rPr>
                <w:bCs/>
                <w:color w:val="000000"/>
                <w:sz w:val="22"/>
                <w:szCs w:val="22"/>
              </w:rPr>
              <w:t>.</w:t>
            </w:r>
            <w:r w:rsidR="006B1F6B" w:rsidRPr="0062458B">
              <w:rPr>
                <w:bCs/>
                <w:color w:val="000000"/>
                <w:sz w:val="22"/>
                <w:szCs w:val="22"/>
              </w:rPr>
              <w:t xml:space="preserve"> </w:t>
            </w:r>
          </w:p>
          <w:p w:rsidR="00304172" w:rsidRPr="0062458B" w:rsidRDefault="00213385" w:rsidP="001F39A1">
            <w:pPr>
              <w:spacing w:line="240" w:lineRule="exact"/>
              <w:jc w:val="both"/>
              <w:rPr>
                <w:bCs/>
                <w:color w:val="000000"/>
                <w:sz w:val="22"/>
                <w:szCs w:val="22"/>
              </w:rPr>
            </w:pPr>
            <w:r w:rsidRPr="0062458B">
              <w:rPr>
                <w:bCs/>
                <w:color w:val="000000"/>
                <w:sz w:val="22"/>
                <w:szCs w:val="22"/>
              </w:rPr>
              <w:t xml:space="preserve">All superstructure and substructure elements received </w:t>
            </w:r>
            <w:r w:rsidR="00304172" w:rsidRPr="0062458B">
              <w:rPr>
                <w:bCs/>
                <w:color w:val="000000"/>
                <w:sz w:val="22"/>
                <w:szCs w:val="22"/>
              </w:rPr>
              <w:t xml:space="preserve">100% </w:t>
            </w:r>
            <w:r w:rsidRPr="0062458B">
              <w:rPr>
                <w:bCs/>
                <w:color w:val="000000"/>
                <w:sz w:val="22"/>
                <w:szCs w:val="22"/>
              </w:rPr>
              <w:t>hands on inspections</w:t>
            </w:r>
            <w:r w:rsidR="00304172" w:rsidRPr="0062458B">
              <w:rPr>
                <w:bCs/>
                <w:color w:val="000000"/>
                <w:sz w:val="22"/>
                <w:szCs w:val="22"/>
              </w:rPr>
              <w:t xml:space="preserve"> of all elements. Several structures required special equipment to complete the hands on inspection due to their location and overall size. The special equipment included large boats, Pontoon boats with work scaffolding or hydraulic manlifts. Bucket trucks.</w:t>
            </w:r>
          </w:p>
          <w:p w:rsidR="006A5C13" w:rsidRPr="0062458B" w:rsidDel="00513840" w:rsidRDefault="006A5C13" w:rsidP="00304172">
            <w:pPr>
              <w:spacing w:line="240" w:lineRule="exact"/>
              <w:jc w:val="both"/>
              <w:rPr>
                <w:del w:id="11" w:author="Chetan Shah" w:date="2025-03-10T10:08:00Z"/>
                <w:bCs/>
                <w:color w:val="000000"/>
                <w:sz w:val="22"/>
                <w:szCs w:val="22"/>
              </w:rPr>
            </w:pPr>
            <w:del w:id="12" w:author="Alex Rosenzweig" w:date="2025-02-28T10:16:00Z">
              <w:r w:rsidRPr="0062458B" w:rsidDel="000639E6">
                <w:rPr>
                  <w:bCs/>
                  <w:color w:val="000000"/>
                  <w:sz w:val="22"/>
                  <w:szCs w:val="22"/>
                </w:rPr>
                <w:delText xml:space="preserve">(SNJLRT) </w:delText>
              </w:r>
            </w:del>
            <w:r w:rsidRPr="0062458B">
              <w:rPr>
                <w:bCs/>
                <w:color w:val="000000"/>
                <w:sz w:val="22"/>
                <w:szCs w:val="22"/>
              </w:rPr>
              <w:t xml:space="preserve">in accordance with National Bridge Inspection Standards (NBIS), </w:t>
            </w:r>
            <w:ins w:id="13" w:author="Alex Rosenzweig" w:date="2025-02-28T11:13:00Z">
              <w:r w:rsidRPr="0062458B">
                <w:rPr>
                  <w:bCs/>
                  <w:color w:val="000000"/>
                  <w:sz w:val="22"/>
                  <w:szCs w:val="22"/>
                </w:rPr>
                <w:t xml:space="preserve">as well as </w:t>
              </w:r>
            </w:ins>
            <w:r w:rsidRPr="0062458B">
              <w:rPr>
                <w:bCs/>
                <w:color w:val="000000"/>
                <w:sz w:val="22"/>
                <w:szCs w:val="22"/>
              </w:rPr>
              <w:t xml:space="preserve">Federal Highway Administration (FHWA), </w:t>
            </w:r>
            <w:del w:id="14" w:author="Alex Rosenzweig" w:date="2025-02-28T11:13:00Z">
              <w:r w:rsidRPr="0062458B" w:rsidDel="0052232F">
                <w:rPr>
                  <w:bCs/>
                  <w:color w:val="000000"/>
                  <w:sz w:val="22"/>
                  <w:szCs w:val="22"/>
                </w:rPr>
                <w:delText xml:space="preserve">and </w:delText>
              </w:r>
            </w:del>
            <w:del w:id="15" w:author="Alex Rosenzweig" w:date="2025-02-28T11:14:00Z">
              <w:r w:rsidRPr="0062458B" w:rsidDel="0052232F">
                <w:rPr>
                  <w:bCs/>
                  <w:color w:val="000000"/>
                  <w:sz w:val="22"/>
                  <w:szCs w:val="22"/>
                </w:rPr>
                <w:delText xml:space="preserve">(FRA) </w:delText>
              </w:r>
            </w:del>
            <w:r w:rsidRPr="0062458B">
              <w:rPr>
                <w:bCs/>
                <w:color w:val="000000"/>
                <w:sz w:val="22"/>
                <w:szCs w:val="22"/>
              </w:rPr>
              <w:t>Federal Railroad Administration</w:t>
            </w:r>
            <w:ins w:id="16" w:author="Alex Rosenzweig" w:date="2025-02-28T11:14:00Z">
              <w:r w:rsidRPr="0062458B">
                <w:rPr>
                  <w:bCs/>
                  <w:color w:val="000000"/>
                  <w:sz w:val="22"/>
                  <w:szCs w:val="22"/>
                </w:rPr>
                <w:t xml:space="preserve"> (FRA)</w:t>
              </w:r>
            </w:ins>
            <w:r w:rsidRPr="0062458B">
              <w:rPr>
                <w:bCs/>
                <w:color w:val="000000"/>
                <w:sz w:val="22"/>
                <w:szCs w:val="22"/>
              </w:rPr>
              <w:t xml:space="preserve">, and Occupational Safety and Health Administration (OSHA) standards. Worked as a team leader/structural engineer performing visual, physical, and advanced inspections of </w:t>
            </w:r>
            <w:r w:rsidRPr="0062458B">
              <w:rPr>
                <w:bCs/>
                <w:color w:val="000000"/>
                <w:sz w:val="22"/>
                <w:szCs w:val="22"/>
              </w:rPr>
              <w:lastRenderedPageBreak/>
              <w:t>various bridge superstructures</w:t>
            </w:r>
            <w:ins w:id="17" w:author="Alex Rosenzweig" w:date="2025-02-28T11:16:00Z">
              <w:r w:rsidRPr="0062458B">
                <w:rPr>
                  <w:bCs/>
                  <w:color w:val="000000"/>
                  <w:sz w:val="22"/>
                  <w:szCs w:val="22"/>
                </w:rPr>
                <w:t>,</w:t>
              </w:r>
            </w:ins>
            <w:r w:rsidRPr="0062458B">
              <w:rPr>
                <w:bCs/>
                <w:color w:val="000000"/>
                <w:sz w:val="22"/>
                <w:szCs w:val="22"/>
              </w:rPr>
              <w:t xml:space="preserve"> </w:t>
            </w:r>
            <w:del w:id="18" w:author="Alex Rosenzweig" w:date="2025-02-28T11:16:00Z">
              <w:r w:rsidRPr="0062458B" w:rsidDel="0052232F">
                <w:rPr>
                  <w:bCs/>
                  <w:color w:val="000000"/>
                  <w:sz w:val="22"/>
                  <w:szCs w:val="22"/>
                </w:rPr>
                <w:delText xml:space="preserve">and </w:delText>
              </w:r>
            </w:del>
            <w:r w:rsidRPr="0062458B">
              <w:rPr>
                <w:bCs/>
                <w:color w:val="000000"/>
                <w:sz w:val="22"/>
                <w:szCs w:val="22"/>
              </w:rPr>
              <w:t>substructures</w:t>
            </w:r>
            <w:ins w:id="19" w:author="Alex Rosenzweig" w:date="2025-02-28T11:16:00Z">
              <w:r w:rsidRPr="0062458B">
                <w:rPr>
                  <w:bCs/>
                  <w:color w:val="000000"/>
                  <w:sz w:val="22"/>
                  <w:szCs w:val="22"/>
                </w:rPr>
                <w:t>,</w:t>
              </w:r>
            </w:ins>
            <w:r w:rsidRPr="0062458B">
              <w:rPr>
                <w:bCs/>
                <w:color w:val="000000"/>
                <w:sz w:val="22"/>
                <w:szCs w:val="22"/>
              </w:rPr>
              <w:t xml:space="preserve"> and culverts. Inspections included existing and</w:t>
            </w:r>
            <w:del w:id="20" w:author="Alex Rosenzweig" w:date="2025-02-28T11:16:00Z">
              <w:r w:rsidRPr="0062458B" w:rsidDel="0052232F">
                <w:rPr>
                  <w:bCs/>
                  <w:color w:val="000000"/>
                  <w:sz w:val="22"/>
                  <w:szCs w:val="22"/>
                </w:rPr>
                <w:delText xml:space="preserve"> </w:delText>
              </w:r>
            </w:del>
            <w:r w:rsidRPr="0062458B">
              <w:rPr>
                <w:bCs/>
                <w:color w:val="000000"/>
                <w:sz w:val="22"/>
                <w:szCs w:val="22"/>
              </w:rPr>
              <w:t>/</w:t>
            </w:r>
            <w:del w:id="21" w:author="Alex Rosenzweig" w:date="2025-02-28T11:16:00Z">
              <w:r w:rsidRPr="0062458B" w:rsidDel="0052232F">
                <w:rPr>
                  <w:bCs/>
                  <w:color w:val="000000"/>
                  <w:sz w:val="22"/>
                  <w:szCs w:val="22"/>
                </w:rPr>
                <w:delText xml:space="preserve"> </w:delText>
              </w:r>
            </w:del>
            <w:r w:rsidRPr="0062458B">
              <w:rPr>
                <w:bCs/>
                <w:color w:val="000000"/>
                <w:sz w:val="22"/>
                <w:szCs w:val="22"/>
              </w:rPr>
              <w:t>or newly constructed</w:t>
            </w:r>
            <w:del w:id="22" w:author="Alex Rosenzweig" w:date="2025-02-28T11:16:00Z">
              <w:r w:rsidRPr="0062458B" w:rsidDel="0052232F">
                <w:rPr>
                  <w:bCs/>
                  <w:color w:val="000000"/>
                  <w:sz w:val="22"/>
                  <w:szCs w:val="22"/>
                </w:rPr>
                <w:delText xml:space="preserve"> </w:delText>
              </w:r>
            </w:del>
            <w:r w:rsidRPr="0062458B">
              <w:rPr>
                <w:bCs/>
                <w:color w:val="000000"/>
                <w:sz w:val="22"/>
                <w:szCs w:val="22"/>
              </w:rPr>
              <w:t>/</w:t>
            </w:r>
            <w:del w:id="23" w:author="Alex Rosenzweig" w:date="2025-02-28T11:16:00Z">
              <w:r w:rsidRPr="0062458B" w:rsidDel="0052232F">
                <w:rPr>
                  <w:bCs/>
                  <w:color w:val="000000"/>
                  <w:sz w:val="22"/>
                  <w:szCs w:val="22"/>
                </w:rPr>
                <w:delText xml:space="preserve"> </w:delText>
              </w:r>
            </w:del>
            <w:r w:rsidRPr="0062458B">
              <w:rPr>
                <w:bCs/>
                <w:color w:val="000000"/>
                <w:sz w:val="22"/>
                <w:szCs w:val="22"/>
              </w:rPr>
              <w:t>rehabilitated structures. Responsibilities included organizing and scheduling inspections, performing the inspection</w:t>
            </w:r>
            <w:ins w:id="24" w:author="Alex Rosenzweig" w:date="2025-02-28T11:16:00Z">
              <w:r w:rsidRPr="0062458B">
                <w:rPr>
                  <w:bCs/>
                  <w:color w:val="000000"/>
                  <w:sz w:val="22"/>
                  <w:szCs w:val="22"/>
                </w:rPr>
                <w:t>s</w:t>
              </w:r>
            </w:ins>
            <w:r w:rsidRPr="0062458B">
              <w:rPr>
                <w:bCs/>
                <w:color w:val="000000"/>
                <w:sz w:val="22"/>
                <w:szCs w:val="22"/>
              </w:rPr>
              <w:t xml:space="preserve">, collecting field data, structural evaluations, preparing inspection reports, structural ratings, preparing </w:t>
            </w:r>
            <w:ins w:id="25" w:author="Alex Rosenzweig" w:date="2025-02-28T11:16:00Z">
              <w:r w:rsidRPr="0062458B">
                <w:rPr>
                  <w:bCs/>
                  <w:color w:val="000000"/>
                  <w:sz w:val="22"/>
                  <w:szCs w:val="22"/>
                </w:rPr>
                <w:t xml:space="preserve">the </w:t>
              </w:r>
            </w:ins>
            <w:r w:rsidRPr="0062458B">
              <w:rPr>
                <w:bCs/>
                <w:color w:val="000000"/>
                <w:sz w:val="22"/>
                <w:szCs w:val="22"/>
              </w:rPr>
              <w:t xml:space="preserve">MW-203 Form, </w:t>
            </w:r>
            <w:ins w:id="26" w:author="Alex Rosenzweig" w:date="2025-02-28T11:16:00Z">
              <w:r w:rsidRPr="0062458B">
                <w:rPr>
                  <w:bCs/>
                  <w:color w:val="000000"/>
                  <w:sz w:val="22"/>
                  <w:szCs w:val="22"/>
                </w:rPr>
                <w:t xml:space="preserve">and </w:t>
              </w:r>
            </w:ins>
            <w:r w:rsidRPr="0062458B">
              <w:rPr>
                <w:bCs/>
                <w:color w:val="000000"/>
                <w:sz w:val="22"/>
                <w:szCs w:val="22"/>
              </w:rPr>
              <w:t>emergency</w:t>
            </w:r>
            <w:del w:id="27" w:author="Alex Rosenzweig" w:date="2025-02-28T11:16:00Z">
              <w:r w:rsidRPr="0062458B" w:rsidDel="0052232F">
                <w:rPr>
                  <w:bCs/>
                  <w:color w:val="000000"/>
                  <w:sz w:val="22"/>
                  <w:szCs w:val="22"/>
                </w:rPr>
                <w:delText xml:space="preserve"> </w:delText>
              </w:r>
            </w:del>
            <w:r w:rsidRPr="0062458B">
              <w:rPr>
                <w:bCs/>
                <w:color w:val="000000"/>
                <w:sz w:val="22"/>
                <w:szCs w:val="22"/>
              </w:rPr>
              <w:t>/</w:t>
            </w:r>
            <w:del w:id="28" w:author="Alex Rosenzweig" w:date="2025-02-28T11:16:00Z">
              <w:r w:rsidRPr="0062458B" w:rsidDel="0052232F">
                <w:rPr>
                  <w:bCs/>
                  <w:color w:val="000000"/>
                  <w:sz w:val="22"/>
                  <w:szCs w:val="22"/>
                </w:rPr>
                <w:delText xml:space="preserve"> </w:delText>
              </w:r>
            </w:del>
            <w:r w:rsidRPr="0062458B">
              <w:rPr>
                <w:bCs/>
                <w:color w:val="000000"/>
                <w:sz w:val="22"/>
                <w:szCs w:val="22"/>
              </w:rPr>
              <w:t xml:space="preserve">priority repair recommendations as needed, including CAD drawings, quantities, and cost estimates. </w:t>
            </w:r>
          </w:p>
          <w:p w:rsidR="00685088" w:rsidRPr="0062458B" w:rsidDel="00513840" w:rsidRDefault="00685088" w:rsidP="001F39A1">
            <w:pPr>
              <w:spacing w:line="240" w:lineRule="exact"/>
              <w:jc w:val="both"/>
              <w:rPr>
                <w:del w:id="29" w:author="Chetan Shah" w:date="2025-03-10T10:08:00Z"/>
                <w:bCs/>
                <w:color w:val="000000"/>
                <w:sz w:val="22"/>
                <w:szCs w:val="22"/>
              </w:rPr>
            </w:pPr>
          </w:p>
          <w:p w:rsidR="006A5C13" w:rsidRPr="0062458B" w:rsidRDefault="006A5C13" w:rsidP="001F39A1">
            <w:pPr>
              <w:spacing w:line="240" w:lineRule="exact"/>
              <w:jc w:val="both"/>
              <w:rPr>
                <w:bCs/>
                <w:color w:val="000000"/>
                <w:sz w:val="22"/>
                <w:szCs w:val="22"/>
              </w:rPr>
            </w:pPr>
          </w:p>
        </w:tc>
      </w:tr>
      <w:tr w:rsidR="00581DEC" w:rsidTr="001F39A1">
        <w:trPr>
          <w:trHeight w:val="20"/>
        </w:trPr>
        <w:tc>
          <w:tcPr>
            <w:tcW w:w="990" w:type="dxa"/>
            <w:tcBorders>
              <w:bottom w:val="single" w:sz="4" w:space="0" w:color="auto"/>
            </w:tcBorders>
          </w:tcPr>
          <w:p w:rsidR="006A5C13" w:rsidRPr="00B23E38" w:rsidRDefault="006A5C13" w:rsidP="001F39A1">
            <w:pPr>
              <w:spacing w:line="240" w:lineRule="exact"/>
              <w:jc w:val="center"/>
              <w:rPr>
                <w:ins w:id="30" w:author="Margret Thomas" w:date="2025-03-04T10:55:00Z"/>
                <w:bCs/>
                <w:sz w:val="22"/>
                <w:szCs w:val="22"/>
              </w:rPr>
            </w:pPr>
            <w:r w:rsidRPr="00B23E38">
              <w:rPr>
                <w:bCs/>
                <w:sz w:val="22"/>
                <w:szCs w:val="22"/>
              </w:rPr>
              <w:lastRenderedPageBreak/>
              <w:t>2025</w:t>
            </w:r>
          </w:p>
          <w:p w:rsidR="00943843" w:rsidRPr="00B23E38" w:rsidRDefault="00943843" w:rsidP="001F39A1">
            <w:pPr>
              <w:spacing w:line="240" w:lineRule="exact"/>
              <w:jc w:val="center"/>
              <w:rPr>
                <w:ins w:id="31" w:author="Margret Thomas" w:date="2025-03-04T10:55:00Z"/>
                <w:bCs/>
                <w:sz w:val="22"/>
                <w:szCs w:val="22"/>
              </w:rPr>
            </w:pPr>
          </w:p>
          <w:p w:rsidR="00943843" w:rsidRPr="00B23E38" w:rsidRDefault="00943843" w:rsidP="001F39A1">
            <w:pPr>
              <w:spacing w:line="240" w:lineRule="exact"/>
              <w:jc w:val="center"/>
              <w:rPr>
                <w:ins w:id="32" w:author="Margret Thomas" w:date="2025-03-04T10:55:00Z"/>
                <w:bCs/>
                <w:sz w:val="22"/>
                <w:szCs w:val="22"/>
              </w:rPr>
            </w:pPr>
          </w:p>
          <w:p w:rsidR="00943843" w:rsidRPr="00B23E38" w:rsidRDefault="00943843" w:rsidP="001F39A1">
            <w:pPr>
              <w:spacing w:line="240" w:lineRule="exact"/>
              <w:jc w:val="center"/>
              <w:rPr>
                <w:ins w:id="33" w:author="Margret Thomas" w:date="2025-03-04T10:55:00Z"/>
                <w:bCs/>
                <w:sz w:val="22"/>
                <w:szCs w:val="22"/>
              </w:rPr>
            </w:pPr>
          </w:p>
          <w:p w:rsidR="00943843" w:rsidRPr="00B23E38" w:rsidRDefault="00943843" w:rsidP="001F39A1">
            <w:pPr>
              <w:spacing w:line="240" w:lineRule="exact"/>
              <w:jc w:val="center"/>
              <w:rPr>
                <w:ins w:id="34" w:author="Margret Thomas" w:date="2025-03-04T10:55:00Z"/>
                <w:bCs/>
                <w:sz w:val="22"/>
                <w:szCs w:val="22"/>
              </w:rPr>
            </w:pPr>
          </w:p>
          <w:p w:rsidR="00943843" w:rsidRPr="00B23E38" w:rsidRDefault="00943843" w:rsidP="001F39A1">
            <w:pPr>
              <w:spacing w:line="240" w:lineRule="exact"/>
              <w:jc w:val="center"/>
              <w:rPr>
                <w:ins w:id="35" w:author="Margret Thomas" w:date="2025-03-04T10:55:00Z"/>
                <w:bCs/>
                <w:sz w:val="22"/>
                <w:szCs w:val="22"/>
              </w:rPr>
            </w:pPr>
          </w:p>
          <w:p w:rsidR="00943843" w:rsidRPr="00B23E38" w:rsidRDefault="00943843" w:rsidP="001F39A1">
            <w:pPr>
              <w:spacing w:line="240" w:lineRule="exact"/>
              <w:jc w:val="center"/>
              <w:rPr>
                <w:ins w:id="36" w:author="Margret Thomas" w:date="2025-03-04T10:55:00Z"/>
                <w:bCs/>
                <w:sz w:val="22"/>
                <w:szCs w:val="22"/>
              </w:rPr>
            </w:pPr>
          </w:p>
          <w:p w:rsidR="00943843" w:rsidRPr="00B23E38" w:rsidRDefault="00943843" w:rsidP="001F39A1">
            <w:pPr>
              <w:spacing w:line="240" w:lineRule="exact"/>
              <w:jc w:val="center"/>
              <w:rPr>
                <w:ins w:id="37" w:author="Margret Thomas" w:date="2025-03-04T10:55:00Z"/>
                <w:bCs/>
                <w:sz w:val="22"/>
                <w:szCs w:val="22"/>
              </w:rPr>
            </w:pPr>
          </w:p>
          <w:p w:rsidR="00943843" w:rsidRPr="00B23E38" w:rsidRDefault="00943843" w:rsidP="001F39A1">
            <w:pPr>
              <w:spacing w:line="240" w:lineRule="exact"/>
              <w:jc w:val="center"/>
              <w:rPr>
                <w:ins w:id="38" w:author="Margret Thomas" w:date="2025-03-04T10:55:00Z"/>
                <w:bCs/>
                <w:sz w:val="22"/>
                <w:szCs w:val="22"/>
              </w:rPr>
            </w:pPr>
          </w:p>
          <w:p w:rsidR="00943843" w:rsidRPr="00B23E38" w:rsidRDefault="00943843" w:rsidP="001F39A1">
            <w:pPr>
              <w:spacing w:line="240" w:lineRule="exact"/>
              <w:jc w:val="center"/>
              <w:rPr>
                <w:bCs/>
                <w:sz w:val="22"/>
                <w:szCs w:val="22"/>
              </w:rPr>
            </w:pPr>
          </w:p>
        </w:tc>
        <w:tc>
          <w:tcPr>
            <w:tcW w:w="990" w:type="dxa"/>
            <w:tcBorders>
              <w:bottom w:val="single" w:sz="4" w:space="0" w:color="auto"/>
            </w:tcBorders>
          </w:tcPr>
          <w:p w:rsidR="006A5C13" w:rsidRPr="00B23E38" w:rsidRDefault="00E472C8" w:rsidP="001F39A1">
            <w:pPr>
              <w:spacing w:line="240" w:lineRule="exact"/>
              <w:jc w:val="center"/>
              <w:rPr>
                <w:bCs/>
                <w:sz w:val="22"/>
                <w:szCs w:val="22"/>
              </w:rPr>
            </w:pPr>
            <w:r>
              <w:rPr>
                <w:bCs/>
                <w:sz w:val="22"/>
                <w:szCs w:val="22"/>
              </w:rPr>
              <w:t>1</w:t>
            </w:r>
          </w:p>
        </w:tc>
        <w:tc>
          <w:tcPr>
            <w:tcW w:w="1530" w:type="dxa"/>
            <w:tcBorders>
              <w:bottom w:val="single" w:sz="4" w:space="0" w:color="auto"/>
            </w:tcBorders>
          </w:tcPr>
          <w:p w:rsidR="006A5C13" w:rsidRPr="00DF4EAF" w:rsidRDefault="006A5C13" w:rsidP="001F39A1">
            <w:pPr>
              <w:spacing w:line="240" w:lineRule="exact"/>
              <w:jc w:val="center"/>
              <w:rPr>
                <w:bCs/>
                <w:sz w:val="22"/>
                <w:szCs w:val="22"/>
              </w:rPr>
            </w:pPr>
            <w:r w:rsidRPr="00B23E38">
              <w:rPr>
                <w:bCs/>
                <w:sz w:val="22"/>
                <w:szCs w:val="22"/>
              </w:rPr>
              <w:t xml:space="preserve">Team Leader </w:t>
            </w:r>
          </w:p>
        </w:tc>
        <w:tc>
          <w:tcPr>
            <w:tcW w:w="3870" w:type="dxa"/>
            <w:tcBorders>
              <w:bottom w:val="single" w:sz="4" w:space="0" w:color="auto"/>
            </w:tcBorders>
          </w:tcPr>
          <w:p w:rsidR="006A5C13" w:rsidRPr="00B23E38" w:rsidRDefault="006A5C13" w:rsidP="001F39A1">
            <w:pPr>
              <w:pStyle w:val="Header"/>
              <w:spacing w:line="240" w:lineRule="exact"/>
              <w:rPr>
                <w:b/>
                <w:sz w:val="22"/>
                <w:szCs w:val="22"/>
              </w:rPr>
            </w:pPr>
            <w:r w:rsidRPr="00DF4EAF">
              <w:rPr>
                <w:bCs/>
                <w:sz w:val="22"/>
                <w:szCs w:val="22"/>
              </w:rPr>
              <w:t>5 New Jersey Turnpike Authority Major Bridges OPS A4801 Group 1,</w:t>
            </w:r>
            <w:r w:rsidRPr="00B23E38">
              <w:rPr>
                <w:b/>
                <w:sz w:val="22"/>
                <w:szCs w:val="22"/>
              </w:rPr>
              <w:t xml:space="preserve"> NJTA</w:t>
            </w:r>
          </w:p>
          <w:p w:rsidR="006A5C13" w:rsidRPr="00B23E38" w:rsidRDefault="006A5C13" w:rsidP="001F39A1">
            <w:pPr>
              <w:pStyle w:val="Header"/>
              <w:spacing w:line="240" w:lineRule="exact"/>
              <w:rPr>
                <w:b/>
                <w:sz w:val="22"/>
                <w:szCs w:val="22"/>
              </w:rPr>
            </w:pPr>
          </w:p>
        </w:tc>
        <w:tc>
          <w:tcPr>
            <w:tcW w:w="6574" w:type="dxa"/>
            <w:tcBorders>
              <w:bottom w:val="single" w:sz="4" w:space="0" w:color="auto"/>
            </w:tcBorders>
          </w:tcPr>
          <w:p w:rsidR="00A27AE1" w:rsidRDefault="006A5C13" w:rsidP="001F39A1">
            <w:pPr>
              <w:spacing w:line="240" w:lineRule="exact"/>
              <w:jc w:val="both"/>
              <w:rPr>
                <w:bCs/>
                <w:sz w:val="22"/>
                <w:szCs w:val="22"/>
              </w:rPr>
            </w:pPr>
            <w:r w:rsidRPr="00B23E38">
              <w:rPr>
                <w:bCs/>
                <w:sz w:val="22"/>
                <w:szCs w:val="22"/>
              </w:rPr>
              <w:t>Supervised a team of 3 engineers</w:t>
            </w:r>
            <w:del w:id="39" w:author="Alex Rosenzweig" w:date="2025-02-28T11:20:00Z">
              <w:r w:rsidRPr="00B23E38" w:rsidDel="0052232F">
                <w:rPr>
                  <w:bCs/>
                  <w:sz w:val="22"/>
                  <w:szCs w:val="22"/>
                </w:rPr>
                <w:delText xml:space="preserve"> </w:delText>
              </w:r>
            </w:del>
            <w:r w:rsidRPr="00B23E38">
              <w:rPr>
                <w:bCs/>
                <w:sz w:val="22"/>
                <w:szCs w:val="22"/>
              </w:rPr>
              <w:t>/</w:t>
            </w:r>
            <w:del w:id="40" w:author="Alex Rosenzweig" w:date="2025-02-28T11:20:00Z">
              <w:r w:rsidRPr="00B23E38" w:rsidDel="0052232F">
                <w:rPr>
                  <w:bCs/>
                  <w:sz w:val="22"/>
                  <w:szCs w:val="22"/>
                </w:rPr>
                <w:delText xml:space="preserve"> </w:delText>
              </w:r>
            </w:del>
            <w:r w:rsidRPr="00B23E38">
              <w:rPr>
                <w:bCs/>
                <w:sz w:val="22"/>
                <w:szCs w:val="22"/>
              </w:rPr>
              <w:t xml:space="preserve">divers </w:t>
            </w:r>
            <w:r w:rsidRPr="001278C3">
              <w:rPr>
                <w:b/>
                <w:color w:val="0070C0"/>
                <w:sz w:val="22"/>
                <w:szCs w:val="22"/>
              </w:rPr>
              <w:t xml:space="preserve">performing Type 2 or Type 3 underwater structural inspections, and fathometer surveys of 1 </w:t>
            </w:r>
            <w:r w:rsidR="005D40C0" w:rsidRPr="001278C3">
              <w:rPr>
                <w:b/>
                <w:color w:val="0070C0"/>
                <w:sz w:val="22"/>
                <w:szCs w:val="22"/>
              </w:rPr>
              <w:t xml:space="preserve">NBIS </w:t>
            </w:r>
            <w:r w:rsidRPr="001278C3">
              <w:rPr>
                <w:b/>
                <w:color w:val="0070C0"/>
                <w:sz w:val="22"/>
                <w:szCs w:val="22"/>
              </w:rPr>
              <w:t xml:space="preserve">New Jersey Turnpike Bridge </w:t>
            </w:r>
            <w:ins w:id="41" w:author="Alex Rosenzweig" w:date="2025-02-28T11:20:00Z">
              <w:r w:rsidRPr="001278C3">
                <w:rPr>
                  <w:b/>
                  <w:color w:val="0070C0"/>
                  <w:sz w:val="22"/>
                  <w:szCs w:val="22"/>
                </w:rPr>
                <w:t>and</w:t>
              </w:r>
            </w:ins>
            <w:del w:id="42" w:author="Chetan Shah" w:date="2025-03-10T10:09:00Z">
              <w:r w:rsidRPr="001278C3" w:rsidDel="00513840">
                <w:rPr>
                  <w:b/>
                  <w:color w:val="0070C0"/>
                  <w:sz w:val="22"/>
                  <w:szCs w:val="22"/>
                </w:rPr>
                <w:delText>&amp;</w:delText>
              </w:r>
            </w:del>
            <w:r w:rsidRPr="001278C3">
              <w:rPr>
                <w:b/>
                <w:color w:val="0070C0"/>
                <w:sz w:val="22"/>
                <w:szCs w:val="22"/>
              </w:rPr>
              <w:t xml:space="preserve"> 4 Garden State Parkway Bridges</w:t>
            </w:r>
            <w:r w:rsidRPr="00B23E38">
              <w:rPr>
                <w:bCs/>
                <w:sz w:val="22"/>
                <w:szCs w:val="22"/>
              </w:rPr>
              <w:t xml:space="preserve"> in accordance with NBIS, FHWA, NJTA, NJDOT, and OSHA standards. Responsibilities included organizing and scheduling inspections, performing the inspection</w:t>
            </w:r>
            <w:ins w:id="43" w:author="Alex Rosenzweig" w:date="2025-02-28T11:21:00Z">
              <w:r w:rsidRPr="00B23E38">
                <w:rPr>
                  <w:bCs/>
                  <w:sz w:val="22"/>
                  <w:szCs w:val="22"/>
                </w:rPr>
                <w:t>s</w:t>
              </w:r>
            </w:ins>
            <w:r w:rsidRPr="00B23E38">
              <w:rPr>
                <w:bCs/>
                <w:sz w:val="22"/>
                <w:szCs w:val="22"/>
              </w:rPr>
              <w:t>, collecting field data, structural evaluations, preparing inspection reports, including CAD drawings, repair recommendations</w:t>
            </w:r>
            <w:ins w:id="44" w:author="Alex Rosenzweig" w:date="2025-02-28T11:21:00Z">
              <w:r w:rsidRPr="00B23E38">
                <w:rPr>
                  <w:bCs/>
                  <w:sz w:val="22"/>
                  <w:szCs w:val="22"/>
                </w:rPr>
                <w:t>,</w:t>
              </w:r>
            </w:ins>
            <w:r w:rsidRPr="00B23E38">
              <w:rPr>
                <w:bCs/>
                <w:sz w:val="22"/>
                <w:szCs w:val="22"/>
              </w:rPr>
              <w:t xml:space="preserve"> and structural condition ratings</w:t>
            </w:r>
            <w:r w:rsidRPr="00B23E38">
              <w:rPr>
                <w:rFonts w:ascii="Arial" w:hAnsi="Arial" w:cs="Arial"/>
                <w:b/>
                <w:sz w:val="22"/>
                <w:szCs w:val="22"/>
              </w:rPr>
              <w:t xml:space="preserve"> </w:t>
            </w:r>
            <w:r w:rsidRPr="00B23E38">
              <w:rPr>
                <w:bCs/>
                <w:sz w:val="22"/>
                <w:szCs w:val="22"/>
              </w:rPr>
              <w:t>in</w:t>
            </w:r>
            <w:r w:rsidRPr="00B23E38">
              <w:rPr>
                <w:rFonts w:ascii="Arial" w:hAnsi="Arial" w:cs="Arial"/>
                <w:bCs/>
                <w:sz w:val="22"/>
                <w:szCs w:val="22"/>
              </w:rPr>
              <w:t xml:space="preserve"> </w:t>
            </w:r>
            <w:r w:rsidRPr="00B23E38">
              <w:rPr>
                <w:bCs/>
                <w:sz w:val="22"/>
                <w:szCs w:val="22"/>
              </w:rPr>
              <w:t>acco</w:t>
            </w:r>
            <w:r w:rsidRPr="00B23E38">
              <w:rPr>
                <w:bCs/>
                <w:sz w:val="22"/>
                <w:szCs w:val="22"/>
              </w:rPr>
              <w:t>r</w:t>
            </w:r>
            <w:r w:rsidRPr="00B23E38">
              <w:rPr>
                <w:bCs/>
                <w:sz w:val="22"/>
                <w:szCs w:val="22"/>
              </w:rPr>
              <w:t xml:space="preserve">dance with </w:t>
            </w:r>
            <w:r w:rsidR="00E472C8">
              <w:rPr>
                <w:bCs/>
                <w:sz w:val="22"/>
                <w:szCs w:val="22"/>
              </w:rPr>
              <w:t>current NJTA requirements and</w:t>
            </w:r>
            <w:r w:rsidRPr="00B23E38">
              <w:rPr>
                <w:bCs/>
                <w:sz w:val="22"/>
                <w:szCs w:val="22"/>
              </w:rPr>
              <w:t xml:space="preserve"> </w:t>
            </w:r>
            <w:r w:rsidR="00E472C8">
              <w:rPr>
                <w:bCs/>
                <w:sz w:val="22"/>
                <w:szCs w:val="22"/>
              </w:rPr>
              <w:t xml:space="preserve">the </w:t>
            </w:r>
            <w:r w:rsidRPr="00B23E38">
              <w:rPr>
                <w:bCs/>
                <w:sz w:val="22"/>
                <w:szCs w:val="22"/>
              </w:rPr>
              <w:t xml:space="preserve">NJDOT </w:t>
            </w:r>
            <w:r w:rsidRPr="00B23E38">
              <w:rPr>
                <w:bCs/>
                <w:i/>
                <w:iCs/>
                <w:sz w:val="22"/>
                <w:szCs w:val="22"/>
              </w:rPr>
              <w:t>Underwater Inspection and Evaluation of New Jersey Bridges Guidelines Manual</w:t>
            </w:r>
            <w:ins w:id="45" w:author="Alex Rosenzweig" w:date="2025-02-28T11:21:00Z">
              <w:r w:rsidRPr="00B23E38">
                <w:rPr>
                  <w:bCs/>
                  <w:sz w:val="22"/>
                  <w:szCs w:val="22"/>
                </w:rPr>
                <w:t>,</w:t>
              </w:r>
            </w:ins>
            <w:r w:rsidRPr="00B23E38">
              <w:rPr>
                <w:bCs/>
                <w:sz w:val="22"/>
                <w:szCs w:val="22"/>
              </w:rPr>
              <w:t xml:space="preserve"> June 1994</w:t>
            </w:r>
            <w:ins w:id="46" w:author="Alex Rosenzweig" w:date="2025-02-28T11:21:00Z">
              <w:r w:rsidRPr="00B23E38">
                <w:rPr>
                  <w:bCs/>
                  <w:sz w:val="22"/>
                  <w:szCs w:val="22"/>
                </w:rPr>
                <w:t>,</w:t>
              </w:r>
            </w:ins>
            <w:r w:rsidRPr="00B23E38">
              <w:rPr>
                <w:bCs/>
                <w:sz w:val="22"/>
                <w:szCs w:val="22"/>
              </w:rPr>
              <w:t xml:space="preserve"> Rev. June 1997 &amp; May 2008</w:t>
            </w:r>
            <w:ins w:id="47" w:author="Margret Thomas" w:date="2025-03-04T10:33:00Z">
              <w:r w:rsidR="00E135F6" w:rsidRPr="00B23E38">
                <w:rPr>
                  <w:bCs/>
                  <w:sz w:val="22"/>
                  <w:szCs w:val="22"/>
                </w:rPr>
                <w:t>.</w:t>
              </w:r>
            </w:ins>
          </w:p>
          <w:p w:rsidR="00685088" w:rsidRPr="00B23E38" w:rsidRDefault="00685088" w:rsidP="001F39A1">
            <w:pPr>
              <w:spacing w:line="240" w:lineRule="exact"/>
              <w:jc w:val="both"/>
              <w:rPr>
                <w:bCs/>
                <w:sz w:val="22"/>
                <w:szCs w:val="22"/>
              </w:rPr>
            </w:pPr>
          </w:p>
        </w:tc>
      </w:tr>
      <w:tr w:rsidR="00581DEC" w:rsidTr="001F39A1">
        <w:trPr>
          <w:trHeight w:val="20"/>
        </w:trPr>
        <w:tc>
          <w:tcPr>
            <w:tcW w:w="990" w:type="dxa"/>
            <w:tcBorders>
              <w:top w:val="single" w:sz="4" w:space="0" w:color="auto"/>
              <w:left w:val="single" w:sz="4" w:space="0" w:color="auto"/>
              <w:bottom w:val="single" w:sz="4" w:space="0" w:color="auto"/>
              <w:right w:val="single" w:sz="4" w:space="0" w:color="auto"/>
            </w:tcBorders>
          </w:tcPr>
          <w:p w:rsidR="00581DEC" w:rsidRDefault="006A5C13" w:rsidP="001F39A1">
            <w:pPr>
              <w:spacing w:line="240" w:lineRule="exact"/>
              <w:jc w:val="center"/>
              <w:rPr>
                <w:ins w:id="48" w:author="Margret Thomas" w:date="2025-03-04T11:50:00Z"/>
                <w:bCs/>
                <w:sz w:val="22"/>
                <w:szCs w:val="22"/>
              </w:rPr>
            </w:pPr>
            <w:r w:rsidRPr="00B23E38">
              <w:rPr>
                <w:bCs/>
                <w:sz w:val="22"/>
                <w:szCs w:val="22"/>
              </w:rPr>
              <w:t>2024</w:t>
            </w:r>
          </w:p>
          <w:p w:rsidR="00581DEC" w:rsidRDefault="00581DEC" w:rsidP="001F39A1">
            <w:pPr>
              <w:spacing w:line="240" w:lineRule="exact"/>
              <w:jc w:val="center"/>
              <w:rPr>
                <w:ins w:id="49" w:author="Margret Thomas" w:date="2025-03-04T11:50:00Z"/>
                <w:bCs/>
                <w:sz w:val="22"/>
                <w:szCs w:val="22"/>
              </w:rPr>
            </w:pPr>
          </w:p>
          <w:p w:rsidR="00581DEC" w:rsidRDefault="00581DEC" w:rsidP="001F39A1">
            <w:pPr>
              <w:spacing w:line="240" w:lineRule="exact"/>
              <w:jc w:val="center"/>
              <w:rPr>
                <w:bCs/>
                <w:sz w:val="22"/>
                <w:szCs w:val="22"/>
              </w:rPr>
            </w:pPr>
          </w:p>
          <w:p w:rsidR="001F39A1" w:rsidRDefault="001F39A1" w:rsidP="001F39A1">
            <w:pPr>
              <w:spacing w:line="240" w:lineRule="exact"/>
              <w:jc w:val="center"/>
              <w:rPr>
                <w:bCs/>
                <w:sz w:val="22"/>
                <w:szCs w:val="22"/>
              </w:rPr>
            </w:pPr>
          </w:p>
          <w:p w:rsidR="001F39A1" w:rsidRDefault="001F39A1" w:rsidP="001F39A1">
            <w:pPr>
              <w:spacing w:line="240" w:lineRule="exact"/>
              <w:jc w:val="center"/>
              <w:rPr>
                <w:bCs/>
                <w:sz w:val="22"/>
                <w:szCs w:val="22"/>
              </w:rPr>
            </w:pPr>
          </w:p>
          <w:p w:rsidR="001F39A1" w:rsidRDefault="001F39A1" w:rsidP="001F39A1">
            <w:pPr>
              <w:spacing w:line="240" w:lineRule="exact"/>
              <w:jc w:val="center"/>
              <w:rPr>
                <w:ins w:id="50" w:author="Margret Thomas" w:date="2025-03-04T11:50:00Z"/>
                <w:bCs/>
                <w:sz w:val="22"/>
                <w:szCs w:val="22"/>
              </w:rPr>
            </w:pPr>
          </w:p>
          <w:p w:rsidR="00581DEC" w:rsidRDefault="00581DEC" w:rsidP="001F39A1">
            <w:pPr>
              <w:spacing w:line="240" w:lineRule="exact"/>
              <w:jc w:val="center"/>
              <w:rPr>
                <w:bCs/>
                <w:sz w:val="22"/>
                <w:szCs w:val="22"/>
              </w:rPr>
            </w:pPr>
            <w:r w:rsidRPr="00CF2ACA">
              <w:rPr>
                <w:bCs/>
                <w:sz w:val="22"/>
                <w:szCs w:val="22"/>
              </w:rPr>
              <w:t>2024</w:t>
            </w:r>
          </w:p>
          <w:p w:rsidR="00581DEC" w:rsidRPr="00B23E38" w:rsidRDefault="00581DEC" w:rsidP="001F39A1">
            <w:pPr>
              <w:spacing w:line="240" w:lineRule="exact"/>
              <w:jc w:val="center"/>
              <w:rPr>
                <w:bCs/>
                <w:sz w:val="22"/>
                <w:szCs w:val="22"/>
              </w:rPr>
            </w:pPr>
            <w:r>
              <w:rPr>
                <w:bCs/>
                <w:sz w:val="22"/>
                <w:szCs w:val="22"/>
              </w:rPr>
              <w:t>(Cont.)</w:t>
            </w:r>
          </w:p>
        </w:tc>
        <w:tc>
          <w:tcPr>
            <w:tcW w:w="990" w:type="dxa"/>
            <w:tcBorders>
              <w:top w:val="single" w:sz="4" w:space="0" w:color="auto"/>
              <w:left w:val="single" w:sz="4" w:space="0" w:color="auto"/>
              <w:bottom w:val="single" w:sz="4" w:space="0" w:color="auto"/>
              <w:right w:val="single" w:sz="4" w:space="0" w:color="auto"/>
            </w:tcBorders>
          </w:tcPr>
          <w:p w:rsidR="006A5C13" w:rsidRPr="00B23E38" w:rsidRDefault="006A5C13" w:rsidP="001F39A1">
            <w:pPr>
              <w:spacing w:line="240" w:lineRule="exact"/>
              <w:jc w:val="center"/>
              <w:rPr>
                <w:bCs/>
                <w:sz w:val="22"/>
                <w:szCs w:val="22"/>
              </w:rPr>
            </w:pPr>
            <w:r w:rsidRPr="00B23E38">
              <w:rPr>
                <w:bCs/>
                <w:sz w:val="22"/>
                <w:szCs w:val="22"/>
              </w:rPr>
              <w:t>6</w:t>
            </w:r>
          </w:p>
        </w:tc>
        <w:tc>
          <w:tcPr>
            <w:tcW w:w="1530" w:type="dxa"/>
            <w:tcBorders>
              <w:top w:val="single" w:sz="4" w:space="0" w:color="auto"/>
              <w:left w:val="single" w:sz="4" w:space="0" w:color="auto"/>
              <w:bottom w:val="single" w:sz="4" w:space="0" w:color="auto"/>
              <w:right w:val="single" w:sz="4" w:space="0" w:color="auto"/>
            </w:tcBorders>
          </w:tcPr>
          <w:p w:rsidR="006A5C13" w:rsidRPr="00DF4EAF" w:rsidRDefault="006A5C13" w:rsidP="001F39A1">
            <w:pPr>
              <w:spacing w:line="240" w:lineRule="exact"/>
              <w:jc w:val="center"/>
              <w:rPr>
                <w:bCs/>
                <w:sz w:val="22"/>
                <w:szCs w:val="22"/>
              </w:rPr>
            </w:pPr>
            <w:r w:rsidRPr="00B23E38">
              <w:rPr>
                <w:bCs/>
                <w:sz w:val="22"/>
                <w:szCs w:val="22"/>
              </w:rPr>
              <w:t xml:space="preserve">Team Leader </w:t>
            </w:r>
          </w:p>
        </w:tc>
        <w:tc>
          <w:tcPr>
            <w:tcW w:w="3870" w:type="dxa"/>
            <w:tcBorders>
              <w:top w:val="single" w:sz="4" w:space="0" w:color="auto"/>
              <w:left w:val="single" w:sz="4" w:space="0" w:color="auto"/>
              <w:bottom w:val="single" w:sz="4" w:space="0" w:color="auto"/>
              <w:right w:val="single" w:sz="4" w:space="0" w:color="auto"/>
            </w:tcBorders>
          </w:tcPr>
          <w:p w:rsidR="006A5C13" w:rsidRPr="00B23E38" w:rsidRDefault="006A5C13" w:rsidP="001F39A1">
            <w:pPr>
              <w:pStyle w:val="Header"/>
              <w:spacing w:line="240" w:lineRule="exact"/>
              <w:rPr>
                <w:b/>
                <w:sz w:val="22"/>
                <w:szCs w:val="22"/>
              </w:rPr>
            </w:pPr>
            <w:r w:rsidRPr="00DF4EAF">
              <w:rPr>
                <w:bCs/>
                <w:sz w:val="22"/>
                <w:szCs w:val="22"/>
              </w:rPr>
              <w:t>5</w:t>
            </w:r>
            <w:r w:rsidRPr="00B23E38">
              <w:rPr>
                <w:b/>
                <w:sz w:val="22"/>
                <w:szCs w:val="22"/>
              </w:rPr>
              <w:t xml:space="preserve"> </w:t>
            </w:r>
            <w:r w:rsidR="00737D51" w:rsidRPr="004418AA">
              <w:rPr>
                <w:b/>
                <w:sz w:val="22"/>
                <w:szCs w:val="22"/>
              </w:rPr>
              <w:t>N</w:t>
            </w:r>
            <w:r w:rsidR="00737D51" w:rsidRPr="00611E12">
              <w:rPr>
                <w:b/>
                <w:sz w:val="22"/>
                <w:szCs w:val="22"/>
              </w:rPr>
              <w:t>JTA</w:t>
            </w:r>
            <w:r w:rsidR="00737D51" w:rsidRPr="004418AA">
              <w:rPr>
                <w:bCs/>
                <w:sz w:val="22"/>
                <w:szCs w:val="22"/>
              </w:rPr>
              <w:t xml:space="preserve"> Major</w:t>
            </w:r>
            <w:r w:rsidRPr="00B23E38">
              <w:rPr>
                <w:bCs/>
                <w:sz w:val="22"/>
                <w:szCs w:val="22"/>
              </w:rPr>
              <w:t xml:space="preserve"> Bridges OPS A4801 Gr</w:t>
            </w:r>
            <w:r w:rsidR="00611E12">
              <w:rPr>
                <w:bCs/>
                <w:sz w:val="22"/>
                <w:szCs w:val="22"/>
              </w:rPr>
              <w:t>.1</w:t>
            </w:r>
          </w:p>
          <w:p w:rsidR="006A5C13" w:rsidRPr="00B23E38" w:rsidRDefault="006A5C13" w:rsidP="001F39A1">
            <w:pPr>
              <w:pStyle w:val="Header"/>
              <w:spacing w:line="240" w:lineRule="exact"/>
              <w:rPr>
                <w:b/>
                <w:sz w:val="22"/>
                <w:szCs w:val="22"/>
              </w:rPr>
            </w:pPr>
          </w:p>
        </w:tc>
        <w:tc>
          <w:tcPr>
            <w:tcW w:w="6574" w:type="dxa"/>
            <w:tcBorders>
              <w:top w:val="single" w:sz="4" w:space="0" w:color="auto"/>
              <w:left w:val="single" w:sz="4" w:space="0" w:color="auto"/>
              <w:bottom w:val="single" w:sz="4" w:space="0" w:color="auto"/>
              <w:right w:val="single" w:sz="4" w:space="0" w:color="auto"/>
            </w:tcBorders>
          </w:tcPr>
          <w:p w:rsidR="006A5C13" w:rsidRDefault="006A5C13" w:rsidP="001F39A1">
            <w:pPr>
              <w:spacing w:line="240" w:lineRule="exact"/>
              <w:jc w:val="both"/>
              <w:rPr>
                <w:bCs/>
                <w:sz w:val="22"/>
                <w:szCs w:val="22"/>
              </w:rPr>
            </w:pPr>
            <w:r w:rsidRPr="00B23E38">
              <w:rPr>
                <w:bCs/>
                <w:sz w:val="22"/>
                <w:szCs w:val="22"/>
              </w:rPr>
              <w:t>Supervised a team of 3 engineers</w:t>
            </w:r>
            <w:del w:id="51" w:author="Alex Rosenzweig" w:date="2025-02-28T11:20:00Z">
              <w:r w:rsidRPr="00B23E38" w:rsidDel="0052232F">
                <w:rPr>
                  <w:bCs/>
                  <w:sz w:val="22"/>
                  <w:szCs w:val="22"/>
                </w:rPr>
                <w:delText xml:space="preserve"> </w:delText>
              </w:r>
            </w:del>
            <w:r w:rsidRPr="00B23E38">
              <w:rPr>
                <w:bCs/>
                <w:sz w:val="22"/>
                <w:szCs w:val="22"/>
              </w:rPr>
              <w:t>/</w:t>
            </w:r>
            <w:del w:id="52" w:author="Alex Rosenzweig" w:date="2025-02-28T11:20:00Z">
              <w:r w:rsidRPr="00B23E38" w:rsidDel="0052232F">
                <w:rPr>
                  <w:bCs/>
                  <w:sz w:val="22"/>
                  <w:szCs w:val="22"/>
                </w:rPr>
                <w:delText xml:space="preserve"> </w:delText>
              </w:r>
            </w:del>
            <w:r w:rsidRPr="00B23E38">
              <w:rPr>
                <w:bCs/>
                <w:sz w:val="22"/>
                <w:szCs w:val="22"/>
              </w:rPr>
              <w:t>divers</w:t>
            </w:r>
            <w:r w:rsidRPr="00B23E38">
              <w:rPr>
                <w:bCs/>
                <w:color w:val="0070C0"/>
                <w:sz w:val="22"/>
                <w:szCs w:val="22"/>
              </w:rPr>
              <w:t xml:space="preserve"> </w:t>
            </w:r>
            <w:r w:rsidRPr="001278C3">
              <w:rPr>
                <w:b/>
                <w:color w:val="0070C0"/>
                <w:sz w:val="22"/>
                <w:szCs w:val="22"/>
              </w:rPr>
              <w:t xml:space="preserve">performing Type 2 or Type 3 underwater structural inspections, and fathometer surveys of 1 </w:t>
            </w:r>
            <w:r w:rsidR="005D40C0" w:rsidRPr="001278C3">
              <w:rPr>
                <w:b/>
                <w:color w:val="0070C0"/>
                <w:sz w:val="22"/>
                <w:szCs w:val="22"/>
              </w:rPr>
              <w:t xml:space="preserve">NBIS </w:t>
            </w:r>
            <w:r w:rsidRPr="001278C3">
              <w:rPr>
                <w:b/>
                <w:color w:val="0070C0"/>
                <w:sz w:val="22"/>
                <w:szCs w:val="22"/>
              </w:rPr>
              <w:t xml:space="preserve">New Jersey Turnpike Bridge </w:t>
            </w:r>
            <w:ins w:id="53" w:author="Alex Rosenzweig" w:date="2025-02-28T11:20:00Z">
              <w:r w:rsidRPr="001278C3">
                <w:rPr>
                  <w:b/>
                  <w:color w:val="0070C0"/>
                  <w:sz w:val="22"/>
                  <w:szCs w:val="22"/>
                </w:rPr>
                <w:t>and</w:t>
              </w:r>
            </w:ins>
            <w:del w:id="54" w:author="Alex Rosenzweig" w:date="2025-02-28T11:20:00Z">
              <w:r w:rsidRPr="001278C3" w:rsidDel="0052232F">
                <w:rPr>
                  <w:b/>
                  <w:color w:val="0070C0"/>
                  <w:sz w:val="22"/>
                  <w:szCs w:val="22"/>
                </w:rPr>
                <w:delText>&amp;</w:delText>
              </w:r>
            </w:del>
            <w:r w:rsidRPr="001278C3">
              <w:rPr>
                <w:b/>
                <w:color w:val="0070C0"/>
                <w:sz w:val="22"/>
                <w:szCs w:val="22"/>
              </w:rPr>
              <w:t xml:space="preserve"> 4 Garden State Parkway Bridges</w:t>
            </w:r>
            <w:r w:rsidRPr="00B23E38">
              <w:rPr>
                <w:bCs/>
                <w:sz w:val="22"/>
                <w:szCs w:val="22"/>
              </w:rPr>
              <w:t xml:space="preserve"> in accordance with NBIS, FHWA, NJTA, NJDOT, and OSHA standards. Responsibilities included organizing and scheduling inspections, performing the inspection</w:t>
            </w:r>
            <w:ins w:id="55" w:author="Alex Rosenzweig" w:date="2025-02-28T11:21:00Z">
              <w:r w:rsidRPr="00B23E38">
                <w:rPr>
                  <w:bCs/>
                  <w:sz w:val="22"/>
                  <w:szCs w:val="22"/>
                </w:rPr>
                <w:t>s</w:t>
              </w:r>
            </w:ins>
            <w:r w:rsidRPr="00B23E38">
              <w:rPr>
                <w:bCs/>
                <w:sz w:val="22"/>
                <w:szCs w:val="22"/>
              </w:rPr>
              <w:t>, collecting field data, structural evaluations, preparing inspection reports, including CAD drawings, repair recommendations</w:t>
            </w:r>
            <w:ins w:id="56" w:author="Alex Rosenzweig" w:date="2025-02-28T11:21:00Z">
              <w:r w:rsidRPr="00B23E38">
                <w:rPr>
                  <w:bCs/>
                  <w:sz w:val="22"/>
                  <w:szCs w:val="22"/>
                </w:rPr>
                <w:t>,</w:t>
              </w:r>
            </w:ins>
            <w:r w:rsidRPr="00B23E38">
              <w:rPr>
                <w:bCs/>
                <w:sz w:val="22"/>
                <w:szCs w:val="22"/>
              </w:rPr>
              <w:t xml:space="preserve"> and structural condition ratings</w:t>
            </w:r>
            <w:r w:rsidRPr="00B23E38">
              <w:rPr>
                <w:rFonts w:ascii="Arial" w:hAnsi="Arial" w:cs="Arial"/>
                <w:b/>
                <w:sz w:val="22"/>
                <w:szCs w:val="22"/>
              </w:rPr>
              <w:t xml:space="preserve"> </w:t>
            </w:r>
            <w:r w:rsidRPr="00B23E38">
              <w:rPr>
                <w:bCs/>
                <w:sz w:val="22"/>
                <w:szCs w:val="22"/>
              </w:rPr>
              <w:t>in</w:t>
            </w:r>
            <w:r w:rsidRPr="00B23E38">
              <w:rPr>
                <w:rFonts w:ascii="Arial" w:hAnsi="Arial" w:cs="Arial"/>
                <w:bCs/>
                <w:sz w:val="22"/>
                <w:szCs w:val="22"/>
              </w:rPr>
              <w:t xml:space="preserve"> </w:t>
            </w:r>
            <w:r w:rsidRPr="00B23E38">
              <w:rPr>
                <w:bCs/>
                <w:sz w:val="22"/>
                <w:szCs w:val="22"/>
              </w:rPr>
              <w:t>acco</w:t>
            </w:r>
            <w:r w:rsidRPr="00B23E38">
              <w:rPr>
                <w:bCs/>
                <w:sz w:val="22"/>
                <w:szCs w:val="22"/>
              </w:rPr>
              <w:t>r</w:t>
            </w:r>
            <w:r w:rsidRPr="00B23E38">
              <w:rPr>
                <w:bCs/>
                <w:sz w:val="22"/>
                <w:szCs w:val="22"/>
              </w:rPr>
              <w:t xml:space="preserve">dance with </w:t>
            </w:r>
            <w:r w:rsidR="00E472C8">
              <w:rPr>
                <w:bCs/>
                <w:sz w:val="22"/>
                <w:szCs w:val="22"/>
              </w:rPr>
              <w:t>current NJTA requirements and</w:t>
            </w:r>
            <w:r w:rsidR="00E472C8" w:rsidRPr="00B23E38">
              <w:rPr>
                <w:bCs/>
                <w:sz w:val="22"/>
                <w:szCs w:val="22"/>
              </w:rPr>
              <w:t xml:space="preserve"> </w:t>
            </w:r>
            <w:r w:rsidR="00E472C8">
              <w:rPr>
                <w:bCs/>
                <w:sz w:val="22"/>
                <w:szCs w:val="22"/>
              </w:rPr>
              <w:t xml:space="preserve">the </w:t>
            </w:r>
            <w:r w:rsidR="00E472C8" w:rsidRPr="00B23E38">
              <w:rPr>
                <w:bCs/>
                <w:sz w:val="22"/>
                <w:szCs w:val="22"/>
              </w:rPr>
              <w:t xml:space="preserve">NJDOT </w:t>
            </w:r>
            <w:r w:rsidR="00E472C8" w:rsidRPr="00B646F8">
              <w:rPr>
                <w:bCs/>
                <w:i/>
                <w:iCs/>
                <w:sz w:val="22"/>
                <w:szCs w:val="22"/>
              </w:rPr>
              <w:t>Underwater Inspection and Evaluation of New Jersey Bridges Guidelines Manual</w:t>
            </w:r>
            <w:r w:rsidR="00E472C8" w:rsidRPr="00B23E38">
              <w:rPr>
                <w:bCs/>
                <w:sz w:val="22"/>
                <w:szCs w:val="22"/>
              </w:rPr>
              <w:t>, June 1994, Rev. June 1997 &amp; May 2008.</w:t>
            </w:r>
          </w:p>
          <w:p w:rsidR="00685088" w:rsidRPr="00FE6D9A" w:rsidRDefault="00685088" w:rsidP="001F39A1">
            <w:pPr>
              <w:spacing w:line="240" w:lineRule="exact"/>
              <w:jc w:val="both"/>
              <w:rPr>
                <w:bCs/>
                <w:sz w:val="22"/>
                <w:szCs w:val="22"/>
              </w:rPr>
            </w:pPr>
          </w:p>
        </w:tc>
      </w:tr>
      <w:tr w:rsidR="00581DEC" w:rsidTr="001F39A1">
        <w:trPr>
          <w:trHeight w:val="20"/>
        </w:trPr>
        <w:tc>
          <w:tcPr>
            <w:tcW w:w="990" w:type="dxa"/>
            <w:tcBorders>
              <w:top w:val="single" w:sz="4" w:space="0" w:color="auto"/>
              <w:bottom w:val="single" w:sz="4" w:space="0" w:color="auto"/>
            </w:tcBorders>
          </w:tcPr>
          <w:p w:rsidR="006A5C13" w:rsidRPr="00FE6D9A" w:rsidRDefault="006A5C13" w:rsidP="001F39A1">
            <w:pPr>
              <w:spacing w:line="240" w:lineRule="exact"/>
              <w:jc w:val="center"/>
              <w:rPr>
                <w:bCs/>
                <w:sz w:val="22"/>
                <w:szCs w:val="22"/>
              </w:rPr>
            </w:pPr>
            <w:r w:rsidRPr="00FE6D9A">
              <w:rPr>
                <w:bCs/>
                <w:sz w:val="22"/>
                <w:szCs w:val="22"/>
              </w:rPr>
              <w:t>2024</w:t>
            </w:r>
          </w:p>
        </w:tc>
        <w:tc>
          <w:tcPr>
            <w:tcW w:w="990" w:type="dxa"/>
            <w:tcBorders>
              <w:top w:val="single" w:sz="4" w:space="0" w:color="auto"/>
              <w:bottom w:val="single" w:sz="4" w:space="0" w:color="auto"/>
            </w:tcBorders>
          </w:tcPr>
          <w:p w:rsidR="006A5C13" w:rsidRPr="00FE6D9A" w:rsidRDefault="006A5C13" w:rsidP="001F39A1">
            <w:pPr>
              <w:spacing w:line="240" w:lineRule="exact"/>
              <w:jc w:val="center"/>
              <w:rPr>
                <w:bCs/>
                <w:sz w:val="22"/>
                <w:szCs w:val="22"/>
              </w:rPr>
            </w:pPr>
            <w:r w:rsidRPr="00FE6D9A">
              <w:rPr>
                <w:bCs/>
                <w:sz w:val="22"/>
                <w:szCs w:val="22"/>
              </w:rPr>
              <w:t>2</w:t>
            </w:r>
          </w:p>
        </w:tc>
        <w:tc>
          <w:tcPr>
            <w:tcW w:w="1530" w:type="dxa"/>
            <w:tcBorders>
              <w:top w:val="single" w:sz="4" w:space="0" w:color="auto"/>
              <w:bottom w:val="single" w:sz="4" w:space="0" w:color="auto"/>
            </w:tcBorders>
          </w:tcPr>
          <w:p w:rsidR="006A5C13" w:rsidRPr="00DF4EAF" w:rsidRDefault="006A5C13" w:rsidP="001F39A1">
            <w:pPr>
              <w:spacing w:line="240" w:lineRule="exact"/>
              <w:jc w:val="center"/>
              <w:rPr>
                <w:bCs/>
                <w:sz w:val="22"/>
                <w:szCs w:val="22"/>
              </w:rPr>
            </w:pPr>
            <w:r w:rsidRPr="00FE6D9A">
              <w:rPr>
                <w:bCs/>
                <w:sz w:val="22"/>
                <w:szCs w:val="22"/>
              </w:rPr>
              <w:t xml:space="preserve">Team Leader </w:t>
            </w:r>
          </w:p>
        </w:tc>
        <w:tc>
          <w:tcPr>
            <w:tcW w:w="3870" w:type="dxa"/>
            <w:tcBorders>
              <w:top w:val="single" w:sz="4" w:space="0" w:color="auto"/>
              <w:bottom w:val="single" w:sz="4" w:space="0" w:color="auto"/>
            </w:tcBorders>
          </w:tcPr>
          <w:p w:rsidR="006A5C13" w:rsidRPr="00FE6D9A" w:rsidRDefault="00737D51" w:rsidP="001F39A1">
            <w:pPr>
              <w:pStyle w:val="Header"/>
              <w:spacing w:line="240" w:lineRule="exact"/>
              <w:rPr>
                <w:bCs/>
                <w:sz w:val="22"/>
                <w:szCs w:val="22"/>
              </w:rPr>
            </w:pPr>
            <w:r>
              <w:rPr>
                <w:bCs/>
                <w:sz w:val="22"/>
                <w:szCs w:val="22"/>
              </w:rPr>
              <w:t>2</w:t>
            </w:r>
            <w:r w:rsidR="006A5C13" w:rsidRPr="00FE6D9A">
              <w:rPr>
                <w:bCs/>
                <w:sz w:val="22"/>
                <w:szCs w:val="22"/>
              </w:rPr>
              <w:t xml:space="preserve"> </w:t>
            </w:r>
            <w:r>
              <w:rPr>
                <w:bCs/>
                <w:sz w:val="22"/>
                <w:szCs w:val="22"/>
              </w:rPr>
              <w:t>B</w:t>
            </w:r>
            <w:r w:rsidR="006A5C13" w:rsidRPr="00FE6D9A">
              <w:rPr>
                <w:bCs/>
                <w:sz w:val="22"/>
                <w:szCs w:val="22"/>
              </w:rPr>
              <w:t>ridges BIN &amp; BIN (Berth 3 &amp; Berth 50 at the Newark Marine Terminal</w:t>
            </w:r>
            <w:r w:rsidR="00943843" w:rsidRPr="00FE6D9A">
              <w:rPr>
                <w:bCs/>
                <w:sz w:val="22"/>
                <w:szCs w:val="22"/>
              </w:rPr>
              <w:t xml:space="preserve">, </w:t>
            </w:r>
            <w:r w:rsidR="00943843" w:rsidRPr="00FE6D9A">
              <w:rPr>
                <w:b/>
                <w:sz w:val="22"/>
                <w:szCs w:val="22"/>
              </w:rPr>
              <w:t>PANYNJ</w:t>
            </w:r>
          </w:p>
          <w:p w:rsidR="006A5C13" w:rsidRPr="00FE6D9A" w:rsidRDefault="006A5C13" w:rsidP="001F39A1">
            <w:pPr>
              <w:pStyle w:val="Header"/>
              <w:tabs>
                <w:tab w:val="clear" w:pos="4320"/>
                <w:tab w:val="clear" w:pos="8640"/>
              </w:tabs>
              <w:spacing w:line="240" w:lineRule="exact"/>
              <w:rPr>
                <w:b/>
                <w:sz w:val="22"/>
                <w:szCs w:val="22"/>
              </w:rPr>
            </w:pPr>
          </w:p>
        </w:tc>
        <w:tc>
          <w:tcPr>
            <w:tcW w:w="6574" w:type="dxa"/>
            <w:tcBorders>
              <w:top w:val="single" w:sz="4" w:space="0" w:color="auto"/>
              <w:bottom w:val="single" w:sz="4" w:space="0" w:color="auto"/>
            </w:tcBorders>
          </w:tcPr>
          <w:p w:rsidR="006A5C13" w:rsidRDefault="006A5C13" w:rsidP="001F39A1">
            <w:pPr>
              <w:spacing w:line="240" w:lineRule="exact"/>
              <w:jc w:val="both"/>
              <w:rPr>
                <w:bCs/>
                <w:sz w:val="22"/>
                <w:szCs w:val="22"/>
              </w:rPr>
            </w:pPr>
            <w:r w:rsidRPr="00FE6D9A">
              <w:rPr>
                <w:bCs/>
                <w:sz w:val="22"/>
                <w:szCs w:val="22"/>
              </w:rPr>
              <w:t>Supervised a team of 3 engineers</w:t>
            </w:r>
            <w:del w:id="57" w:author="Alex Rosenzweig" w:date="2025-02-28T11:22:00Z">
              <w:r w:rsidRPr="00FE6D9A" w:rsidDel="000215A3">
                <w:rPr>
                  <w:bCs/>
                  <w:sz w:val="22"/>
                  <w:szCs w:val="22"/>
                </w:rPr>
                <w:delText xml:space="preserve"> </w:delText>
              </w:r>
            </w:del>
            <w:r w:rsidRPr="00FE6D9A">
              <w:rPr>
                <w:bCs/>
                <w:sz w:val="22"/>
                <w:szCs w:val="22"/>
              </w:rPr>
              <w:t>/</w:t>
            </w:r>
            <w:del w:id="58" w:author="Alex Rosenzweig" w:date="2025-02-28T11:22:00Z">
              <w:r w:rsidRPr="00FE6D9A" w:rsidDel="000215A3">
                <w:rPr>
                  <w:bCs/>
                  <w:sz w:val="22"/>
                  <w:szCs w:val="22"/>
                </w:rPr>
                <w:delText xml:space="preserve"> </w:delText>
              </w:r>
            </w:del>
            <w:r w:rsidRPr="00FE6D9A">
              <w:rPr>
                <w:bCs/>
                <w:sz w:val="22"/>
                <w:szCs w:val="22"/>
              </w:rPr>
              <w:t>divers</w:t>
            </w:r>
            <w:r w:rsidRPr="00FE6D9A">
              <w:rPr>
                <w:bCs/>
                <w:color w:val="0070C0"/>
                <w:sz w:val="22"/>
                <w:szCs w:val="22"/>
              </w:rPr>
              <w:t xml:space="preserve"> </w:t>
            </w:r>
            <w:r w:rsidRPr="001278C3">
              <w:rPr>
                <w:b/>
                <w:color w:val="0070C0"/>
                <w:sz w:val="22"/>
                <w:szCs w:val="22"/>
              </w:rPr>
              <w:t xml:space="preserve">performing Type 2 or Type 3 underwater structural inspections, and fathometer surveys of 2 Port Authority of New York &amp; New Jersey </w:t>
            </w:r>
            <w:r w:rsidR="005D40C0" w:rsidRPr="001278C3">
              <w:rPr>
                <w:b/>
                <w:color w:val="0070C0"/>
                <w:sz w:val="22"/>
                <w:szCs w:val="22"/>
              </w:rPr>
              <w:t xml:space="preserve">NBIS </w:t>
            </w:r>
            <w:r w:rsidRPr="001278C3">
              <w:rPr>
                <w:b/>
                <w:color w:val="0070C0"/>
                <w:sz w:val="22"/>
                <w:szCs w:val="22"/>
              </w:rPr>
              <w:t>Bridges</w:t>
            </w:r>
            <w:r w:rsidRPr="00FE6D9A">
              <w:rPr>
                <w:bCs/>
                <w:sz w:val="22"/>
                <w:szCs w:val="22"/>
              </w:rPr>
              <w:t xml:space="preserve"> in accordance with NBIS, NJDOT, PANYNJ</w:t>
            </w:r>
            <w:ins w:id="59" w:author="Alex Rosenzweig" w:date="2025-02-28T11:23:00Z">
              <w:r w:rsidRPr="00FE6D9A">
                <w:rPr>
                  <w:bCs/>
                  <w:sz w:val="22"/>
                  <w:szCs w:val="22"/>
                </w:rPr>
                <w:t>,</w:t>
              </w:r>
            </w:ins>
            <w:r w:rsidRPr="00FE6D9A">
              <w:rPr>
                <w:bCs/>
                <w:sz w:val="22"/>
                <w:szCs w:val="22"/>
              </w:rPr>
              <w:t xml:space="preserve"> and OSHA standards. Responsibilities included organizing and scheduling inspections, performing the inspection</w:t>
            </w:r>
            <w:ins w:id="60" w:author="Alex Rosenzweig" w:date="2025-02-28T11:23:00Z">
              <w:r w:rsidRPr="00FE6D9A">
                <w:rPr>
                  <w:bCs/>
                  <w:sz w:val="22"/>
                  <w:szCs w:val="22"/>
                </w:rPr>
                <w:t>s</w:t>
              </w:r>
            </w:ins>
            <w:r w:rsidRPr="00FE6D9A">
              <w:rPr>
                <w:bCs/>
                <w:sz w:val="22"/>
                <w:szCs w:val="22"/>
              </w:rPr>
              <w:t xml:space="preserve">, collecting field data, structural evaluations, </w:t>
            </w:r>
            <w:r w:rsidRPr="00FE6D9A">
              <w:rPr>
                <w:bCs/>
                <w:sz w:val="22"/>
                <w:szCs w:val="22"/>
              </w:rPr>
              <w:lastRenderedPageBreak/>
              <w:t>preparing inspection reports, including CAD drawings, repair recommendations</w:t>
            </w:r>
            <w:ins w:id="61" w:author="Alex Rosenzweig" w:date="2025-02-28T11:23:00Z">
              <w:r w:rsidRPr="00FE6D9A">
                <w:rPr>
                  <w:bCs/>
                  <w:sz w:val="22"/>
                  <w:szCs w:val="22"/>
                </w:rPr>
                <w:t>,</w:t>
              </w:r>
            </w:ins>
            <w:r w:rsidRPr="00FE6D9A">
              <w:rPr>
                <w:bCs/>
                <w:sz w:val="22"/>
                <w:szCs w:val="22"/>
              </w:rPr>
              <w:t xml:space="preserve"> and structural condition ratings</w:t>
            </w:r>
            <w:r w:rsidRPr="00FE6D9A">
              <w:rPr>
                <w:rFonts w:ascii="Arial" w:hAnsi="Arial" w:cs="Arial"/>
                <w:b/>
                <w:sz w:val="22"/>
                <w:szCs w:val="22"/>
              </w:rPr>
              <w:t xml:space="preserve"> </w:t>
            </w:r>
            <w:r w:rsidRPr="00FE6D9A">
              <w:rPr>
                <w:bCs/>
                <w:sz w:val="22"/>
                <w:szCs w:val="22"/>
              </w:rPr>
              <w:t>in</w:t>
            </w:r>
            <w:r w:rsidRPr="00FE6D9A">
              <w:rPr>
                <w:rFonts w:ascii="Arial" w:hAnsi="Arial" w:cs="Arial"/>
                <w:bCs/>
                <w:sz w:val="22"/>
                <w:szCs w:val="22"/>
              </w:rPr>
              <w:t xml:space="preserve"> </w:t>
            </w:r>
            <w:r w:rsidRPr="00FE6D9A">
              <w:rPr>
                <w:bCs/>
                <w:sz w:val="22"/>
                <w:szCs w:val="22"/>
              </w:rPr>
              <w:t>acco</w:t>
            </w:r>
            <w:r w:rsidRPr="00FE6D9A">
              <w:rPr>
                <w:bCs/>
                <w:sz w:val="22"/>
                <w:szCs w:val="22"/>
              </w:rPr>
              <w:t>r</w:t>
            </w:r>
            <w:r w:rsidRPr="00FE6D9A">
              <w:rPr>
                <w:bCs/>
                <w:sz w:val="22"/>
                <w:szCs w:val="22"/>
              </w:rPr>
              <w:t xml:space="preserve">dance with </w:t>
            </w:r>
            <w:r w:rsidR="00AE5DBC">
              <w:rPr>
                <w:bCs/>
                <w:sz w:val="22"/>
                <w:szCs w:val="22"/>
              </w:rPr>
              <w:t xml:space="preserve">current Port Authority requirements and </w:t>
            </w:r>
            <w:r w:rsidRPr="00FE6D9A">
              <w:rPr>
                <w:bCs/>
                <w:sz w:val="22"/>
                <w:szCs w:val="22"/>
              </w:rPr>
              <w:t xml:space="preserve">the NJDOT </w:t>
            </w:r>
            <w:r w:rsidRPr="00DF4EAF">
              <w:rPr>
                <w:bCs/>
                <w:i/>
                <w:iCs/>
                <w:sz w:val="22"/>
                <w:szCs w:val="22"/>
              </w:rPr>
              <w:t>Underwater Inspection and Evaluation of New Jersey Bridges Guidelines Manual</w:t>
            </w:r>
            <w:ins w:id="62" w:author="Alex Rosenzweig" w:date="2025-02-28T11:24:00Z">
              <w:r w:rsidRPr="00B646F8">
                <w:rPr>
                  <w:bCs/>
                  <w:sz w:val="22"/>
                  <w:szCs w:val="22"/>
                </w:rPr>
                <w:t>,</w:t>
              </w:r>
            </w:ins>
            <w:r w:rsidRPr="00B646F8">
              <w:rPr>
                <w:bCs/>
                <w:sz w:val="22"/>
                <w:szCs w:val="22"/>
              </w:rPr>
              <w:t xml:space="preserve"> June 1994</w:t>
            </w:r>
            <w:ins w:id="63" w:author="Alex Rosenzweig" w:date="2025-02-28T11:24:00Z">
              <w:r w:rsidRPr="00B646F8">
                <w:rPr>
                  <w:bCs/>
                  <w:sz w:val="22"/>
                  <w:szCs w:val="22"/>
                </w:rPr>
                <w:t>,</w:t>
              </w:r>
            </w:ins>
            <w:r w:rsidRPr="00B646F8">
              <w:rPr>
                <w:bCs/>
                <w:sz w:val="22"/>
                <w:szCs w:val="22"/>
              </w:rPr>
              <w:t xml:space="preserve"> Rev. June 1997 &amp; May 2008</w:t>
            </w:r>
            <w:ins w:id="64" w:author="Margret Thomas" w:date="2025-03-04T11:51:00Z">
              <w:r w:rsidR="00581DEC">
                <w:rPr>
                  <w:bCs/>
                  <w:sz w:val="22"/>
                  <w:szCs w:val="22"/>
                </w:rPr>
                <w:t>.</w:t>
              </w:r>
            </w:ins>
          </w:p>
          <w:p w:rsidR="00685088" w:rsidRPr="00B646F8" w:rsidRDefault="00685088" w:rsidP="001F39A1">
            <w:pPr>
              <w:spacing w:line="240" w:lineRule="exact"/>
              <w:jc w:val="both"/>
              <w:rPr>
                <w:bCs/>
                <w:sz w:val="22"/>
                <w:szCs w:val="22"/>
              </w:rPr>
            </w:pPr>
          </w:p>
        </w:tc>
      </w:tr>
      <w:tr w:rsidR="00581DEC" w:rsidTr="001F39A1">
        <w:trPr>
          <w:trHeight w:val="20"/>
        </w:trPr>
        <w:tc>
          <w:tcPr>
            <w:tcW w:w="990" w:type="dxa"/>
            <w:tcBorders>
              <w:top w:val="single" w:sz="4" w:space="0" w:color="auto"/>
              <w:left w:val="single" w:sz="4" w:space="0" w:color="auto"/>
              <w:bottom w:val="single" w:sz="4" w:space="0" w:color="auto"/>
              <w:right w:val="single" w:sz="4" w:space="0" w:color="auto"/>
            </w:tcBorders>
          </w:tcPr>
          <w:p w:rsidR="006A5C13" w:rsidRPr="00B646F8" w:rsidRDefault="006A5C13" w:rsidP="001F39A1">
            <w:pPr>
              <w:spacing w:line="240" w:lineRule="exact"/>
              <w:jc w:val="center"/>
              <w:rPr>
                <w:ins w:id="65" w:author="Margret Thomas" w:date="2025-03-04T10:56:00Z"/>
                <w:bCs/>
                <w:sz w:val="22"/>
                <w:szCs w:val="22"/>
              </w:rPr>
            </w:pPr>
            <w:r w:rsidRPr="00B646F8">
              <w:rPr>
                <w:bCs/>
                <w:sz w:val="22"/>
                <w:szCs w:val="22"/>
              </w:rPr>
              <w:lastRenderedPageBreak/>
              <w:t>2024</w:t>
            </w:r>
          </w:p>
          <w:p w:rsidR="00943843" w:rsidRPr="00B646F8" w:rsidRDefault="00943843" w:rsidP="001F39A1">
            <w:pPr>
              <w:spacing w:line="240" w:lineRule="exact"/>
              <w:jc w:val="center"/>
              <w:rPr>
                <w:ins w:id="66" w:author="Margret Thomas" w:date="2025-03-04T10:56:00Z"/>
                <w:bCs/>
                <w:sz w:val="22"/>
                <w:szCs w:val="22"/>
              </w:rPr>
            </w:pPr>
          </w:p>
          <w:p w:rsidR="00943843" w:rsidRPr="00B646F8" w:rsidRDefault="00943843" w:rsidP="001F39A1">
            <w:pPr>
              <w:spacing w:line="240" w:lineRule="exact"/>
              <w:jc w:val="center"/>
              <w:rPr>
                <w:ins w:id="67" w:author="Margret Thomas" w:date="2025-03-04T10:56:00Z"/>
                <w:bCs/>
                <w:sz w:val="22"/>
                <w:szCs w:val="22"/>
              </w:rPr>
            </w:pPr>
          </w:p>
          <w:p w:rsidR="00943843" w:rsidRPr="00B646F8" w:rsidRDefault="00943843" w:rsidP="001F39A1">
            <w:pPr>
              <w:spacing w:line="240" w:lineRule="exact"/>
              <w:jc w:val="center"/>
              <w:rPr>
                <w:ins w:id="68" w:author="Margret Thomas" w:date="2025-03-04T10:56:00Z"/>
                <w:bCs/>
                <w:sz w:val="22"/>
                <w:szCs w:val="22"/>
              </w:rPr>
            </w:pPr>
          </w:p>
          <w:p w:rsidR="00943843" w:rsidRPr="00B646F8" w:rsidRDefault="00943843" w:rsidP="001F39A1">
            <w:pPr>
              <w:spacing w:line="240" w:lineRule="exact"/>
              <w:jc w:val="center"/>
              <w:rPr>
                <w:ins w:id="69" w:author="Margret Thomas" w:date="2025-03-04T10:56:00Z"/>
                <w:bCs/>
                <w:sz w:val="22"/>
                <w:szCs w:val="22"/>
              </w:rPr>
            </w:pPr>
          </w:p>
          <w:p w:rsidR="00943843" w:rsidRPr="00B646F8" w:rsidRDefault="00943843" w:rsidP="001F39A1">
            <w:pPr>
              <w:spacing w:line="240" w:lineRule="exact"/>
              <w:jc w:val="center"/>
              <w:rPr>
                <w:ins w:id="70" w:author="Margret Thomas" w:date="2025-03-04T11:41:00Z"/>
                <w:bCs/>
                <w:sz w:val="22"/>
                <w:szCs w:val="22"/>
              </w:rPr>
            </w:pPr>
          </w:p>
          <w:p w:rsidR="00A27AE1" w:rsidRPr="00B646F8" w:rsidRDefault="00A27AE1" w:rsidP="001F39A1">
            <w:pPr>
              <w:spacing w:line="240" w:lineRule="exact"/>
              <w:jc w:val="center"/>
              <w:rPr>
                <w:ins w:id="71" w:author="Margret Thomas" w:date="2025-03-04T11:41:00Z"/>
                <w:bCs/>
                <w:sz w:val="22"/>
                <w:szCs w:val="22"/>
              </w:rPr>
            </w:pPr>
          </w:p>
          <w:p w:rsidR="00A27AE1" w:rsidRPr="00B646F8" w:rsidRDefault="00A27AE1" w:rsidP="001F39A1">
            <w:pPr>
              <w:spacing w:line="240" w:lineRule="exact"/>
              <w:jc w:val="center"/>
              <w:rPr>
                <w:ins w:id="72" w:author="Margret Thomas" w:date="2025-03-04T11:41:00Z"/>
                <w:bCs/>
                <w:sz w:val="22"/>
                <w:szCs w:val="22"/>
              </w:rPr>
            </w:pPr>
          </w:p>
          <w:p w:rsidR="00A27AE1" w:rsidRPr="00B646F8" w:rsidRDefault="00A27AE1" w:rsidP="001F39A1">
            <w:pPr>
              <w:spacing w:line="240" w:lineRule="exact"/>
              <w:jc w:val="center"/>
              <w:rPr>
                <w:ins w:id="73" w:author="Margret Thomas" w:date="2025-03-04T11:41:00Z"/>
                <w:bCs/>
                <w:sz w:val="22"/>
                <w:szCs w:val="22"/>
              </w:rPr>
            </w:pPr>
          </w:p>
          <w:p w:rsidR="00A27AE1" w:rsidRPr="00B646F8" w:rsidRDefault="00A27AE1" w:rsidP="001F39A1">
            <w:pPr>
              <w:spacing w:line="240" w:lineRule="exact"/>
              <w:jc w:val="center"/>
              <w:rPr>
                <w:ins w:id="74" w:author="Margret Thomas" w:date="2025-03-04T11:41:00Z"/>
                <w:bCs/>
                <w:sz w:val="22"/>
                <w:szCs w:val="22"/>
              </w:rPr>
            </w:pPr>
          </w:p>
          <w:p w:rsidR="00A27AE1" w:rsidRPr="00B646F8" w:rsidRDefault="00A27AE1" w:rsidP="001F39A1">
            <w:pPr>
              <w:spacing w:line="240" w:lineRule="exact"/>
              <w:jc w:val="center"/>
              <w:rPr>
                <w:ins w:id="75" w:author="Margret Thomas" w:date="2025-03-04T11:41:00Z"/>
                <w:bCs/>
                <w:sz w:val="22"/>
                <w:szCs w:val="22"/>
              </w:rPr>
            </w:pPr>
          </w:p>
          <w:p w:rsidR="00A27AE1" w:rsidRDefault="00A27AE1" w:rsidP="001F39A1">
            <w:pPr>
              <w:spacing w:line="240" w:lineRule="exact"/>
              <w:jc w:val="center"/>
              <w:rPr>
                <w:ins w:id="76" w:author="Margret Thomas" w:date="2025-03-04T11:41:00Z"/>
                <w:bCs/>
                <w:sz w:val="22"/>
                <w:szCs w:val="22"/>
              </w:rPr>
            </w:pPr>
          </w:p>
          <w:p w:rsidR="00A27AE1" w:rsidRDefault="00A27AE1" w:rsidP="001F39A1">
            <w:pPr>
              <w:spacing w:line="240" w:lineRule="exact"/>
              <w:jc w:val="center"/>
              <w:rPr>
                <w:ins w:id="77" w:author="Margret Thomas" w:date="2025-03-04T11:41:00Z"/>
                <w:bCs/>
                <w:sz w:val="22"/>
                <w:szCs w:val="22"/>
              </w:rPr>
            </w:pPr>
          </w:p>
          <w:p w:rsidR="00943843" w:rsidRPr="00D11B38" w:rsidRDefault="00943843" w:rsidP="001F39A1">
            <w:pPr>
              <w:spacing w:line="240" w:lineRule="exact"/>
              <w:jc w:val="center"/>
              <w:rPr>
                <w:bCs/>
                <w:sz w:val="22"/>
                <w:szCs w:val="22"/>
              </w:rPr>
            </w:pPr>
          </w:p>
        </w:tc>
        <w:tc>
          <w:tcPr>
            <w:tcW w:w="990" w:type="dxa"/>
            <w:tcBorders>
              <w:top w:val="single" w:sz="4" w:space="0" w:color="auto"/>
              <w:left w:val="single" w:sz="4" w:space="0" w:color="auto"/>
              <w:bottom w:val="single" w:sz="4" w:space="0" w:color="auto"/>
              <w:right w:val="single" w:sz="4" w:space="0" w:color="auto"/>
            </w:tcBorders>
          </w:tcPr>
          <w:p w:rsidR="006A5C13" w:rsidRPr="00D11B38" w:rsidRDefault="006A5C13" w:rsidP="001F39A1">
            <w:pPr>
              <w:spacing w:line="240" w:lineRule="exact"/>
              <w:jc w:val="center"/>
              <w:rPr>
                <w:bCs/>
                <w:sz w:val="22"/>
                <w:szCs w:val="22"/>
              </w:rPr>
            </w:pPr>
            <w:r w:rsidRPr="00D11B38">
              <w:rPr>
                <w:bCs/>
                <w:sz w:val="22"/>
                <w:szCs w:val="22"/>
              </w:rPr>
              <w:t>4</w:t>
            </w:r>
          </w:p>
        </w:tc>
        <w:tc>
          <w:tcPr>
            <w:tcW w:w="1530" w:type="dxa"/>
            <w:tcBorders>
              <w:top w:val="single" w:sz="4" w:space="0" w:color="auto"/>
              <w:left w:val="single" w:sz="4" w:space="0" w:color="auto"/>
              <w:bottom w:val="single" w:sz="4" w:space="0" w:color="auto"/>
              <w:right w:val="single" w:sz="4" w:space="0" w:color="auto"/>
            </w:tcBorders>
          </w:tcPr>
          <w:p w:rsidR="006A5C13" w:rsidRPr="00DF4EAF" w:rsidRDefault="006A5C13" w:rsidP="001F39A1">
            <w:pPr>
              <w:spacing w:line="240" w:lineRule="exact"/>
              <w:jc w:val="center"/>
              <w:rPr>
                <w:bCs/>
                <w:sz w:val="22"/>
                <w:szCs w:val="22"/>
              </w:rPr>
            </w:pPr>
            <w:r w:rsidRPr="00D11B38">
              <w:rPr>
                <w:bCs/>
                <w:sz w:val="22"/>
                <w:szCs w:val="22"/>
              </w:rPr>
              <w:t>Team Leader</w:t>
            </w:r>
          </w:p>
        </w:tc>
        <w:tc>
          <w:tcPr>
            <w:tcW w:w="3870" w:type="dxa"/>
            <w:tcBorders>
              <w:top w:val="single" w:sz="4" w:space="0" w:color="auto"/>
              <w:left w:val="single" w:sz="4" w:space="0" w:color="auto"/>
              <w:bottom w:val="single" w:sz="4" w:space="0" w:color="auto"/>
              <w:right w:val="single" w:sz="4" w:space="0" w:color="auto"/>
            </w:tcBorders>
          </w:tcPr>
          <w:p w:rsidR="006A5C13" w:rsidRPr="00DF4EAF" w:rsidRDefault="006A5C13" w:rsidP="001F39A1">
            <w:pPr>
              <w:pStyle w:val="Header"/>
              <w:tabs>
                <w:tab w:val="clear" w:pos="4320"/>
                <w:tab w:val="clear" w:pos="8640"/>
              </w:tabs>
              <w:spacing w:line="240" w:lineRule="exact"/>
              <w:rPr>
                <w:b/>
                <w:sz w:val="22"/>
                <w:szCs w:val="22"/>
              </w:rPr>
            </w:pPr>
            <w:r w:rsidRPr="00DF4EAF">
              <w:rPr>
                <w:bCs/>
                <w:sz w:val="22"/>
                <w:szCs w:val="22"/>
              </w:rPr>
              <w:t xml:space="preserve">25 NJ Transit Southern New Jersey Light Rail Bridges (River </w:t>
            </w:r>
            <w:r w:rsidRPr="00D11B38">
              <w:rPr>
                <w:bCs/>
                <w:sz w:val="22"/>
                <w:szCs w:val="22"/>
              </w:rPr>
              <w:t>Line)</w:t>
            </w:r>
            <w:r w:rsidR="00943843" w:rsidRPr="00D11B38">
              <w:rPr>
                <w:bCs/>
                <w:sz w:val="22"/>
                <w:szCs w:val="22"/>
              </w:rPr>
              <w:t>,</w:t>
            </w:r>
            <w:r w:rsidR="00943843" w:rsidRPr="00D11B38">
              <w:rPr>
                <w:b/>
                <w:sz w:val="22"/>
                <w:szCs w:val="22"/>
              </w:rPr>
              <w:t xml:space="preserve"> NJ Transit</w:t>
            </w:r>
          </w:p>
        </w:tc>
        <w:tc>
          <w:tcPr>
            <w:tcW w:w="6574" w:type="dxa"/>
            <w:tcBorders>
              <w:top w:val="single" w:sz="4" w:space="0" w:color="auto"/>
              <w:left w:val="single" w:sz="4" w:space="0" w:color="auto"/>
              <w:bottom w:val="single" w:sz="4" w:space="0" w:color="auto"/>
              <w:right w:val="single" w:sz="4" w:space="0" w:color="auto"/>
            </w:tcBorders>
          </w:tcPr>
          <w:p w:rsidR="006A5C13" w:rsidDel="00513840" w:rsidRDefault="006A5C13" w:rsidP="005D40C0">
            <w:pPr>
              <w:spacing w:line="240" w:lineRule="exact"/>
              <w:jc w:val="both"/>
              <w:rPr>
                <w:del w:id="78" w:author="Chetan Shah" w:date="2025-03-10T10:09:00Z"/>
                <w:bCs/>
                <w:sz w:val="22"/>
                <w:szCs w:val="22"/>
              </w:rPr>
            </w:pPr>
            <w:r w:rsidRPr="00DF4EAF">
              <w:rPr>
                <w:bCs/>
                <w:sz w:val="22"/>
                <w:szCs w:val="22"/>
              </w:rPr>
              <w:t xml:space="preserve">Team leader </w:t>
            </w:r>
            <w:r w:rsidRPr="001278C3">
              <w:rPr>
                <w:b/>
                <w:color w:val="0070C0"/>
                <w:sz w:val="22"/>
                <w:szCs w:val="22"/>
              </w:rPr>
              <w:t>performing structural inspections, FCM inspections, underwater inspections, and fathometer surveys of 25 railroad</w:t>
            </w:r>
            <w:r w:rsidR="00737D51" w:rsidRPr="001278C3">
              <w:rPr>
                <w:b/>
                <w:color w:val="0070C0"/>
                <w:sz w:val="22"/>
                <w:szCs w:val="22"/>
              </w:rPr>
              <w:t xml:space="preserve"> </w:t>
            </w:r>
            <w:r w:rsidRPr="001278C3">
              <w:rPr>
                <w:b/>
                <w:color w:val="0070C0"/>
                <w:sz w:val="22"/>
                <w:szCs w:val="22"/>
              </w:rPr>
              <w:t>carry</w:t>
            </w:r>
            <w:r w:rsidR="000D7CCC" w:rsidRPr="001278C3">
              <w:rPr>
                <w:b/>
                <w:color w:val="0070C0"/>
                <w:sz w:val="22"/>
                <w:szCs w:val="22"/>
              </w:rPr>
              <w:t xml:space="preserve">ing </w:t>
            </w:r>
            <w:r w:rsidRPr="001278C3">
              <w:rPr>
                <w:b/>
                <w:color w:val="0070C0"/>
                <w:sz w:val="22"/>
                <w:szCs w:val="22"/>
              </w:rPr>
              <w:t xml:space="preserve"> </w:t>
            </w:r>
            <w:r w:rsidR="005D40C0" w:rsidRPr="001278C3">
              <w:rPr>
                <w:b/>
                <w:color w:val="0070C0"/>
                <w:sz w:val="22"/>
                <w:szCs w:val="22"/>
              </w:rPr>
              <w:t>NBIS</w:t>
            </w:r>
            <w:r w:rsidR="005D40C0" w:rsidRPr="00D11B38">
              <w:rPr>
                <w:bCs/>
                <w:sz w:val="22"/>
                <w:szCs w:val="22"/>
              </w:rPr>
              <w:t xml:space="preserve"> </w:t>
            </w:r>
            <w:r w:rsidRPr="00D11B38">
              <w:rPr>
                <w:bCs/>
                <w:sz w:val="22"/>
                <w:szCs w:val="22"/>
              </w:rPr>
              <w:t xml:space="preserve">bridges located along the Southern New Jersey Light Rail Transit </w:t>
            </w:r>
            <w:ins w:id="79" w:author="Alex Rosenzweig" w:date="2025-02-28T10:18:00Z">
              <w:r w:rsidRPr="00D11B38">
                <w:rPr>
                  <w:bCs/>
                  <w:sz w:val="22"/>
                  <w:szCs w:val="22"/>
                </w:rPr>
                <w:t>(SNJLRT) s</w:t>
              </w:r>
            </w:ins>
            <w:del w:id="80" w:author="Alex Rosenzweig" w:date="2025-02-28T10:18:00Z">
              <w:r w:rsidRPr="00D11B38" w:rsidDel="000639E6">
                <w:rPr>
                  <w:bCs/>
                  <w:sz w:val="22"/>
                  <w:szCs w:val="22"/>
                </w:rPr>
                <w:delText>S</w:delText>
              </w:r>
            </w:del>
            <w:r w:rsidRPr="00D11B38">
              <w:rPr>
                <w:bCs/>
                <w:sz w:val="22"/>
                <w:szCs w:val="22"/>
              </w:rPr>
              <w:t xml:space="preserve">ystem’s alignment </w:t>
            </w:r>
            <w:del w:id="81" w:author="Alex Rosenzweig" w:date="2025-02-28T10:18:00Z">
              <w:r w:rsidRPr="00D11B38" w:rsidDel="000639E6">
                <w:rPr>
                  <w:bCs/>
                  <w:sz w:val="22"/>
                  <w:szCs w:val="22"/>
                </w:rPr>
                <w:delText xml:space="preserve">(SNJLRT) </w:delText>
              </w:r>
            </w:del>
            <w:r w:rsidRPr="00D11B38">
              <w:rPr>
                <w:bCs/>
                <w:sz w:val="22"/>
                <w:szCs w:val="22"/>
              </w:rPr>
              <w:t xml:space="preserve">in accordance with National Bridge Inspection Standards (NBIS), </w:t>
            </w:r>
            <w:ins w:id="82" w:author="Alex Rosenzweig" w:date="2025-02-28T11:14:00Z">
              <w:r w:rsidRPr="00D11B38">
                <w:rPr>
                  <w:bCs/>
                  <w:sz w:val="22"/>
                  <w:szCs w:val="22"/>
                </w:rPr>
                <w:t xml:space="preserve">as well as </w:t>
              </w:r>
            </w:ins>
            <w:r w:rsidRPr="00D11B38">
              <w:rPr>
                <w:bCs/>
                <w:sz w:val="22"/>
                <w:szCs w:val="22"/>
              </w:rPr>
              <w:t xml:space="preserve">Federal Highway Administration (FHWA), </w:t>
            </w:r>
            <w:del w:id="83" w:author="Alex Rosenzweig" w:date="2025-02-28T11:14:00Z">
              <w:r w:rsidRPr="00D11B38" w:rsidDel="0052232F">
                <w:rPr>
                  <w:bCs/>
                  <w:sz w:val="22"/>
                  <w:szCs w:val="22"/>
                </w:rPr>
                <w:delText xml:space="preserve">and (FRA) </w:delText>
              </w:r>
            </w:del>
            <w:r w:rsidRPr="00D11B38">
              <w:rPr>
                <w:bCs/>
                <w:sz w:val="22"/>
                <w:szCs w:val="22"/>
              </w:rPr>
              <w:t>Federal Railroad Administration</w:t>
            </w:r>
            <w:ins w:id="84" w:author="Alex Rosenzweig" w:date="2025-02-28T11:14:00Z">
              <w:r w:rsidRPr="00D11B38">
                <w:rPr>
                  <w:bCs/>
                  <w:sz w:val="22"/>
                  <w:szCs w:val="22"/>
                </w:rPr>
                <w:t xml:space="preserve"> (FRA)</w:t>
              </w:r>
            </w:ins>
            <w:r w:rsidRPr="00D11B38">
              <w:rPr>
                <w:bCs/>
                <w:sz w:val="22"/>
                <w:szCs w:val="22"/>
              </w:rPr>
              <w:t>, and Occupational Safety and Health Administration (OSHA) standards. Worked as a team leader/structural engineer performing visual, physical, and advanced inspections of various bridge superstructures</w:t>
            </w:r>
            <w:ins w:id="85" w:author="Alex Rosenzweig" w:date="2025-02-28T11:16:00Z">
              <w:r w:rsidRPr="00D11B38">
                <w:rPr>
                  <w:bCs/>
                  <w:sz w:val="22"/>
                  <w:szCs w:val="22"/>
                </w:rPr>
                <w:t>,</w:t>
              </w:r>
            </w:ins>
            <w:r w:rsidRPr="00D11B38">
              <w:rPr>
                <w:bCs/>
                <w:sz w:val="22"/>
                <w:szCs w:val="22"/>
              </w:rPr>
              <w:t xml:space="preserve"> </w:t>
            </w:r>
            <w:del w:id="86" w:author="Alex Rosenzweig" w:date="2025-02-28T11:16:00Z">
              <w:r w:rsidRPr="00D11B38" w:rsidDel="0052232F">
                <w:rPr>
                  <w:bCs/>
                  <w:sz w:val="22"/>
                  <w:szCs w:val="22"/>
                </w:rPr>
                <w:delText xml:space="preserve">and </w:delText>
              </w:r>
            </w:del>
            <w:r w:rsidRPr="00D11B38">
              <w:rPr>
                <w:bCs/>
                <w:sz w:val="22"/>
                <w:szCs w:val="22"/>
              </w:rPr>
              <w:t>substructures</w:t>
            </w:r>
            <w:ins w:id="87" w:author="Alex Rosenzweig" w:date="2025-02-28T11:16:00Z">
              <w:r w:rsidRPr="00D11B38">
                <w:rPr>
                  <w:bCs/>
                  <w:sz w:val="22"/>
                  <w:szCs w:val="22"/>
                </w:rPr>
                <w:t>,</w:t>
              </w:r>
            </w:ins>
            <w:r w:rsidRPr="00D11B38">
              <w:rPr>
                <w:bCs/>
                <w:sz w:val="22"/>
                <w:szCs w:val="22"/>
              </w:rPr>
              <w:t xml:space="preserve"> and culverts. Inspections included existing and</w:t>
            </w:r>
            <w:del w:id="88" w:author="Alex Rosenzweig" w:date="2025-02-28T11:16:00Z">
              <w:r w:rsidRPr="00D11B38" w:rsidDel="0052232F">
                <w:rPr>
                  <w:bCs/>
                  <w:sz w:val="22"/>
                  <w:szCs w:val="22"/>
                </w:rPr>
                <w:delText xml:space="preserve"> </w:delText>
              </w:r>
            </w:del>
            <w:r w:rsidRPr="00D11B38">
              <w:rPr>
                <w:bCs/>
                <w:sz w:val="22"/>
                <w:szCs w:val="22"/>
              </w:rPr>
              <w:t>/</w:t>
            </w:r>
            <w:del w:id="89" w:author="Alex Rosenzweig" w:date="2025-02-28T11:16:00Z">
              <w:r w:rsidRPr="00D11B38" w:rsidDel="0052232F">
                <w:rPr>
                  <w:bCs/>
                  <w:sz w:val="22"/>
                  <w:szCs w:val="22"/>
                </w:rPr>
                <w:delText xml:space="preserve"> </w:delText>
              </w:r>
            </w:del>
            <w:r w:rsidRPr="00D11B38">
              <w:rPr>
                <w:bCs/>
                <w:sz w:val="22"/>
                <w:szCs w:val="22"/>
              </w:rPr>
              <w:t>or newly constructed</w:t>
            </w:r>
            <w:del w:id="90" w:author="Alex Rosenzweig" w:date="2025-02-28T11:16:00Z">
              <w:r w:rsidRPr="00D11B38" w:rsidDel="0052232F">
                <w:rPr>
                  <w:bCs/>
                  <w:sz w:val="22"/>
                  <w:szCs w:val="22"/>
                </w:rPr>
                <w:delText xml:space="preserve"> </w:delText>
              </w:r>
            </w:del>
            <w:r w:rsidRPr="00D11B38">
              <w:rPr>
                <w:bCs/>
                <w:sz w:val="22"/>
                <w:szCs w:val="22"/>
              </w:rPr>
              <w:t>/</w:t>
            </w:r>
            <w:del w:id="91" w:author="Alex Rosenzweig" w:date="2025-02-28T11:16:00Z">
              <w:r w:rsidRPr="00D11B38" w:rsidDel="0052232F">
                <w:rPr>
                  <w:bCs/>
                  <w:sz w:val="22"/>
                  <w:szCs w:val="22"/>
                </w:rPr>
                <w:delText xml:space="preserve"> </w:delText>
              </w:r>
            </w:del>
            <w:r w:rsidRPr="00D11B38">
              <w:rPr>
                <w:bCs/>
                <w:sz w:val="22"/>
                <w:szCs w:val="22"/>
              </w:rPr>
              <w:t>rehabilitated structures. Responsibilities included organizing and scheduling inspections, performing the inspection</w:t>
            </w:r>
            <w:ins w:id="92" w:author="Alex Rosenzweig" w:date="2025-02-28T11:16:00Z">
              <w:r w:rsidRPr="00D11B38">
                <w:rPr>
                  <w:bCs/>
                  <w:sz w:val="22"/>
                  <w:szCs w:val="22"/>
                </w:rPr>
                <w:t>s</w:t>
              </w:r>
            </w:ins>
            <w:r w:rsidRPr="00D11B38">
              <w:rPr>
                <w:bCs/>
                <w:sz w:val="22"/>
                <w:szCs w:val="22"/>
              </w:rPr>
              <w:t xml:space="preserve">, collecting field data, structural evaluations, preparing inspection reports, structural ratings, preparing </w:t>
            </w:r>
            <w:ins w:id="93" w:author="Alex Rosenzweig" w:date="2025-02-28T11:16:00Z">
              <w:r w:rsidRPr="00D11B38">
                <w:rPr>
                  <w:bCs/>
                  <w:sz w:val="22"/>
                  <w:szCs w:val="22"/>
                </w:rPr>
                <w:t xml:space="preserve">the </w:t>
              </w:r>
            </w:ins>
            <w:r w:rsidRPr="00D11B38">
              <w:rPr>
                <w:bCs/>
                <w:sz w:val="22"/>
                <w:szCs w:val="22"/>
              </w:rPr>
              <w:t xml:space="preserve">MW-203 Form, </w:t>
            </w:r>
            <w:ins w:id="94" w:author="Alex Rosenzweig" w:date="2025-02-28T11:16:00Z">
              <w:r w:rsidRPr="00D11B38">
                <w:rPr>
                  <w:bCs/>
                  <w:sz w:val="22"/>
                  <w:szCs w:val="22"/>
                </w:rPr>
                <w:t xml:space="preserve">and </w:t>
              </w:r>
            </w:ins>
            <w:r w:rsidRPr="00D11B38">
              <w:rPr>
                <w:bCs/>
                <w:sz w:val="22"/>
                <w:szCs w:val="22"/>
              </w:rPr>
              <w:t>emergency</w:t>
            </w:r>
            <w:del w:id="95" w:author="Alex Rosenzweig" w:date="2025-02-28T11:16:00Z">
              <w:r w:rsidRPr="00D11B38" w:rsidDel="0052232F">
                <w:rPr>
                  <w:bCs/>
                  <w:sz w:val="22"/>
                  <w:szCs w:val="22"/>
                </w:rPr>
                <w:delText xml:space="preserve"> </w:delText>
              </w:r>
            </w:del>
            <w:r w:rsidRPr="00D11B38">
              <w:rPr>
                <w:bCs/>
                <w:sz w:val="22"/>
                <w:szCs w:val="22"/>
              </w:rPr>
              <w:t>/</w:t>
            </w:r>
            <w:del w:id="96" w:author="Alex Rosenzweig" w:date="2025-02-28T11:16:00Z">
              <w:r w:rsidRPr="00D11B38" w:rsidDel="0052232F">
                <w:rPr>
                  <w:bCs/>
                  <w:sz w:val="22"/>
                  <w:szCs w:val="22"/>
                </w:rPr>
                <w:delText xml:space="preserve"> </w:delText>
              </w:r>
            </w:del>
            <w:r w:rsidRPr="00D11B38">
              <w:rPr>
                <w:bCs/>
                <w:sz w:val="22"/>
                <w:szCs w:val="22"/>
              </w:rPr>
              <w:t>priority repair recommendations as needed, including CAD drawings, quantities, and cost estimates.</w:t>
            </w:r>
            <w:del w:id="97" w:author="Alex Rosenzweig" w:date="2025-02-28T17:10:00Z">
              <w:r w:rsidRPr="00D11B38" w:rsidDel="00C16611">
                <w:rPr>
                  <w:bCs/>
                  <w:sz w:val="22"/>
                  <w:szCs w:val="22"/>
                </w:rPr>
                <w:delText xml:space="preserve">  </w:delText>
              </w:r>
            </w:del>
          </w:p>
          <w:p w:rsidR="00513840" w:rsidRDefault="00513840" w:rsidP="00513840">
            <w:pPr>
              <w:spacing w:line="240" w:lineRule="exact"/>
              <w:jc w:val="both"/>
              <w:rPr>
                <w:ins w:id="98" w:author="Chetan Shah" w:date="2025-03-10T10:09:00Z"/>
                <w:bCs/>
                <w:sz w:val="22"/>
                <w:szCs w:val="22"/>
              </w:rPr>
            </w:pPr>
          </w:p>
          <w:p w:rsidR="00EC71BB" w:rsidRPr="00D11B38" w:rsidRDefault="00EC71BB" w:rsidP="005D40C0">
            <w:pPr>
              <w:spacing w:line="240" w:lineRule="exact"/>
              <w:jc w:val="both"/>
              <w:rPr>
                <w:bCs/>
                <w:sz w:val="22"/>
                <w:szCs w:val="22"/>
              </w:rPr>
            </w:pPr>
          </w:p>
        </w:tc>
      </w:tr>
      <w:tr w:rsidR="001F39A1" w:rsidTr="001F39A1">
        <w:trPr>
          <w:trHeight w:val="20"/>
        </w:trPr>
        <w:tc>
          <w:tcPr>
            <w:tcW w:w="990" w:type="dxa"/>
            <w:tcBorders>
              <w:top w:val="single" w:sz="4" w:space="0" w:color="auto"/>
              <w:left w:val="nil"/>
              <w:bottom w:val="nil"/>
              <w:right w:val="nil"/>
            </w:tcBorders>
          </w:tcPr>
          <w:p w:rsidR="001F39A1" w:rsidRDefault="001F39A1" w:rsidP="001F39A1">
            <w:pPr>
              <w:spacing w:line="240" w:lineRule="exact"/>
              <w:jc w:val="center"/>
              <w:rPr>
                <w:bCs/>
                <w:sz w:val="22"/>
                <w:szCs w:val="22"/>
              </w:rPr>
            </w:pPr>
          </w:p>
          <w:p w:rsidR="001F39A1" w:rsidRDefault="001F39A1" w:rsidP="001F39A1">
            <w:pPr>
              <w:spacing w:line="240" w:lineRule="exact"/>
              <w:jc w:val="center"/>
              <w:rPr>
                <w:bCs/>
                <w:sz w:val="22"/>
                <w:szCs w:val="22"/>
              </w:rPr>
            </w:pPr>
          </w:p>
          <w:p w:rsidR="001F39A1" w:rsidRPr="00B646F8" w:rsidRDefault="001F39A1" w:rsidP="001F39A1">
            <w:pPr>
              <w:spacing w:line="240" w:lineRule="exact"/>
              <w:jc w:val="center"/>
              <w:rPr>
                <w:bCs/>
                <w:sz w:val="22"/>
                <w:szCs w:val="22"/>
              </w:rPr>
            </w:pPr>
          </w:p>
        </w:tc>
        <w:tc>
          <w:tcPr>
            <w:tcW w:w="990" w:type="dxa"/>
            <w:tcBorders>
              <w:top w:val="single" w:sz="4" w:space="0" w:color="auto"/>
              <w:left w:val="nil"/>
              <w:bottom w:val="nil"/>
              <w:right w:val="nil"/>
            </w:tcBorders>
          </w:tcPr>
          <w:p w:rsidR="001F39A1" w:rsidRPr="00D11B38" w:rsidRDefault="001F39A1" w:rsidP="001F39A1">
            <w:pPr>
              <w:spacing w:line="240" w:lineRule="exact"/>
              <w:jc w:val="center"/>
              <w:rPr>
                <w:bCs/>
                <w:sz w:val="22"/>
                <w:szCs w:val="22"/>
              </w:rPr>
            </w:pPr>
          </w:p>
        </w:tc>
        <w:tc>
          <w:tcPr>
            <w:tcW w:w="1530" w:type="dxa"/>
            <w:tcBorders>
              <w:top w:val="single" w:sz="4" w:space="0" w:color="auto"/>
              <w:left w:val="nil"/>
              <w:bottom w:val="nil"/>
              <w:right w:val="nil"/>
            </w:tcBorders>
          </w:tcPr>
          <w:p w:rsidR="001F39A1" w:rsidRPr="00D11B38" w:rsidRDefault="001F39A1" w:rsidP="001F39A1">
            <w:pPr>
              <w:spacing w:line="240" w:lineRule="exact"/>
              <w:jc w:val="center"/>
              <w:rPr>
                <w:bCs/>
                <w:sz w:val="22"/>
                <w:szCs w:val="22"/>
              </w:rPr>
            </w:pPr>
          </w:p>
        </w:tc>
        <w:tc>
          <w:tcPr>
            <w:tcW w:w="3870" w:type="dxa"/>
            <w:tcBorders>
              <w:top w:val="single" w:sz="4" w:space="0" w:color="auto"/>
              <w:left w:val="nil"/>
              <w:bottom w:val="nil"/>
              <w:right w:val="nil"/>
            </w:tcBorders>
          </w:tcPr>
          <w:p w:rsidR="001F39A1" w:rsidRPr="00DF4EAF" w:rsidRDefault="001F39A1" w:rsidP="001F39A1">
            <w:pPr>
              <w:pStyle w:val="Header"/>
              <w:tabs>
                <w:tab w:val="clear" w:pos="4320"/>
                <w:tab w:val="clear" w:pos="8640"/>
              </w:tabs>
              <w:spacing w:line="240" w:lineRule="exact"/>
              <w:rPr>
                <w:bCs/>
                <w:sz w:val="22"/>
                <w:szCs w:val="22"/>
              </w:rPr>
            </w:pPr>
          </w:p>
        </w:tc>
        <w:tc>
          <w:tcPr>
            <w:tcW w:w="6574" w:type="dxa"/>
            <w:tcBorders>
              <w:top w:val="single" w:sz="4" w:space="0" w:color="auto"/>
              <w:left w:val="nil"/>
              <w:bottom w:val="nil"/>
              <w:right w:val="nil"/>
            </w:tcBorders>
          </w:tcPr>
          <w:p w:rsidR="001F39A1" w:rsidRPr="00DF4EAF" w:rsidRDefault="001F39A1" w:rsidP="001F39A1">
            <w:pPr>
              <w:spacing w:line="240" w:lineRule="exact"/>
              <w:jc w:val="both"/>
              <w:rPr>
                <w:bCs/>
                <w:sz w:val="22"/>
                <w:szCs w:val="22"/>
              </w:rPr>
            </w:pPr>
          </w:p>
        </w:tc>
      </w:tr>
      <w:tr w:rsidR="00581DEC" w:rsidTr="001278C3">
        <w:trPr>
          <w:trHeight w:val="3821"/>
        </w:trPr>
        <w:tc>
          <w:tcPr>
            <w:tcW w:w="990" w:type="dxa"/>
            <w:tcBorders>
              <w:top w:val="nil"/>
            </w:tcBorders>
          </w:tcPr>
          <w:p w:rsidR="006A5C13" w:rsidRDefault="006A5C13" w:rsidP="001F39A1">
            <w:pPr>
              <w:spacing w:line="240" w:lineRule="exact"/>
              <w:jc w:val="center"/>
              <w:rPr>
                <w:bCs/>
                <w:sz w:val="22"/>
                <w:szCs w:val="22"/>
              </w:rPr>
            </w:pPr>
            <w:r w:rsidRPr="00D11B38">
              <w:rPr>
                <w:bCs/>
                <w:sz w:val="22"/>
                <w:szCs w:val="22"/>
              </w:rPr>
              <w:t>2023</w:t>
            </w:r>
          </w:p>
          <w:p w:rsidR="00581DEC" w:rsidRDefault="00581DEC" w:rsidP="001F39A1">
            <w:pPr>
              <w:spacing w:line="240" w:lineRule="exact"/>
              <w:jc w:val="center"/>
              <w:rPr>
                <w:bCs/>
                <w:sz w:val="22"/>
                <w:szCs w:val="22"/>
              </w:rPr>
            </w:pPr>
          </w:p>
          <w:p w:rsidR="00581DEC" w:rsidRDefault="00581DEC" w:rsidP="001F39A1">
            <w:pPr>
              <w:spacing w:line="240" w:lineRule="exact"/>
              <w:jc w:val="center"/>
              <w:rPr>
                <w:bCs/>
                <w:sz w:val="22"/>
                <w:szCs w:val="22"/>
              </w:rPr>
            </w:pPr>
          </w:p>
          <w:p w:rsidR="00581DEC" w:rsidRDefault="00581DEC" w:rsidP="001F39A1">
            <w:pPr>
              <w:spacing w:line="240" w:lineRule="exact"/>
              <w:jc w:val="center"/>
              <w:rPr>
                <w:bCs/>
                <w:sz w:val="22"/>
                <w:szCs w:val="22"/>
              </w:rPr>
            </w:pPr>
          </w:p>
          <w:p w:rsidR="00581DEC" w:rsidRDefault="00581DEC" w:rsidP="001F39A1">
            <w:pPr>
              <w:spacing w:line="240" w:lineRule="exact"/>
              <w:jc w:val="center"/>
              <w:rPr>
                <w:bCs/>
                <w:sz w:val="22"/>
                <w:szCs w:val="22"/>
              </w:rPr>
            </w:pPr>
          </w:p>
          <w:p w:rsidR="00581DEC" w:rsidRDefault="00581DEC" w:rsidP="001F39A1">
            <w:pPr>
              <w:spacing w:line="240" w:lineRule="exact"/>
              <w:jc w:val="center"/>
              <w:rPr>
                <w:bCs/>
                <w:sz w:val="22"/>
                <w:szCs w:val="22"/>
              </w:rPr>
            </w:pPr>
          </w:p>
          <w:p w:rsidR="00581DEC" w:rsidRDefault="00581DEC" w:rsidP="001F39A1">
            <w:pPr>
              <w:spacing w:line="240" w:lineRule="exact"/>
              <w:jc w:val="center"/>
              <w:rPr>
                <w:bCs/>
                <w:sz w:val="22"/>
                <w:szCs w:val="22"/>
              </w:rPr>
            </w:pPr>
          </w:p>
          <w:p w:rsidR="00581DEC" w:rsidRPr="00D11B38" w:rsidRDefault="00581DEC" w:rsidP="001F39A1">
            <w:pPr>
              <w:spacing w:line="240" w:lineRule="exact"/>
              <w:jc w:val="center"/>
              <w:rPr>
                <w:bCs/>
                <w:sz w:val="22"/>
                <w:szCs w:val="22"/>
              </w:rPr>
            </w:pPr>
          </w:p>
        </w:tc>
        <w:tc>
          <w:tcPr>
            <w:tcW w:w="990" w:type="dxa"/>
            <w:tcBorders>
              <w:top w:val="nil"/>
            </w:tcBorders>
          </w:tcPr>
          <w:p w:rsidR="006A5C13" w:rsidRPr="00D11B38" w:rsidRDefault="003D0E04" w:rsidP="001F39A1">
            <w:pPr>
              <w:spacing w:line="240" w:lineRule="exact"/>
              <w:jc w:val="center"/>
              <w:rPr>
                <w:bCs/>
                <w:sz w:val="22"/>
                <w:szCs w:val="22"/>
              </w:rPr>
            </w:pPr>
            <w:r>
              <w:rPr>
                <w:bCs/>
                <w:sz w:val="22"/>
                <w:szCs w:val="22"/>
              </w:rPr>
              <w:t>5</w:t>
            </w:r>
          </w:p>
        </w:tc>
        <w:tc>
          <w:tcPr>
            <w:tcW w:w="1530" w:type="dxa"/>
            <w:tcBorders>
              <w:top w:val="nil"/>
            </w:tcBorders>
          </w:tcPr>
          <w:p w:rsidR="006A5C13" w:rsidRPr="00D11B38" w:rsidRDefault="006A5C13" w:rsidP="001F39A1">
            <w:pPr>
              <w:spacing w:line="240" w:lineRule="exact"/>
              <w:jc w:val="center"/>
              <w:rPr>
                <w:b/>
                <w:sz w:val="22"/>
                <w:szCs w:val="22"/>
              </w:rPr>
            </w:pPr>
            <w:r w:rsidRPr="00D11B38">
              <w:rPr>
                <w:bCs/>
                <w:sz w:val="22"/>
                <w:szCs w:val="22"/>
              </w:rPr>
              <w:t>Team Leader</w:t>
            </w:r>
          </w:p>
        </w:tc>
        <w:tc>
          <w:tcPr>
            <w:tcW w:w="3870" w:type="dxa"/>
            <w:tcBorders>
              <w:top w:val="nil"/>
            </w:tcBorders>
          </w:tcPr>
          <w:p w:rsidR="006A5C13" w:rsidRPr="00DF4EAF" w:rsidRDefault="006A5C13" w:rsidP="001F39A1">
            <w:pPr>
              <w:pStyle w:val="Header"/>
              <w:tabs>
                <w:tab w:val="clear" w:pos="4320"/>
                <w:tab w:val="clear" w:pos="8640"/>
              </w:tabs>
              <w:spacing w:line="240" w:lineRule="exact"/>
              <w:rPr>
                <w:b/>
                <w:sz w:val="22"/>
                <w:szCs w:val="22"/>
              </w:rPr>
            </w:pPr>
            <w:r w:rsidRPr="00D11B38">
              <w:rPr>
                <w:bCs/>
                <w:sz w:val="22"/>
                <w:szCs w:val="22"/>
              </w:rPr>
              <w:t>25 NJ Transit Southern New Jersey Light Rail Bridges (River Line)</w:t>
            </w:r>
            <w:r w:rsidR="00943843" w:rsidRPr="00D11B38">
              <w:rPr>
                <w:bCs/>
                <w:sz w:val="22"/>
                <w:szCs w:val="22"/>
              </w:rPr>
              <w:t>,</w:t>
            </w:r>
            <w:r w:rsidR="00943843" w:rsidRPr="00D11B38">
              <w:rPr>
                <w:b/>
                <w:sz w:val="22"/>
                <w:szCs w:val="22"/>
              </w:rPr>
              <w:t xml:space="preserve"> NJ Transit</w:t>
            </w:r>
          </w:p>
        </w:tc>
        <w:tc>
          <w:tcPr>
            <w:tcW w:w="6574" w:type="dxa"/>
            <w:tcBorders>
              <w:top w:val="nil"/>
            </w:tcBorders>
          </w:tcPr>
          <w:p w:rsidR="00685088" w:rsidRDefault="006A5C13" w:rsidP="001278C3">
            <w:pPr>
              <w:spacing w:line="235" w:lineRule="exact"/>
              <w:jc w:val="both"/>
              <w:rPr>
                <w:bCs/>
                <w:sz w:val="22"/>
                <w:szCs w:val="22"/>
              </w:rPr>
            </w:pPr>
            <w:r w:rsidRPr="00DF4EAF">
              <w:rPr>
                <w:bCs/>
                <w:sz w:val="22"/>
                <w:szCs w:val="22"/>
              </w:rPr>
              <w:t xml:space="preserve">Team leader </w:t>
            </w:r>
            <w:r w:rsidRPr="001278C3">
              <w:rPr>
                <w:b/>
                <w:color w:val="0070C0"/>
                <w:sz w:val="22"/>
                <w:szCs w:val="22"/>
              </w:rPr>
              <w:t>performing structural inspections, FCM inspections, underwater inspections, and fathometer surveys of 25 railroad carry</w:t>
            </w:r>
            <w:r w:rsidR="000D7CCC" w:rsidRPr="001278C3">
              <w:rPr>
                <w:b/>
                <w:color w:val="0070C0"/>
                <w:sz w:val="22"/>
                <w:szCs w:val="22"/>
              </w:rPr>
              <w:t>ing</w:t>
            </w:r>
            <w:r w:rsidRPr="001278C3">
              <w:rPr>
                <w:b/>
                <w:color w:val="0070C0"/>
                <w:sz w:val="22"/>
                <w:szCs w:val="22"/>
              </w:rPr>
              <w:t xml:space="preserve"> </w:t>
            </w:r>
            <w:r w:rsidR="005D40C0" w:rsidRPr="001278C3">
              <w:rPr>
                <w:b/>
                <w:color w:val="0070C0"/>
                <w:sz w:val="22"/>
                <w:szCs w:val="22"/>
              </w:rPr>
              <w:t xml:space="preserve">NBIS </w:t>
            </w:r>
            <w:r w:rsidRPr="001278C3">
              <w:rPr>
                <w:b/>
                <w:color w:val="0070C0"/>
                <w:sz w:val="22"/>
                <w:szCs w:val="22"/>
              </w:rPr>
              <w:t>bridges</w:t>
            </w:r>
            <w:r w:rsidRPr="00D11B38">
              <w:rPr>
                <w:bCs/>
                <w:sz w:val="22"/>
                <w:szCs w:val="22"/>
              </w:rPr>
              <w:t xml:space="preserve"> located along the Southern New Jersey Light Rail Transit </w:t>
            </w:r>
            <w:ins w:id="99" w:author="Alex Rosenzweig" w:date="2025-02-28T10:19:00Z">
              <w:r w:rsidRPr="00D11B38">
                <w:rPr>
                  <w:bCs/>
                  <w:sz w:val="22"/>
                  <w:szCs w:val="22"/>
                </w:rPr>
                <w:t>(SNJLRT) s</w:t>
              </w:r>
            </w:ins>
            <w:del w:id="100" w:author="Alex Rosenzweig" w:date="2025-02-28T10:19:00Z">
              <w:r w:rsidRPr="00D11B38" w:rsidDel="000639E6">
                <w:rPr>
                  <w:bCs/>
                  <w:sz w:val="22"/>
                  <w:szCs w:val="22"/>
                </w:rPr>
                <w:delText>S</w:delText>
              </w:r>
            </w:del>
            <w:r w:rsidRPr="00D11B38">
              <w:rPr>
                <w:bCs/>
                <w:sz w:val="22"/>
                <w:szCs w:val="22"/>
              </w:rPr>
              <w:t xml:space="preserve">ystem’s alignment </w:t>
            </w:r>
            <w:del w:id="101" w:author="Alex Rosenzweig" w:date="2025-02-28T10:19:00Z">
              <w:r w:rsidRPr="00D11B38" w:rsidDel="000639E6">
                <w:rPr>
                  <w:bCs/>
                  <w:sz w:val="22"/>
                  <w:szCs w:val="22"/>
                </w:rPr>
                <w:delText xml:space="preserve">(SNJLRT) </w:delText>
              </w:r>
            </w:del>
            <w:r w:rsidRPr="00D11B38">
              <w:rPr>
                <w:bCs/>
                <w:sz w:val="22"/>
                <w:szCs w:val="22"/>
              </w:rPr>
              <w:t xml:space="preserve">in accordance with National Bridge Inspection Standards (NBIS), </w:t>
            </w:r>
            <w:ins w:id="102" w:author="Alex Rosenzweig" w:date="2025-02-28T11:15:00Z">
              <w:r w:rsidRPr="00D11B38">
                <w:rPr>
                  <w:bCs/>
                  <w:sz w:val="22"/>
                  <w:szCs w:val="22"/>
                </w:rPr>
                <w:t xml:space="preserve">as well as </w:t>
              </w:r>
            </w:ins>
            <w:r w:rsidRPr="00D11B38">
              <w:rPr>
                <w:bCs/>
                <w:sz w:val="22"/>
                <w:szCs w:val="22"/>
              </w:rPr>
              <w:t xml:space="preserve">Federal Highway Administration (FHWA), </w:t>
            </w:r>
            <w:del w:id="103" w:author="Alex Rosenzweig" w:date="2025-02-28T11:15:00Z">
              <w:r w:rsidRPr="00D11B38" w:rsidDel="0052232F">
                <w:rPr>
                  <w:bCs/>
                  <w:sz w:val="22"/>
                  <w:szCs w:val="22"/>
                </w:rPr>
                <w:delText xml:space="preserve">and (FRA) </w:delText>
              </w:r>
            </w:del>
            <w:r w:rsidRPr="00D11B38">
              <w:rPr>
                <w:bCs/>
                <w:sz w:val="22"/>
                <w:szCs w:val="22"/>
              </w:rPr>
              <w:t>Federal Railroad Administration</w:t>
            </w:r>
            <w:ins w:id="104" w:author="Alex Rosenzweig" w:date="2025-02-28T11:15:00Z">
              <w:r w:rsidRPr="00D11B38">
                <w:rPr>
                  <w:bCs/>
                  <w:sz w:val="22"/>
                  <w:szCs w:val="22"/>
                </w:rPr>
                <w:t xml:space="preserve"> (FRA)</w:t>
              </w:r>
            </w:ins>
            <w:r w:rsidRPr="00D11B38">
              <w:rPr>
                <w:bCs/>
                <w:sz w:val="22"/>
                <w:szCs w:val="22"/>
              </w:rPr>
              <w:t>, and Occupational Safety and Health Administration (OSHA) standards. Worked as a team leader/structural engineer performing visual, physical, and advanced inspections of various bridge superstructures</w:t>
            </w:r>
            <w:ins w:id="105" w:author="Alex Rosenzweig" w:date="2025-02-28T11:16:00Z">
              <w:r w:rsidRPr="00D11B38">
                <w:rPr>
                  <w:bCs/>
                  <w:sz w:val="22"/>
                  <w:szCs w:val="22"/>
                </w:rPr>
                <w:t>,</w:t>
              </w:r>
            </w:ins>
            <w:r w:rsidRPr="00D11B38">
              <w:rPr>
                <w:bCs/>
                <w:sz w:val="22"/>
                <w:szCs w:val="22"/>
              </w:rPr>
              <w:t xml:space="preserve"> </w:t>
            </w:r>
            <w:del w:id="106" w:author="Alex Rosenzweig" w:date="2025-02-28T11:16:00Z">
              <w:r w:rsidRPr="00D11B38" w:rsidDel="0052232F">
                <w:rPr>
                  <w:bCs/>
                  <w:sz w:val="22"/>
                  <w:szCs w:val="22"/>
                </w:rPr>
                <w:delText xml:space="preserve">and </w:delText>
              </w:r>
            </w:del>
            <w:r w:rsidRPr="00D11B38">
              <w:rPr>
                <w:bCs/>
                <w:sz w:val="22"/>
                <w:szCs w:val="22"/>
              </w:rPr>
              <w:t>substructures</w:t>
            </w:r>
            <w:ins w:id="107" w:author="Alex Rosenzweig" w:date="2025-02-28T11:16:00Z">
              <w:r w:rsidRPr="00D11B38">
                <w:rPr>
                  <w:bCs/>
                  <w:sz w:val="22"/>
                  <w:szCs w:val="22"/>
                </w:rPr>
                <w:t>,</w:t>
              </w:r>
            </w:ins>
            <w:r w:rsidRPr="00D11B38">
              <w:rPr>
                <w:bCs/>
                <w:sz w:val="22"/>
                <w:szCs w:val="22"/>
              </w:rPr>
              <w:t xml:space="preserve"> and culverts. Inspections included existing and</w:t>
            </w:r>
            <w:del w:id="108" w:author="Alex Rosenzweig" w:date="2025-02-28T11:16:00Z">
              <w:r w:rsidRPr="00D11B38" w:rsidDel="0052232F">
                <w:rPr>
                  <w:bCs/>
                  <w:sz w:val="22"/>
                  <w:szCs w:val="22"/>
                </w:rPr>
                <w:delText xml:space="preserve"> </w:delText>
              </w:r>
            </w:del>
            <w:r w:rsidRPr="00D11B38">
              <w:rPr>
                <w:bCs/>
                <w:sz w:val="22"/>
                <w:szCs w:val="22"/>
              </w:rPr>
              <w:t>/</w:t>
            </w:r>
            <w:del w:id="109" w:author="Alex Rosenzweig" w:date="2025-02-28T11:16:00Z">
              <w:r w:rsidRPr="00D11B38" w:rsidDel="0052232F">
                <w:rPr>
                  <w:bCs/>
                  <w:sz w:val="22"/>
                  <w:szCs w:val="22"/>
                </w:rPr>
                <w:delText xml:space="preserve"> </w:delText>
              </w:r>
            </w:del>
            <w:r w:rsidRPr="00D11B38">
              <w:rPr>
                <w:bCs/>
                <w:sz w:val="22"/>
                <w:szCs w:val="22"/>
              </w:rPr>
              <w:t>or newly constructed</w:t>
            </w:r>
            <w:del w:id="110" w:author="Alex Rosenzweig" w:date="2025-02-28T11:16:00Z">
              <w:r w:rsidRPr="00D11B38" w:rsidDel="0052232F">
                <w:rPr>
                  <w:bCs/>
                  <w:sz w:val="22"/>
                  <w:szCs w:val="22"/>
                </w:rPr>
                <w:delText xml:space="preserve"> </w:delText>
              </w:r>
            </w:del>
            <w:r w:rsidRPr="00D11B38">
              <w:rPr>
                <w:bCs/>
                <w:sz w:val="22"/>
                <w:szCs w:val="22"/>
              </w:rPr>
              <w:t>/</w:t>
            </w:r>
            <w:del w:id="111" w:author="Alex Rosenzweig" w:date="2025-02-28T11:16:00Z">
              <w:r w:rsidRPr="00D11B38" w:rsidDel="0052232F">
                <w:rPr>
                  <w:bCs/>
                  <w:sz w:val="22"/>
                  <w:szCs w:val="22"/>
                </w:rPr>
                <w:delText xml:space="preserve"> </w:delText>
              </w:r>
            </w:del>
            <w:r w:rsidRPr="00D11B38">
              <w:rPr>
                <w:bCs/>
                <w:sz w:val="22"/>
                <w:szCs w:val="22"/>
              </w:rPr>
              <w:t>rehabilitated structures. Responsibilities included organizing and scheduling inspections, performing the inspection</w:t>
            </w:r>
            <w:ins w:id="112" w:author="Alex Rosenzweig" w:date="2025-02-28T11:16:00Z">
              <w:r w:rsidRPr="00D11B38">
                <w:rPr>
                  <w:bCs/>
                  <w:sz w:val="22"/>
                  <w:szCs w:val="22"/>
                </w:rPr>
                <w:t>s</w:t>
              </w:r>
            </w:ins>
            <w:r w:rsidRPr="00D11B38">
              <w:rPr>
                <w:bCs/>
                <w:sz w:val="22"/>
                <w:szCs w:val="22"/>
              </w:rPr>
              <w:t xml:space="preserve">, collecting field data, structural evaluations, preparing inspection reports, structural ratings, preparing </w:t>
            </w:r>
            <w:ins w:id="113" w:author="Alex Rosenzweig" w:date="2025-02-28T11:16:00Z">
              <w:r w:rsidRPr="00D11B38">
                <w:rPr>
                  <w:bCs/>
                  <w:sz w:val="22"/>
                  <w:szCs w:val="22"/>
                </w:rPr>
                <w:t xml:space="preserve">the </w:t>
              </w:r>
            </w:ins>
            <w:r w:rsidRPr="00D11B38">
              <w:rPr>
                <w:bCs/>
                <w:sz w:val="22"/>
                <w:szCs w:val="22"/>
              </w:rPr>
              <w:t xml:space="preserve">MW-203 Form, </w:t>
            </w:r>
            <w:ins w:id="114" w:author="Alex Rosenzweig" w:date="2025-02-28T11:16:00Z">
              <w:r w:rsidRPr="00D11B38">
                <w:rPr>
                  <w:bCs/>
                  <w:sz w:val="22"/>
                  <w:szCs w:val="22"/>
                </w:rPr>
                <w:t xml:space="preserve">and </w:t>
              </w:r>
            </w:ins>
            <w:r w:rsidRPr="00D11B38">
              <w:rPr>
                <w:bCs/>
                <w:sz w:val="22"/>
                <w:szCs w:val="22"/>
              </w:rPr>
              <w:t>emergency</w:t>
            </w:r>
            <w:del w:id="115" w:author="Alex Rosenzweig" w:date="2025-02-28T11:16:00Z">
              <w:r w:rsidRPr="00D11B38" w:rsidDel="0052232F">
                <w:rPr>
                  <w:bCs/>
                  <w:sz w:val="22"/>
                  <w:szCs w:val="22"/>
                </w:rPr>
                <w:delText xml:space="preserve"> </w:delText>
              </w:r>
            </w:del>
            <w:r w:rsidRPr="00D11B38">
              <w:rPr>
                <w:bCs/>
                <w:sz w:val="22"/>
                <w:szCs w:val="22"/>
              </w:rPr>
              <w:t>/</w:t>
            </w:r>
            <w:del w:id="116" w:author="Alex Rosenzweig" w:date="2025-02-28T11:16:00Z">
              <w:r w:rsidRPr="00D11B38" w:rsidDel="0052232F">
                <w:rPr>
                  <w:bCs/>
                  <w:sz w:val="22"/>
                  <w:szCs w:val="22"/>
                </w:rPr>
                <w:delText xml:space="preserve"> </w:delText>
              </w:r>
            </w:del>
            <w:r w:rsidRPr="00D11B38">
              <w:rPr>
                <w:bCs/>
                <w:sz w:val="22"/>
                <w:szCs w:val="22"/>
              </w:rPr>
              <w:t>priority repair recommendations as needed, including CAD drawings, quantities, and cost estimates.</w:t>
            </w:r>
            <w:del w:id="117" w:author="Alex Rosenzweig" w:date="2025-02-28T11:25:00Z">
              <w:r w:rsidRPr="00D11B38" w:rsidDel="000215A3">
                <w:rPr>
                  <w:bCs/>
                  <w:sz w:val="22"/>
                  <w:szCs w:val="22"/>
                </w:rPr>
                <w:delText xml:space="preserve">  </w:delText>
              </w:r>
            </w:del>
          </w:p>
          <w:p w:rsidR="001278C3" w:rsidRPr="00D11B38" w:rsidDel="00943843" w:rsidRDefault="001278C3" w:rsidP="001F39A1">
            <w:pPr>
              <w:spacing w:line="240" w:lineRule="exact"/>
              <w:jc w:val="both"/>
              <w:rPr>
                <w:del w:id="118" w:author="Margret Thomas" w:date="2025-03-04T10:57:00Z"/>
                <w:bCs/>
                <w:sz w:val="22"/>
                <w:szCs w:val="22"/>
              </w:rPr>
            </w:pPr>
          </w:p>
          <w:p w:rsidR="00943843" w:rsidRPr="00D11B38" w:rsidRDefault="00943843" w:rsidP="001F39A1">
            <w:pPr>
              <w:spacing w:line="240" w:lineRule="exact"/>
              <w:jc w:val="both"/>
              <w:rPr>
                <w:bCs/>
                <w:sz w:val="22"/>
                <w:szCs w:val="22"/>
              </w:rPr>
            </w:pPr>
          </w:p>
        </w:tc>
      </w:tr>
      <w:tr w:rsidR="00581DEC" w:rsidTr="001F39A1">
        <w:trPr>
          <w:trHeight w:val="20"/>
        </w:trPr>
        <w:tc>
          <w:tcPr>
            <w:tcW w:w="990" w:type="dxa"/>
            <w:tcBorders>
              <w:bottom w:val="single" w:sz="4" w:space="0" w:color="auto"/>
            </w:tcBorders>
          </w:tcPr>
          <w:p w:rsidR="006A5C13" w:rsidRPr="00D11B38" w:rsidRDefault="006A5C13" w:rsidP="001F39A1">
            <w:pPr>
              <w:spacing w:line="240" w:lineRule="exact"/>
              <w:jc w:val="center"/>
              <w:rPr>
                <w:bCs/>
                <w:sz w:val="22"/>
                <w:szCs w:val="22"/>
              </w:rPr>
            </w:pPr>
            <w:r w:rsidRPr="00D11B38">
              <w:rPr>
                <w:bCs/>
                <w:sz w:val="22"/>
                <w:szCs w:val="22"/>
              </w:rPr>
              <w:t>2023</w:t>
            </w:r>
          </w:p>
        </w:tc>
        <w:tc>
          <w:tcPr>
            <w:tcW w:w="990" w:type="dxa"/>
            <w:tcBorders>
              <w:bottom w:val="single" w:sz="4" w:space="0" w:color="auto"/>
            </w:tcBorders>
          </w:tcPr>
          <w:p w:rsidR="006A5C13" w:rsidRPr="00D11B38" w:rsidRDefault="006A5C13" w:rsidP="001F39A1">
            <w:pPr>
              <w:spacing w:line="240" w:lineRule="exact"/>
              <w:jc w:val="center"/>
              <w:rPr>
                <w:bCs/>
                <w:sz w:val="22"/>
                <w:szCs w:val="22"/>
              </w:rPr>
            </w:pPr>
            <w:r w:rsidRPr="00D11B38">
              <w:rPr>
                <w:bCs/>
                <w:sz w:val="22"/>
                <w:szCs w:val="22"/>
              </w:rPr>
              <w:t>2</w:t>
            </w:r>
          </w:p>
        </w:tc>
        <w:tc>
          <w:tcPr>
            <w:tcW w:w="1530" w:type="dxa"/>
            <w:tcBorders>
              <w:bottom w:val="single" w:sz="4" w:space="0" w:color="auto"/>
            </w:tcBorders>
          </w:tcPr>
          <w:p w:rsidR="006A5C13" w:rsidRPr="00D11B38" w:rsidRDefault="006A5C13" w:rsidP="001F39A1">
            <w:pPr>
              <w:spacing w:line="240" w:lineRule="exact"/>
              <w:jc w:val="center"/>
              <w:rPr>
                <w:bCs/>
                <w:sz w:val="22"/>
                <w:szCs w:val="22"/>
              </w:rPr>
            </w:pPr>
            <w:r w:rsidRPr="00D11B38">
              <w:rPr>
                <w:bCs/>
                <w:sz w:val="22"/>
                <w:szCs w:val="22"/>
              </w:rPr>
              <w:t>Team Leader</w:t>
            </w:r>
          </w:p>
        </w:tc>
        <w:tc>
          <w:tcPr>
            <w:tcW w:w="3870" w:type="dxa"/>
            <w:tcBorders>
              <w:bottom w:val="single" w:sz="4" w:space="0" w:color="auto"/>
            </w:tcBorders>
          </w:tcPr>
          <w:p w:rsidR="006A5C13" w:rsidRPr="00447526" w:rsidRDefault="006A5C13" w:rsidP="001F39A1">
            <w:pPr>
              <w:pStyle w:val="Header"/>
              <w:tabs>
                <w:tab w:val="clear" w:pos="4320"/>
                <w:tab w:val="clear" w:pos="8640"/>
              </w:tabs>
              <w:spacing w:line="240" w:lineRule="exact"/>
              <w:rPr>
                <w:bCs/>
                <w:sz w:val="22"/>
                <w:szCs w:val="22"/>
              </w:rPr>
            </w:pPr>
            <w:r w:rsidRPr="00D11B38">
              <w:rPr>
                <w:bCs/>
                <w:sz w:val="22"/>
                <w:szCs w:val="22"/>
              </w:rPr>
              <w:t xml:space="preserve">4 Hudson County Owned Bridges, </w:t>
            </w:r>
            <w:r w:rsidR="001F39A1" w:rsidRPr="00AE5DBC">
              <w:rPr>
                <w:b/>
                <w:sz w:val="22"/>
                <w:szCs w:val="22"/>
              </w:rPr>
              <w:t>NJDOT</w:t>
            </w:r>
            <w:r w:rsidR="001F39A1">
              <w:rPr>
                <w:b/>
                <w:sz w:val="22"/>
                <w:szCs w:val="22"/>
              </w:rPr>
              <w:t xml:space="preserve"> (</w:t>
            </w:r>
            <w:r w:rsidRPr="00D11B38">
              <w:rPr>
                <w:bCs/>
                <w:sz w:val="22"/>
                <w:szCs w:val="22"/>
              </w:rPr>
              <w:t>Group 09C3</w:t>
            </w:r>
            <w:r w:rsidR="00AE5DBC">
              <w:rPr>
                <w:bCs/>
                <w:sz w:val="22"/>
                <w:szCs w:val="22"/>
              </w:rPr>
              <w:t>,</w:t>
            </w:r>
            <w:r w:rsidR="001F39A1">
              <w:rPr>
                <w:bCs/>
                <w:sz w:val="22"/>
                <w:szCs w:val="22"/>
              </w:rPr>
              <w:t xml:space="preserve"> One Cycle Contract)</w:t>
            </w:r>
            <w:r w:rsidR="00AE5DBC">
              <w:rPr>
                <w:bCs/>
                <w:sz w:val="22"/>
                <w:szCs w:val="22"/>
              </w:rPr>
              <w:t xml:space="preserve"> </w:t>
            </w:r>
          </w:p>
          <w:p w:rsidR="006A5C13" w:rsidRPr="00447526" w:rsidRDefault="006A5C13" w:rsidP="001F39A1">
            <w:pPr>
              <w:pStyle w:val="Header"/>
              <w:tabs>
                <w:tab w:val="clear" w:pos="4320"/>
                <w:tab w:val="clear" w:pos="8640"/>
              </w:tabs>
              <w:spacing w:line="240" w:lineRule="exact"/>
              <w:rPr>
                <w:b/>
                <w:sz w:val="22"/>
                <w:szCs w:val="22"/>
              </w:rPr>
            </w:pPr>
          </w:p>
        </w:tc>
        <w:tc>
          <w:tcPr>
            <w:tcW w:w="6574" w:type="dxa"/>
            <w:tcBorders>
              <w:bottom w:val="single" w:sz="4" w:space="0" w:color="auto"/>
            </w:tcBorders>
          </w:tcPr>
          <w:p w:rsidR="006A5C13" w:rsidRDefault="006A5C13" w:rsidP="001278C3">
            <w:pPr>
              <w:spacing w:line="235" w:lineRule="exact"/>
              <w:jc w:val="both"/>
              <w:rPr>
                <w:bCs/>
                <w:sz w:val="22"/>
                <w:szCs w:val="22"/>
              </w:rPr>
            </w:pPr>
            <w:r w:rsidRPr="00447526">
              <w:rPr>
                <w:bCs/>
                <w:sz w:val="22"/>
                <w:szCs w:val="22"/>
              </w:rPr>
              <w:t>Supervised a team of 3 engineers</w:t>
            </w:r>
            <w:del w:id="119" w:author="Alex Rosenzweig" w:date="2025-02-28T11:25:00Z">
              <w:r w:rsidRPr="00447526" w:rsidDel="000215A3">
                <w:rPr>
                  <w:bCs/>
                  <w:sz w:val="22"/>
                  <w:szCs w:val="22"/>
                </w:rPr>
                <w:delText xml:space="preserve"> </w:delText>
              </w:r>
            </w:del>
            <w:r w:rsidRPr="00447526">
              <w:rPr>
                <w:bCs/>
                <w:sz w:val="22"/>
                <w:szCs w:val="22"/>
              </w:rPr>
              <w:t>/</w:t>
            </w:r>
            <w:del w:id="120" w:author="Alex Rosenzweig" w:date="2025-02-28T11:25:00Z">
              <w:r w:rsidRPr="00447526" w:rsidDel="000215A3">
                <w:rPr>
                  <w:bCs/>
                  <w:sz w:val="22"/>
                  <w:szCs w:val="22"/>
                </w:rPr>
                <w:delText xml:space="preserve"> </w:delText>
              </w:r>
            </w:del>
            <w:r w:rsidRPr="00447526">
              <w:rPr>
                <w:bCs/>
                <w:sz w:val="22"/>
                <w:szCs w:val="22"/>
              </w:rPr>
              <w:t xml:space="preserve">divers </w:t>
            </w:r>
            <w:r w:rsidRPr="001278C3">
              <w:rPr>
                <w:b/>
                <w:color w:val="0070C0"/>
                <w:sz w:val="22"/>
                <w:szCs w:val="22"/>
              </w:rPr>
              <w:t>performing Type 2 or Type 3 underwater inspections, above water structural inspections, and fathometer surveys of 4 Hudson County</w:t>
            </w:r>
            <w:r w:rsidRPr="00447526">
              <w:rPr>
                <w:bCs/>
                <w:sz w:val="22"/>
                <w:szCs w:val="22"/>
              </w:rPr>
              <w:t xml:space="preserve">, New Jersey </w:t>
            </w:r>
            <w:r w:rsidR="005D40C0" w:rsidRPr="001278C3">
              <w:rPr>
                <w:b/>
                <w:color w:val="0070C0"/>
                <w:sz w:val="22"/>
                <w:szCs w:val="22"/>
              </w:rPr>
              <w:t>NBIS</w:t>
            </w:r>
            <w:r w:rsidR="005D40C0" w:rsidRPr="00447526">
              <w:rPr>
                <w:bCs/>
                <w:sz w:val="22"/>
                <w:szCs w:val="22"/>
              </w:rPr>
              <w:t xml:space="preserve"> </w:t>
            </w:r>
            <w:ins w:id="121" w:author="Alex Rosenzweig" w:date="2025-02-28T11:25:00Z">
              <w:r w:rsidRPr="00447526">
                <w:rPr>
                  <w:bCs/>
                  <w:sz w:val="22"/>
                  <w:szCs w:val="22"/>
                </w:rPr>
                <w:t xml:space="preserve">bridges </w:t>
              </w:r>
            </w:ins>
            <w:r w:rsidRPr="00447526">
              <w:rPr>
                <w:bCs/>
                <w:sz w:val="22"/>
                <w:szCs w:val="22"/>
              </w:rPr>
              <w:t>in accordance with NBIS, FHWA, NJDOT, and OSHA standards. Responsibilities included organizing and scheduling inspections, performing the inspection</w:t>
            </w:r>
            <w:ins w:id="122" w:author="Alex Rosenzweig" w:date="2025-02-28T11:26:00Z">
              <w:r w:rsidRPr="00447526">
                <w:rPr>
                  <w:bCs/>
                  <w:sz w:val="22"/>
                  <w:szCs w:val="22"/>
                </w:rPr>
                <w:t>s</w:t>
              </w:r>
            </w:ins>
            <w:r w:rsidRPr="00447526">
              <w:rPr>
                <w:bCs/>
                <w:sz w:val="22"/>
                <w:szCs w:val="22"/>
              </w:rPr>
              <w:t>, collecting field data, structural evaluations, preparing inspection reports, preparing emergency</w:t>
            </w:r>
            <w:del w:id="123" w:author="Alex Rosenzweig" w:date="2025-02-28T11:26:00Z">
              <w:r w:rsidRPr="00447526" w:rsidDel="000215A3">
                <w:rPr>
                  <w:bCs/>
                  <w:sz w:val="22"/>
                  <w:szCs w:val="22"/>
                </w:rPr>
                <w:delText xml:space="preserve"> </w:delText>
              </w:r>
            </w:del>
            <w:r w:rsidRPr="00447526">
              <w:rPr>
                <w:bCs/>
                <w:sz w:val="22"/>
                <w:szCs w:val="22"/>
              </w:rPr>
              <w:t>/</w:t>
            </w:r>
            <w:del w:id="124" w:author="Alex Rosenzweig" w:date="2025-02-28T11:26:00Z">
              <w:r w:rsidRPr="00447526" w:rsidDel="000215A3">
                <w:rPr>
                  <w:bCs/>
                  <w:sz w:val="22"/>
                  <w:szCs w:val="22"/>
                </w:rPr>
                <w:delText xml:space="preserve"> </w:delText>
              </w:r>
            </w:del>
            <w:r w:rsidRPr="00447526">
              <w:rPr>
                <w:bCs/>
                <w:sz w:val="22"/>
                <w:szCs w:val="22"/>
              </w:rPr>
              <w:t>priority repair recommendations as needed, including CAD drawings, quantities, and costs, and overall structural condition ratings</w:t>
            </w:r>
            <w:r w:rsidRPr="00447526">
              <w:rPr>
                <w:rFonts w:ascii="Arial" w:hAnsi="Arial" w:cs="Arial"/>
                <w:b/>
                <w:sz w:val="22"/>
                <w:szCs w:val="22"/>
              </w:rPr>
              <w:t xml:space="preserve"> </w:t>
            </w:r>
            <w:r w:rsidRPr="00447526">
              <w:rPr>
                <w:bCs/>
                <w:sz w:val="22"/>
                <w:szCs w:val="22"/>
              </w:rPr>
              <w:t>in</w:t>
            </w:r>
            <w:r w:rsidRPr="00447526">
              <w:rPr>
                <w:rFonts w:ascii="Arial" w:hAnsi="Arial" w:cs="Arial"/>
                <w:bCs/>
                <w:sz w:val="22"/>
                <w:szCs w:val="22"/>
              </w:rPr>
              <w:t xml:space="preserve"> </w:t>
            </w:r>
            <w:r w:rsidRPr="00447526">
              <w:rPr>
                <w:bCs/>
                <w:sz w:val="22"/>
                <w:szCs w:val="22"/>
              </w:rPr>
              <w:t>acco</w:t>
            </w:r>
            <w:r w:rsidRPr="00447526">
              <w:rPr>
                <w:bCs/>
                <w:sz w:val="22"/>
                <w:szCs w:val="22"/>
              </w:rPr>
              <w:t>r</w:t>
            </w:r>
            <w:r w:rsidRPr="00447526">
              <w:rPr>
                <w:bCs/>
                <w:sz w:val="22"/>
                <w:szCs w:val="22"/>
              </w:rPr>
              <w:t xml:space="preserve">dance with the NJDOT </w:t>
            </w:r>
            <w:r w:rsidRPr="00DF4EAF">
              <w:rPr>
                <w:bCs/>
                <w:i/>
                <w:iCs/>
                <w:sz w:val="22"/>
                <w:szCs w:val="22"/>
              </w:rPr>
              <w:t>Underwater Inspection and Evaluation of New Jersey Bridges Guidelines Manual</w:t>
            </w:r>
            <w:ins w:id="125" w:author="Alex Rosenzweig" w:date="2025-02-28T11:26:00Z">
              <w:r w:rsidRPr="00447526">
                <w:rPr>
                  <w:bCs/>
                  <w:sz w:val="22"/>
                  <w:szCs w:val="22"/>
                </w:rPr>
                <w:t>,</w:t>
              </w:r>
            </w:ins>
            <w:r w:rsidRPr="00447526">
              <w:rPr>
                <w:bCs/>
                <w:sz w:val="22"/>
                <w:szCs w:val="22"/>
              </w:rPr>
              <w:t xml:space="preserve"> June 1994</w:t>
            </w:r>
            <w:ins w:id="126" w:author="Alex Rosenzweig" w:date="2025-02-28T11:26:00Z">
              <w:r w:rsidRPr="00447526">
                <w:rPr>
                  <w:bCs/>
                  <w:sz w:val="22"/>
                  <w:szCs w:val="22"/>
                </w:rPr>
                <w:t>,</w:t>
              </w:r>
            </w:ins>
            <w:r w:rsidRPr="00447526">
              <w:rPr>
                <w:bCs/>
                <w:sz w:val="22"/>
                <w:szCs w:val="22"/>
              </w:rPr>
              <w:t xml:space="preserve"> Rev. June 1997 &amp; May 2008.</w:t>
            </w:r>
          </w:p>
          <w:p w:rsidR="00685088" w:rsidRPr="00447526" w:rsidDel="00943843" w:rsidRDefault="00685088" w:rsidP="001F39A1">
            <w:pPr>
              <w:spacing w:line="240" w:lineRule="exact"/>
              <w:jc w:val="both"/>
              <w:rPr>
                <w:del w:id="127" w:author="Margret Thomas" w:date="2025-03-04T11:01:00Z"/>
                <w:bCs/>
                <w:sz w:val="22"/>
                <w:szCs w:val="22"/>
              </w:rPr>
            </w:pPr>
          </w:p>
          <w:p w:rsidR="006A5C13" w:rsidRPr="00447526" w:rsidRDefault="006A5C13" w:rsidP="001F39A1">
            <w:pPr>
              <w:spacing w:line="240" w:lineRule="exact"/>
              <w:jc w:val="both"/>
              <w:rPr>
                <w:bCs/>
                <w:sz w:val="22"/>
                <w:szCs w:val="22"/>
              </w:rPr>
            </w:pPr>
          </w:p>
        </w:tc>
      </w:tr>
      <w:tr w:rsidR="00581DEC" w:rsidTr="001F39A1">
        <w:trPr>
          <w:trHeight w:val="20"/>
        </w:trPr>
        <w:tc>
          <w:tcPr>
            <w:tcW w:w="990" w:type="dxa"/>
            <w:tcBorders>
              <w:top w:val="single" w:sz="4" w:space="0" w:color="auto"/>
              <w:left w:val="single" w:sz="4" w:space="0" w:color="auto"/>
              <w:bottom w:val="single" w:sz="4" w:space="0" w:color="auto"/>
              <w:right w:val="single" w:sz="4" w:space="0" w:color="auto"/>
            </w:tcBorders>
          </w:tcPr>
          <w:p w:rsidR="006A5C13" w:rsidRPr="00447526" w:rsidRDefault="006A5C13" w:rsidP="001F39A1">
            <w:pPr>
              <w:spacing w:line="240" w:lineRule="exact"/>
              <w:jc w:val="center"/>
              <w:rPr>
                <w:ins w:id="128" w:author="Margret Thomas" w:date="2025-03-04T11:04:00Z"/>
                <w:bCs/>
                <w:sz w:val="22"/>
                <w:szCs w:val="22"/>
              </w:rPr>
            </w:pPr>
            <w:r w:rsidRPr="00447526">
              <w:rPr>
                <w:bCs/>
                <w:sz w:val="22"/>
                <w:szCs w:val="22"/>
              </w:rPr>
              <w:t>2023</w:t>
            </w:r>
          </w:p>
          <w:p w:rsidR="00B34269" w:rsidRPr="00447526" w:rsidRDefault="00B34269" w:rsidP="001F39A1">
            <w:pPr>
              <w:spacing w:line="240" w:lineRule="exact"/>
              <w:jc w:val="center"/>
              <w:rPr>
                <w:ins w:id="129" w:author="Margret Thomas" w:date="2025-03-04T11:04:00Z"/>
                <w:bCs/>
                <w:sz w:val="22"/>
                <w:szCs w:val="22"/>
              </w:rPr>
            </w:pPr>
          </w:p>
          <w:p w:rsidR="00B34269" w:rsidRPr="00447526" w:rsidRDefault="00B34269" w:rsidP="001F39A1">
            <w:pPr>
              <w:spacing w:line="240" w:lineRule="exact"/>
              <w:jc w:val="center"/>
              <w:rPr>
                <w:ins w:id="130" w:author="Margret Thomas" w:date="2025-03-04T11:04:00Z"/>
                <w:bCs/>
                <w:sz w:val="22"/>
                <w:szCs w:val="22"/>
              </w:rPr>
            </w:pPr>
          </w:p>
          <w:p w:rsidR="00B34269" w:rsidRPr="00447526" w:rsidRDefault="00B34269" w:rsidP="001F39A1">
            <w:pPr>
              <w:spacing w:line="240" w:lineRule="exact"/>
              <w:jc w:val="center"/>
              <w:rPr>
                <w:ins w:id="131" w:author="Margret Thomas" w:date="2025-03-04T11:04:00Z"/>
                <w:bCs/>
                <w:sz w:val="22"/>
                <w:szCs w:val="22"/>
              </w:rPr>
            </w:pPr>
          </w:p>
          <w:p w:rsidR="00B34269" w:rsidRPr="00447526" w:rsidRDefault="00B34269" w:rsidP="001F39A1">
            <w:pPr>
              <w:spacing w:line="240" w:lineRule="exact"/>
              <w:jc w:val="center"/>
              <w:rPr>
                <w:ins w:id="132" w:author="Margret Thomas" w:date="2025-03-04T11:04:00Z"/>
                <w:bCs/>
                <w:sz w:val="22"/>
                <w:szCs w:val="22"/>
              </w:rPr>
            </w:pPr>
          </w:p>
          <w:p w:rsidR="00B34269" w:rsidRPr="00447526" w:rsidRDefault="00B34269" w:rsidP="001F39A1">
            <w:pPr>
              <w:spacing w:line="240" w:lineRule="exact"/>
              <w:jc w:val="center"/>
              <w:rPr>
                <w:ins w:id="133" w:author="Margret Thomas" w:date="2025-03-04T11:04:00Z"/>
                <w:bCs/>
                <w:sz w:val="22"/>
                <w:szCs w:val="22"/>
              </w:rPr>
            </w:pPr>
          </w:p>
          <w:p w:rsidR="00B34269" w:rsidRPr="00447526" w:rsidRDefault="00B34269" w:rsidP="001F39A1">
            <w:pPr>
              <w:spacing w:line="240" w:lineRule="exact"/>
              <w:jc w:val="center"/>
              <w:rPr>
                <w:ins w:id="134" w:author="Margret Thomas" w:date="2025-03-04T11:04:00Z"/>
                <w:bCs/>
                <w:sz w:val="22"/>
                <w:szCs w:val="22"/>
              </w:rPr>
            </w:pPr>
          </w:p>
          <w:p w:rsidR="00B34269" w:rsidRPr="00447526" w:rsidRDefault="00B34269" w:rsidP="001F39A1">
            <w:pPr>
              <w:spacing w:line="240" w:lineRule="exact"/>
              <w:jc w:val="center"/>
              <w:rPr>
                <w:ins w:id="135" w:author="Margret Thomas" w:date="2025-03-04T11:04:00Z"/>
                <w:bCs/>
                <w:sz w:val="22"/>
                <w:szCs w:val="22"/>
              </w:rPr>
            </w:pPr>
          </w:p>
          <w:p w:rsidR="00B34269" w:rsidRPr="004500BC" w:rsidRDefault="00B34269" w:rsidP="001F39A1">
            <w:pPr>
              <w:spacing w:line="240" w:lineRule="exact"/>
              <w:jc w:val="center"/>
              <w:rPr>
                <w:bCs/>
                <w:sz w:val="22"/>
                <w:szCs w:val="22"/>
              </w:rPr>
            </w:pPr>
          </w:p>
        </w:tc>
        <w:tc>
          <w:tcPr>
            <w:tcW w:w="990" w:type="dxa"/>
            <w:tcBorders>
              <w:top w:val="single" w:sz="4" w:space="0" w:color="auto"/>
              <w:left w:val="single" w:sz="4" w:space="0" w:color="auto"/>
              <w:bottom w:val="single" w:sz="4" w:space="0" w:color="auto"/>
              <w:right w:val="single" w:sz="4" w:space="0" w:color="auto"/>
            </w:tcBorders>
          </w:tcPr>
          <w:p w:rsidR="006A5C13" w:rsidRPr="00447526" w:rsidRDefault="006A5C13" w:rsidP="001F39A1">
            <w:pPr>
              <w:spacing w:line="240" w:lineRule="exact"/>
              <w:jc w:val="center"/>
              <w:rPr>
                <w:bCs/>
                <w:sz w:val="22"/>
                <w:szCs w:val="22"/>
              </w:rPr>
            </w:pPr>
            <w:r w:rsidRPr="00136719">
              <w:rPr>
                <w:bCs/>
                <w:sz w:val="22"/>
                <w:szCs w:val="22"/>
              </w:rPr>
              <w:t>3</w:t>
            </w:r>
          </w:p>
        </w:tc>
        <w:tc>
          <w:tcPr>
            <w:tcW w:w="1530" w:type="dxa"/>
            <w:tcBorders>
              <w:top w:val="single" w:sz="4" w:space="0" w:color="auto"/>
              <w:left w:val="single" w:sz="4" w:space="0" w:color="auto"/>
              <w:bottom w:val="single" w:sz="4" w:space="0" w:color="auto"/>
              <w:right w:val="single" w:sz="4" w:space="0" w:color="auto"/>
            </w:tcBorders>
          </w:tcPr>
          <w:p w:rsidR="006A5C13" w:rsidRPr="004500BC" w:rsidRDefault="006A5C13" w:rsidP="001F39A1">
            <w:pPr>
              <w:spacing w:line="240" w:lineRule="exact"/>
              <w:jc w:val="center"/>
              <w:rPr>
                <w:bCs/>
                <w:sz w:val="22"/>
                <w:szCs w:val="22"/>
              </w:rPr>
            </w:pPr>
            <w:r w:rsidRPr="00D223B8">
              <w:rPr>
                <w:bCs/>
                <w:sz w:val="22"/>
                <w:szCs w:val="22"/>
              </w:rPr>
              <w:t xml:space="preserve">Team Leader </w:t>
            </w:r>
          </w:p>
        </w:tc>
        <w:tc>
          <w:tcPr>
            <w:tcW w:w="3870" w:type="dxa"/>
            <w:tcBorders>
              <w:top w:val="single" w:sz="4" w:space="0" w:color="auto"/>
              <w:left w:val="single" w:sz="4" w:space="0" w:color="auto"/>
              <w:bottom w:val="single" w:sz="4" w:space="0" w:color="auto"/>
              <w:right w:val="single" w:sz="4" w:space="0" w:color="auto"/>
            </w:tcBorders>
          </w:tcPr>
          <w:p w:rsidR="006A5C13" w:rsidRPr="004722AD" w:rsidRDefault="006A5C13" w:rsidP="001F39A1">
            <w:pPr>
              <w:pStyle w:val="Header"/>
              <w:spacing w:line="240" w:lineRule="exact"/>
              <w:rPr>
                <w:b/>
                <w:sz w:val="22"/>
                <w:szCs w:val="22"/>
              </w:rPr>
            </w:pPr>
            <w:r w:rsidRPr="004722AD">
              <w:rPr>
                <w:bCs/>
                <w:sz w:val="22"/>
                <w:szCs w:val="22"/>
              </w:rPr>
              <w:t>15 New Jersey Turnpike Bridges  OPS T3907</w:t>
            </w:r>
            <w:r w:rsidR="00B34269" w:rsidRPr="004722AD">
              <w:rPr>
                <w:bCs/>
                <w:sz w:val="22"/>
                <w:szCs w:val="22"/>
              </w:rPr>
              <w:t xml:space="preserve"> </w:t>
            </w:r>
            <w:r w:rsidRPr="004722AD">
              <w:rPr>
                <w:bCs/>
                <w:sz w:val="22"/>
                <w:szCs w:val="22"/>
              </w:rPr>
              <w:t>Group 2</w:t>
            </w:r>
            <w:r w:rsidR="00B34269" w:rsidRPr="004722AD">
              <w:rPr>
                <w:bCs/>
                <w:sz w:val="22"/>
                <w:szCs w:val="22"/>
              </w:rPr>
              <w:t>,</w:t>
            </w:r>
            <w:r w:rsidR="00B34269" w:rsidRPr="004722AD">
              <w:rPr>
                <w:b/>
                <w:sz w:val="22"/>
                <w:szCs w:val="22"/>
              </w:rPr>
              <w:t xml:space="preserve"> NJTA</w:t>
            </w:r>
          </w:p>
          <w:p w:rsidR="006A5C13" w:rsidRDefault="006A5C13" w:rsidP="001F39A1">
            <w:pPr>
              <w:pStyle w:val="Header"/>
              <w:tabs>
                <w:tab w:val="clear" w:pos="4320"/>
                <w:tab w:val="clear" w:pos="8640"/>
              </w:tabs>
              <w:spacing w:line="240" w:lineRule="exact"/>
              <w:rPr>
                <w:b/>
                <w:sz w:val="22"/>
                <w:szCs w:val="22"/>
              </w:rPr>
            </w:pPr>
          </w:p>
          <w:p w:rsidR="00D223B8" w:rsidRPr="004500BC" w:rsidRDefault="00D223B8" w:rsidP="001F39A1">
            <w:pPr>
              <w:tabs>
                <w:tab w:val="left" w:pos="1227"/>
              </w:tabs>
              <w:spacing w:line="240" w:lineRule="exact"/>
            </w:pPr>
            <w:r>
              <w:tab/>
            </w:r>
          </w:p>
        </w:tc>
        <w:tc>
          <w:tcPr>
            <w:tcW w:w="6574" w:type="dxa"/>
            <w:tcBorders>
              <w:top w:val="single" w:sz="4" w:space="0" w:color="auto"/>
              <w:left w:val="single" w:sz="4" w:space="0" w:color="auto"/>
              <w:bottom w:val="single" w:sz="4" w:space="0" w:color="auto"/>
              <w:right w:val="single" w:sz="4" w:space="0" w:color="auto"/>
            </w:tcBorders>
          </w:tcPr>
          <w:p w:rsidR="005D40C0" w:rsidRPr="00D24776" w:rsidRDefault="006A5C13" w:rsidP="001278C3">
            <w:pPr>
              <w:spacing w:line="235" w:lineRule="exact"/>
              <w:jc w:val="both"/>
              <w:rPr>
                <w:bCs/>
                <w:sz w:val="22"/>
                <w:szCs w:val="22"/>
              </w:rPr>
            </w:pPr>
            <w:r w:rsidRPr="00447526">
              <w:rPr>
                <w:bCs/>
                <w:sz w:val="22"/>
                <w:szCs w:val="22"/>
              </w:rPr>
              <w:t>Supervised a team of 3 engineers</w:t>
            </w:r>
            <w:del w:id="136" w:author="Alex Rosenzweig" w:date="2025-02-28T11:28:00Z">
              <w:r w:rsidRPr="00447526" w:rsidDel="00681FE9">
                <w:rPr>
                  <w:bCs/>
                  <w:sz w:val="22"/>
                  <w:szCs w:val="22"/>
                </w:rPr>
                <w:delText xml:space="preserve"> </w:delText>
              </w:r>
            </w:del>
            <w:r w:rsidRPr="00447526">
              <w:rPr>
                <w:bCs/>
                <w:sz w:val="22"/>
                <w:szCs w:val="22"/>
              </w:rPr>
              <w:t>/</w:t>
            </w:r>
            <w:del w:id="137" w:author="Alex Rosenzweig" w:date="2025-02-28T11:28:00Z">
              <w:r w:rsidRPr="00447526" w:rsidDel="00681FE9">
                <w:rPr>
                  <w:bCs/>
                  <w:sz w:val="22"/>
                  <w:szCs w:val="22"/>
                </w:rPr>
                <w:delText xml:space="preserve"> </w:delText>
              </w:r>
            </w:del>
            <w:r w:rsidRPr="00447526">
              <w:rPr>
                <w:bCs/>
                <w:sz w:val="22"/>
                <w:szCs w:val="22"/>
              </w:rPr>
              <w:t xml:space="preserve">divers </w:t>
            </w:r>
            <w:r w:rsidRPr="001278C3">
              <w:rPr>
                <w:b/>
                <w:color w:val="0070C0"/>
                <w:sz w:val="22"/>
                <w:szCs w:val="22"/>
              </w:rPr>
              <w:t xml:space="preserve">performing Type 2 or Type 3 underwater structural inspections, and fathometer surveys of 15 NJTA </w:t>
            </w:r>
            <w:r w:rsidR="005D40C0" w:rsidRPr="001278C3">
              <w:rPr>
                <w:b/>
                <w:color w:val="0070C0"/>
                <w:sz w:val="22"/>
                <w:szCs w:val="22"/>
              </w:rPr>
              <w:t xml:space="preserve">NBIS </w:t>
            </w:r>
            <w:ins w:id="138" w:author="Alex Rosenzweig" w:date="2025-02-28T11:29:00Z">
              <w:r w:rsidRPr="001278C3">
                <w:rPr>
                  <w:b/>
                  <w:color w:val="0070C0"/>
                  <w:sz w:val="22"/>
                  <w:szCs w:val="22"/>
                </w:rPr>
                <w:t>b</w:t>
              </w:r>
            </w:ins>
            <w:del w:id="139" w:author="Alex Rosenzweig" w:date="2025-02-28T11:29:00Z">
              <w:r w:rsidRPr="001278C3" w:rsidDel="00681FE9">
                <w:rPr>
                  <w:b/>
                  <w:color w:val="0070C0"/>
                  <w:sz w:val="22"/>
                  <w:szCs w:val="22"/>
                </w:rPr>
                <w:delText>B</w:delText>
              </w:r>
            </w:del>
            <w:r w:rsidRPr="001278C3">
              <w:rPr>
                <w:b/>
                <w:color w:val="0070C0"/>
                <w:sz w:val="22"/>
                <w:szCs w:val="22"/>
              </w:rPr>
              <w:t>ridges</w:t>
            </w:r>
            <w:r w:rsidRPr="004500BC">
              <w:rPr>
                <w:bCs/>
                <w:sz w:val="22"/>
                <w:szCs w:val="22"/>
              </w:rPr>
              <w:t xml:space="preserve"> in accordance with NBIS, FHWA, NJTA, NJDOT, and OSHA standards. Responsibilities included organizing and scheduling inspections, performing the inspection</w:t>
            </w:r>
            <w:ins w:id="140" w:author="Alex Rosenzweig" w:date="2025-02-28T11:29:00Z">
              <w:r w:rsidRPr="004500BC">
                <w:rPr>
                  <w:bCs/>
                  <w:sz w:val="22"/>
                  <w:szCs w:val="22"/>
                </w:rPr>
                <w:t>s</w:t>
              </w:r>
            </w:ins>
            <w:r w:rsidRPr="004500BC">
              <w:rPr>
                <w:bCs/>
                <w:sz w:val="22"/>
                <w:szCs w:val="22"/>
              </w:rPr>
              <w:t>, collecting field data, structural evaluations, preparing inspection reports, including CAD drawings, repair recommendations</w:t>
            </w:r>
            <w:ins w:id="141" w:author="Alex Rosenzweig" w:date="2025-02-28T11:30:00Z">
              <w:r w:rsidRPr="004500BC">
                <w:rPr>
                  <w:bCs/>
                  <w:sz w:val="22"/>
                  <w:szCs w:val="22"/>
                </w:rPr>
                <w:t>,</w:t>
              </w:r>
            </w:ins>
            <w:r w:rsidRPr="004500BC">
              <w:rPr>
                <w:bCs/>
                <w:sz w:val="22"/>
                <w:szCs w:val="22"/>
              </w:rPr>
              <w:t xml:space="preserve"> and structural condition ratings</w:t>
            </w:r>
            <w:r w:rsidRPr="004500BC">
              <w:rPr>
                <w:rFonts w:ascii="Arial" w:hAnsi="Arial" w:cs="Arial"/>
                <w:b/>
                <w:sz w:val="22"/>
                <w:szCs w:val="22"/>
              </w:rPr>
              <w:t xml:space="preserve"> </w:t>
            </w:r>
            <w:r w:rsidRPr="004500BC">
              <w:rPr>
                <w:bCs/>
                <w:sz w:val="22"/>
                <w:szCs w:val="22"/>
              </w:rPr>
              <w:t>in</w:t>
            </w:r>
            <w:r w:rsidRPr="004500BC">
              <w:rPr>
                <w:rFonts w:ascii="Arial" w:hAnsi="Arial" w:cs="Arial"/>
                <w:bCs/>
                <w:sz w:val="22"/>
                <w:szCs w:val="22"/>
              </w:rPr>
              <w:t xml:space="preserve"> </w:t>
            </w:r>
            <w:r w:rsidRPr="004500BC">
              <w:rPr>
                <w:bCs/>
                <w:sz w:val="22"/>
                <w:szCs w:val="22"/>
              </w:rPr>
              <w:t>acco</w:t>
            </w:r>
            <w:r w:rsidRPr="004500BC">
              <w:rPr>
                <w:bCs/>
                <w:sz w:val="22"/>
                <w:szCs w:val="22"/>
              </w:rPr>
              <w:t>r</w:t>
            </w:r>
            <w:r w:rsidRPr="004500BC">
              <w:rPr>
                <w:bCs/>
                <w:sz w:val="22"/>
                <w:szCs w:val="22"/>
              </w:rPr>
              <w:t xml:space="preserve">dance with the NJDOT </w:t>
            </w:r>
            <w:r w:rsidRPr="00DF4EAF">
              <w:rPr>
                <w:bCs/>
                <w:i/>
                <w:iCs/>
                <w:sz w:val="22"/>
                <w:szCs w:val="22"/>
              </w:rPr>
              <w:t>Underwater Inspection and Evaluation of New Jersey Bridges Guidelines Manual</w:t>
            </w:r>
            <w:ins w:id="142" w:author="Alex Rosenzweig" w:date="2025-02-28T11:30:00Z">
              <w:r w:rsidRPr="00D24776">
                <w:rPr>
                  <w:bCs/>
                  <w:sz w:val="22"/>
                  <w:szCs w:val="22"/>
                </w:rPr>
                <w:t>,</w:t>
              </w:r>
            </w:ins>
            <w:r w:rsidRPr="00D24776">
              <w:rPr>
                <w:bCs/>
                <w:sz w:val="22"/>
                <w:szCs w:val="22"/>
              </w:rPr>
              <w:t xml:space="preserve"> June 1994</w:t>
            </w:r>
            <w:ins w:id="143" w:author="Alex Rosenzweig" w:date="2025-02-28T11:30:00Z">
              <w:r w:rsidRPr="00D24776">
                <w:rPr>
                  <w:bCs/>
                  <w:sz w:val="22"/>
                  <w:szCs w:val="22"/>
                </w:rPr>
                <w:t>,</w:t>
              </w:r>
            </w:ins>
            <w:r w:rsidRPr="00D24776">
              <w:rPr>
                <w:bCs/>
                <w:sz w:val="22"/>
                <w:szCs w:val="22"/>
              </w:rPr>
              <w:t xml:space="preserve"> Rev. June 1997 &amp; May 2008</w:t>
            </w:r>
            <w:ins w:id="144" w:author="Margret Thomas" w:date="2025-03-04T11:04:00Z">
              <w:r w:rsidR="00B34269" w:rsidRPr="00D24776">
                <w:rPr>
                  <w:bCs/>
                  <w:sz w:val="22"/>
                  <w:szCs w:val="22"/>
                </w:rPr>
                <w:t>.</w:t>
              </w:r>
            </w:ins>
          </w:p>
        </w:tc>
      </w:tr>
      <w:tr w:rsidR="00581DEC" w:rsidTr="001F39A1">
        <w:trPr>
          <w:trHeight w:val="20"/>
        </w:trPr>
        <w:tc>
          <w:tcPr>
            <w:tcW w:w="990" w:type="dxa"/>
            <w:tcBorders>
              <w:top w:val="single" w:sz="4" w:space="0" w:color="auto"/>
            </w:tcBorders>
          </w:tcPr>
          <w:p w:rsidR="006A5C13" w:rsidRPr="004500BC" w:rsidRDefault="006A5C13" w:rsidP="001F39A1">
            <w:pPr>
              <w:spacing w:line="240" w:lineRule="exact"/>
              <w:jc w:val="center"/>
              <w:rPr>
                <w:bCs/>
                <w:sz w:val="22"/>
                <w:szCs w:val="22"/>
              </w:rPr>
            </w:pPr>
            <w:r w:rsidRPr="004500BC">
              <w:rPr>
                <w:bCs/>
                <w:sz w:val="22"/>
                <w:szCs w:val="22"/>
              </w:rPr>
              <w:t>2022</w:t>
            </w:r>
          </w:p>
        </w:tc>
        <w:tc>
          <w:tcPr>
            <w:tcW w:w="990" w:type="dxa"/>
            <w:tcBorders>
              <w:top w:val="single" w:sz="4" w:space="0" w:color="auto"/>
            </w:tcBorders>
          </w:tcPr>
          <w:p w:rsidR="006A5C13" w:rsidRPr="004500BC" w:rsidRDefault="006A5C13" w:rsidP="001F39A1">
            <w:pPr>
              <w:spacing w:line="240" w:lineRule="exact"/>
              <w:jc w:val="center"/>
              <w:rPr>
                <w:bCs/>
                <w:sz w:val="22"/>
                <w:szCs w:val="22"/>
              </w:rPr>
            </w:pPr>
            <w:r w:rsidRPr="00447AC1">
              <w:rPr>
                <w:bCs/>
                <w:sz w:val="22"/>
                <w:szCs w:val="22"/>
              </w:rPr>
              <w:t>6</w:t>
            </w:r>
          </w:p>
        </w:tc>
        <w:tc>
          <w:tcPr>
            <w:tcW w:w="1530" w:type="dxa"/>
            <w:tcBorders>
              <w:top w:val="single" w:sz="4" w:space="0" w:color="auto"/>
            </w:tcBorders>
          </w:tcPr>
          <w:p w:rsidR="006A5C13" w:rsidRDefault="006A5C13" w:rsidP="001F39A1">
            <w:pPr>
              <w:spacing w:line="240" w:lineRule="exact"/>
              <w:jc w:val="center"/>
              <w:rPr>
                <w:bCs/>
                <w:sz w:val="22"/>
                <w:szCs w:val="22"/>
              </w:rPr>
            </w:pPr>
            <w:r w:rsidRPr="004722AD">
              <w:rPr>
                <w:bCs/>
                <w:sz w:val="22"/>
                <w:szCs w:val="22"/>
              </w:rPr>
              <w:t xml:space="preserve">Team Leader </w:t>
            </w:r>
          </w:p>
          <w:p w:rsidR="0009398D" w:rsidRDefault="0009398D" w:rsidP="001F39A1">
            <w:pPr>
              <w:spacing w:line="240" w:lineRule="exact"/>
              <w:rPr>
                <w:bCs/>
                <w:sz w:val="22"/>
                <w:szCs w:val="22"/>
              </w:rPr>
            </w:pPr>
          </w:p>
          <w:p w:rsidR="0009398D" w:rsidRPr="00471ECA" w:rsidRDefault="0009398D" w:rsidP="001F39A1">
            <w:pPr>
              <w:tabs>
                <w:tab w:val="left" w:pos="1114"/>
              </w:tabs>
              <w:spacing w:line="240" w:lineRule="exact"/>
              <w:rPr>
                <w:sz w:val="22"/>
                <w:szCs w:val="22"/>
              </w:rPr>
            </w:pPr>
            <w:r>
              <w:rPr>
                <w:sz w:val="22"/>
                <w:szCs w:val="22"/>
              </w:rPr>
              <w:tab/>
            </w:r>
          </w:p>
        </w:tc>
        <w:tc>
          <w:tcPr>
            <w:tcW w:w="3870" w:type="dxa"/>
            <w:tcBorders>
              <w:top w:val="single" w:sz="4" w:space="0" w:color="auto"/>
            </w:tcBorders>
          </w:tcPr>
          <w:p w:rsidR="006A5C13" w:rsidRPr="004500BC" w:rsidRDefault="006A5C13" w:rsidP="001F39A1">
            <w:pPr>
              <w:pStyle w:val="Header"/>
              <w:tabs>
                <w:tab w:val="clear" w:pos="4320"/>
                <w:tab w:val="clear" w:pos="8640"/>
              </w:tabs>
              <w:spacing w:line="240" w:lineRule="exact"/>
              <w:rPr>
                <w:bCs/>
                <w:sz w:val="22"/>
                <w:szCs w:val="22"/>
              </w:rPr>
            </w:pPr>
            <w:r w:rsidRPr="00471ECA">
              <w:rPr>
                <w:bCs/>
                <w:sz w:val="22"/>
                <w:szCs w:val="22"/>
              </w:rPr>
              <w:t xml:space="preserve"> </w:t>
            </w:r>
            <w:r w:rsidRPr="00447AC1">
              <w:rPr>
                <w:bCs/>
                <w:sz w:val="22"/>
                <w:szCs w:val="22"/>
              </w:rPr>
              <w:t xml:space="preserve">23 State </w:t>
            </w:r>
            <w:r w:rsidR="00FA0712">
              <w:rPr>
                <w:bCs/>
                <w:sz w:val="22"/>
                <w:szCs w:val="22"/>
              </w:rPr>
              <w:t xml:space="preserve">Owned </w:t>
            </w:r>
            <w:r w:rsidRPr="00447AC1">
              <w:rPr>
                <w:bCs/>
                <w:sz w:val="22"/>
                <w:szCs w:val="22"/>
              </w:rPr>
              <w:t>In-House Bridges,</w:t>
            </w:r>
            <w:r w:rsidR="00403305">
              <w:rPr>
                <w:bCs/>
                <w:sz w:val="22"/>
                <w:szCs w:val="22"/>
              </w:rPr>
              <w:t xml:space="preserve"> </w:t>
            </w:r>
            <w:r w:rsidR="00403305" w:rsidRPr="004D35B1">
              <w:rPr>
                <w:b/>
                <w:sz w:val="22"/>
                <w:szCs w:val="22"/>
              </w:rPr>
              <w:t>NJDOT</w:t>
            </w:r>
            <w:r w:rsidRPr="00447AC1">
              <w:rPr>
                <w:b/>
                <w:sz w:val="22"/>
                <w:szCs w:val="22"/>
              </w:rPr>
              <w:t xml:space="preserve"> </w:t>
            </w:r>
            <w:r w:rsidR="00403305">
              <w:rPr>
                <w:b/>
                <w:sz w:val="22"/>
                <w:szCs w:val="22"/>
              </w:rPr>
              <w:t>(</w:t>
            </w:r>
            <w:r w:rsidRPr="00447AC1">
              <w:rPr>
                <w:bCs/>
                <w:sz w:val="22"/>
                <w:szCs w:val="22"/>
              </w:rPr>
              <w:t>Group SE22</w:t>
            </w:r>
            <w:r w:rsidR="00B34269" w:rsidRPr="00447AC1">
              <w:rPr>
                <w:bCs/>
                <w:sz w:val="22"/>
                <w:szCs w:val="22"/>
              </w:rPr>
              <w:t>,</w:t>
            </w:r>
            <w:r w:rsidR="00403305">
              <w:rPr>
                <w:bCs/>
                <w:sz w:val="22"/>
                <w:szCs w:val="22"/>
              </w:rPr>
              <w:t xml:space="preserve"> One Cycle Contract)</w:t>
            </w:r>
            <w:r w:rsidR="00B34269" w:rsidRPr="00447AC1">
              <w:rPr>
                <w:bCs/>
                <w:sz w:val="22"/>
                <w:szCs w:val="22"/>
              </w:rPr>
              <w:t xml:space="preserve"> </w:t>
            </w:r>
          </w:p>
          <w:p w:rsidR="006A5C13" w:rsidRPr="00471ECA" w:rsidRDefault="006A5C13" w:rsidP="001F39A1">
            <w:pPr>
              <w:pStyle w:val="Header"/>
              <w:tabs>
                <w:tab w:val="clear" w:pos="4320"/>
                <w:tab w:val="clear" w:pos="8640"/>
              </w:tabs>
              <w:spacing w:line="240" w:lineRule="exact"/>
              <w:rPr>
                <w:b/>
                <w:sz w:val="22"/>
                <w:szCs w:val="22"/>
              </w:rPr>
            </w:pPr>
          </w:p>
        </w:tc>
        <w:tc>
          <w:tcPr>
            <w:tcW w:w="6574" w:type="dxa"/>
            <w:tcBorders>
              <w:top w:val="single" w:sz="4" w:space="0" w:color="auto"/>
            </w:tcBorders>
          </w:tcPr>
          <w:p w:rsidR="006A5C13" w:rsidRDefault="006A5C13" w:rsidP="001F39A1">
            <w:pPr>
              <w:spacing w:line="240" w:lineRule="exact"/>
              <w:jc w:val="both"/>
              <w:rPr>
                <w:bCs/>
                <w:sz w:val="22"/>
                <w:szCs w:val="22"/>
              </w:rPr>
            </w:pPr>
            <w:r w:rsidRPr="00471ECA">
              <w:rPr>
                <w:bCs/>
                <w:sz w:val="22"/>
                <w:szCs w:val="22"/>
              </w:rPr>
              <w:t>Supervised a team of 3 engineers</w:t>
            </w:r>
            <w:del w:id="145" w:author="Alex Rosenzweig" w:date="2025-02-28T11:30:00Z">
              <w:r w:rsidRPr="00471ECA" w:rsidDel="00681FE9">
                <w:rPr>
                  <w:bCs/>
                  <w:sz w:val="22"/>
                  <w:szCs w:val="22"/>
                </w:rPr>
                <w:delText xml:space="preserve"> </w:delText>
              </w:r>
            </w:del>
            <w:r w:rsidRPr="00471ECA">
              <w:rPr>
                <w:bCs/>
                <w:sz w:val="22"/>
                <w:szCs w:val="22"/>
              </w:rPr>
              <w:t>/</w:t>
            </w:r>
            <w:del w:id="146" w:author="Alex Rosenzweig" w:date="2025-02-28T11:30:00Z">
              <w:r w:rsidRPr="00471ECA" w:rsidDel="00681FE9">
                <w:rPr>
                  <w:bCs/>
                  <w:sz w:val="22"/>
                  <w:szCs w:val="22"/>
                </w:rPr>
                <w:delText xml:space="preserve"> </w:delText>
              </w:r>
            </w:del>
            <w:r w:rsidRPr="00471ECA">
              <w:rPr>
                <w:bCs/>
                <w:sz w:val="22"/>
                <w:szCs w:val="22"/>
              </w:rPr>
              <w:t xml:space="preserve">divers </w:t>
            </w:r>
            <w:r w:rsidRPr="001278C3">
              <w:rPr>
                <w:b/>
                <w:color w:val="0070C0"/>
                <w:sz w:val="22"/>
                <w:szCs w:val="22"/>
              </w:rPr>
              <w:t>performing Type 2 or Type 3 underwater inspections, above water structural inspections</w:t>
            </w:r>
            <w:ins w:id="147" w:author="Alex Rosenzweig" w:date="2025-02-28T11:31:00Z">
              <w:r w:rsidRPr="001278C3">
                <w:rPr>
                  <w:b/>
                  <w:color w:val="0070C0"/>
                  <w:sz w:val="22"/>
                  <w:szCs w:val="22"/>
                </w:rPr>
                <w:t>,</w:t>
              </w:r>
            </w:ins>
            <w:r w:rsidRPr="001278C3">
              <w:rPr>
                <w:b/>
                <w:color w:val="0070C0"/>
                <w:sz w:val="22"/>
                <w:szCs w:val="22"/>
              </w:rPr>
              <w:t xml:space="preserve"> and fathometer surveys of 23 state</w:t>
            </w:r>
            <w:ins w:id="148" w:author="Alex Rosenzweig" w:date="2025-02-28T11:31:00Z">
              <w:r w:rsidRPr="001278C3">
                <w:rPr>
                  <w:b/>
                  <w:color w:val="0070C0"/>
                  <w:sz w:val="22"/>
                  <w:szCs w:val="22"/>
                </w:rPr>
                <w:t>-</w:t>
              </w:r>
            </w:ins>
            <w:del w:id="149" w:author="Alex Rosenzweig" w:date="2025-02-28T11:31:00Z">
              <w:r w:rsidRPr="001278C3" w:rsidDel="00681FE9">
                <w:rPr>
                  <w:b/>
                  <w:color w:val="0070C0"/>
                  <w:sz w:val="22"/>
                  <w:szCs w:val="22"/>
                </w:rPr>
                <w:delText xml:space="preserve"> </w:delText>
              </w:r>
            </w:del>
            <w:r w:rsidRPr="001278C3">
              <w:rPr>
                <w:b/>
                <w:color w:val="0070C0"/>
                <w:sz w:val="22"/>
                <w:szCs w:val="22"/>
              </w:rPr>
              <w:t xml:space="preserve">owned </w:t>
            </w:r>
            <w:r w:rsidR="005D40C0" w:rsidRPr="001278C3">
              <w:rPr>
                <w:b/>
                <w:color w:val="0070C0"/>
                <w:sz w:val="22"/>
                <w:szCs w:val="22"/>
              </w:rPr>
              <w:t xml:space="preserve">NBIS </w:t>
            </w:r>
            <w:r w:rsidRPr="001278C3">
              <w:rPr>
                <w:b/>
                <w:color w:val="0070C0"/>
                <w:sz w:val="22"/>
                <w:szCs w:val="22"/>
              </w:rPr>
              <w:t>structures</w:t>
            </w:r>
            <w:r w:rsidRPr="00B5199C">
              <w:rPr>
                <w:bCs/>
                <w:sz w:val="22"/>
                <w:szCs w:val="22"/>
              </w:rPr>
              <w:t xml:space="preserve"> located throughout</w:t>
            </w:r>
            <w:del w:id="150" w:author="Alex Rosenzweig" w:date="2025-02-28T10:08:00Z">
              <w:r w:rsidRPr="00B5199C" w:rsidDel="0032413A">
                <w:rPr>
                  <w:bCs/>
                  <w:sz w:val="22"/>
                  <w:szCs w:val="22"/>
                </w:rPr>
                <w:delText>,</w:delText>
              </w:r>
            </w:del>
            <w:r w:rsidRPr="00B5199C">
              <w:rPr>
                <w:bCs/>
                <w:sz w:val="22"/>
                <w:szCs w:val="22"/>
              </w:rPr>
              <w:t xml:space="preserve"> New Jersey in accordance with NBIS, FHWA, NJDOT, and OSHA standards. Responsibilities included organizing and scheduling inspections, performing the inspection</w:t>
            </w:r>
            <w:ins w:id="151" w:author="Alex Rosenzweig" w:date="2025-02-28T11:31:00Z">
              <w:r w:rsidRPr="00B5199C">
                <w:rPr>
                  <w:bCs/>
                  <w:sz w:val="22"/>
                  <w:szCs w:val="22"/>
                </w:rPr>
                <w:t>s</w:t>
              </w:r>
            </w:ins>
            <w:r w:rsidRPr="00B5199C">
              <w:rPr>
                <w:bCs/>
                <w:sz w:val="22"/>
                <w:szCs w:val="22"/>
              </w:rPr>
              <w:t>, collecting field data, structural evaluations, preparing inspection reports, preparing emergency</w:t>
            </w:r>
            <w:del w:id="152" w:author="Alex Rosenzweig" w:date="2025-02-28T11:31:00Z">
              <w:r w:rsidRPr="00B5199C" w:rsidDel="00681FE9">
                <w:rPr>
                  <w:bCs/>
                  <w:sz w:val="22"/>
                  <w:szCs w:val="22"/>
                </w:rPr>
                <w:delText xml:space="preserve"> </w:delText>
              </w:r>
            </w:del>
            <w:r w:rsidRPr="00B5199C">
              <w:rPr>
                <w:bCs/>
                <w:sz w:val="22"/>
                <w:szCs w:val="22"/>
              </w:rPr>
              <w:t>/</w:t>
            </w:r>
            <w:del w:id="153" w:author="Alex Rosenzweig" w:date="2025-02-28T11:31:00Z">
              <w:r w:rsidRPr="00B5199C" w:rsidDel="00681FE9">
                <w:rPr>
                  <w:bCs/>
                  <w:sz w:val="22"/>
                  <w:szCs w:val="22"/>
                </w:rPr>
                <w:delText xml:space="preserve"> </w:delText>
              </w:r>
            </w:del>
            <w:r w:rsidRPr="00B5199C">
              <w:rPr>
                <w:bCs/>
                <w:sz w:val="22"/>
                <w:szCs w:val="22"/>
              </w:rPr>
              <w:t>priority repair recommendations as needed, including CAD drawings, quantities, and costs, and overall structural condition ratings</w:t>
            </w:r>
            <w:r w:rsidRPr="00B5199C">
              <w:rPr>
                <w:rFonts w:ascii="Arial" w:hAnsi="Arial" w:cs="Arial"/>
                <w:b/>
                <w:sz w:val="22"/>
                <w:szCs w:val="22"/>
              </w:rPr>
              <w:t xml:space="preserve"> </w:t>
            </w:r>
            <w:r w:rsidRPr="00B5199C">
              <w:rPr>
                <w:bCs/>
                <w:sz w:val="22"/>
                <w:szCs w:val="22"/>
              </w:rPr>
              <w:t>in</w:t>
            </w:r>
            <w:r w:rsidRPr="00B5199C">
              <w:rPr>
                <w:rFonts w:ascii="Arial" w:hAnsi="Arial" w:cs="Arial"/>
                <w:bCs/>
                <w:sz w:val="22"/>
                <w:szCs w:val="22"/>
              </w:rPr>
              <w:t xml:space="preserve"> </w:t>
            </w:r>
            <w:r w:rsidRPr="00B5199C">
              <w:rPr>
                <w:bCs/>
                <w:sz w:val="22"/>
                <w:szCs w:val="22"/>
              </w:rPr>
              <w:t>acco</w:t>
            </w:r>
            <w:r w:rsidRPr="00B5199C">
              <w:rPr>
                <w:bCs/>
                <w:sz w:val="22"/>
                <w:szCs w:val="22"/>
              </w:rPr>
              <w:t>r</w:t>
            </w:r>
            <w:r w:rsidRPr="00B5199C">
              <w:rPr>
                <w:bCs/>
                <w:sz w:val="22"/>
                <w:szCs w:val="22"/>
              </w:rPr>
              <w:t xml:space="preserve">dance with the NJDOT </w:t>
            </w:r>
            <w:r w:rsidRPr="00DF4EAF">
              <w:rPr>
                <w:bCs/>
                <w:i/>
                <w:iCs/>
                <w:sz w:val="22"/>
                <w:szCs w:val="22"/>
              </w:rPr>
              <w:t>Underwater Inspection and Evaluation of New Jersey Bridges Guidelines Manual</w:t>
            </w:r>
            <w:ins w:id="154" w:author="Alex Rosenzweig" w:date="2025-02-28T11:31:00Z">
              <w:r w:rsidRPr="00B5199C">
                <w:rPr>
                  <w:bCs/>
                  <w:sz w:val="22"/>
                  <w:szCs w:val="22"/>
                </w:rPr>
                <w:t>,</w:t>
              </w:r>
            </w:ins>
            <w:r w:rsidRPr="00B5199C">
              <w:rPr>
                <w:bCs/>
                <w:sz w:val="22"/>
                <w:szCs w:val="22"/>
              </w:rPr>
              <w:t xml:space="preserve"> June 1994</w:t>
            </w:r>
            <w:ins w:id="155" w:author="Alex Rosenzweig" w:date="2025-02-28T11:31:00Z">
              <w:r w:rsidRPr="00B5199C">
                <w:rPr>
                  <w:bCs/>
                  <w:sz w:val="22"/>
                  <w:szCs w:val="22"/>
                </w:rPr>
                <w:t>,</w:t>
              </w:r>
            </w:ins>
            <w:r w:rsidRPr="00B5199C">
              <w:rPr>
                <w:bCs/>
                <w:sz w:val="22"/>
                <w:szCs w:val="22"/>
              </w:rPr>
              <w:t xml:space="preserve"> Rev. June 1997 &amp; May 2008.</w:t>
            </w:r>
          </w:p>
          <w:p w:rsidR="00A2266B" w:rsidRPr="00471ECA" w:rsidDel="00B34269" w:rsidRDefault="00A2266B" w:rsidP="001F39A1">
            <w:pPr>
              <w:spacing w:line="240" w:lineRule="exact"/>
              <w:jc w:val="both"/>
              <w:rPr>
                <w:del w:id="156" w:author="Margret Thomas" w:date="2025-03-04T11:06:00Z"/>
                <w:bCs/>
                <w:sz w:val="22"/>
                <w:szCs w:val="22"/>
              </w:rPr>
            </w:pPr>
          </w:p>
          <w:p w:rsidR="006A5C13" w:rsidRPr="00471ECA" w:rsidRDefault="006A5C13" w:rsidP="001F39A1">
            <w:pPr>
              <w:spacing w:line="240" w:lineRule="exact"/>
              <w:jc w:val="both"/>
              <w:rPr>
                <w:bCs/>
                <w:sz w:val="22"/>
                <w:szCs w:val="22"/>
              </w:rPr>
            </w:pPr>
          </w:p>
        </w:tc>
      </w:tr>
      <w:tr w:rsidR="00581DEC" w:rsidTr="001F39A1">
        <w:trPr>
          <w:trHeight w:val="20"/>
        </w:trPr>
        <w:tc>
          <w:tcPr>
            <w:tcW w:w="990" w:type="dxa"/>
            <w:tcBorders>
              <w:bottom w:val="single" w:sz="4" w:space="0" w:color="auto"/>
            </w:tcBorders>
          </w:tcPr>
          <w:p w:rsidR="006A5C13" w:rsidRDefault="006A5C13" w:rsidP="001F39A1">
            <w:pPr>
              <w:spacing w:line="240" w:lineRule="exact"/>
              <w:jc w:val="center"/>
              <w:rPr>
                <w:ins w:id="157" w:author="Margret Thomas" w:date="2025-03-04T11:43:00Z"/>
                <w:bCs/>
                <w:sz w:val="22"/>
                <w:szCs w:val="22"/>
              </w:rPr>
            </w:pPr>
            <w:r w:rsidRPr="00471ECA">
              <w:rPr>
                <w:bCs/>
                <w:sz w:val="22"/>
                <w:szCs w:val="22"/>
              </w:rPr>
              <w:t>2022</w:t>
            </w:r>
          </w:p>
          <w:p w:rsidR="00A27AE1" w:rsidRDefault="00A27AE1" w:rsidP="001F39A1">
            <w:pPr>
              <w:spacing w:line="240" w:lineRule="exact"/>
              <w:jc w:val="center"/>
              <w:rPr>
                <w:ins w:id="158" w:author="Margret Thomas" w:date="2025-03-04T11:43:00Z"/>
                <w:bCs/>
                <w:sz w:val="22"/>
                <w:szCs w:val="22"/>
              </w:rPr>
            </w:pPr>
          </w:p>
          <w:p w:rsidR="00A27AE1" w:rsidRDefault="00A27AE1" w:rsidP="001F39A1">
            <w:pPr>
              <w:spacing w:line="240" w:lineRule="exact"/>
              <w:jc w:val="center"/>
              <w:rPr>
                <w:ins w:id="159" w:author="Margret Thomas" w:date="2025-03-04T11:43:00Z"/>
                <w:bCs/>
                <w:sz w:val="22"/>
                <w:szCs w:val="22"/>
              </w:rPr>
            </w:pPr>
          </w:p>
          <w:p w:rsidR="00A27AE1" w:rsidRDefault="00A27AE1" w:rsidP="001F39A1">
            <w:pPr>
              <w:spacing w:line="240" w:lineRule="exact"/>
              <w:jc w:val="center"/>
              <w:rPr>
                <w:ins w:id="160" w:author="Margret Thomas" w:date="2025-03-04T11:43:00Z"/>
                <w:bCs/>
                <w:sz w:val="22"/>
                <w:szCs w:val="22"/>
              </w:rPr>
            </w:pPr>
          </w:p>
          <w:p w:rsidR="00A27AE1" w:rsidRDefault="00A27AE1" w:rsidP="001F39A1">
            <w:pPr>
              <w:spacing w:line="240" w:lineRule="exact"/>
              <w:jc w:val="center"/>
              <w:rPr>
                <w:ins w:id="161" w:author="Margret Thomas" w:date="2025-03-04T11:43:00Z"/>
                <w:bCs/>
                <w:sz w:val="22"/>
                <w:szCs w:val="22"/>
              </w:rPr>
            </w:pPr>
          </w:p>
          <w:p w:rsidR="00A27AE1" w:rsidRDefault="00A27AE1" w:rsidP="001F39A1">
            <w:pPr>
              <w:spacing w:line="240" w:lineRule="exact"/>
              <w:jc w:val="center"/>
              <w:rPr>
                <w:ins w:id="162" w:author="Margret Thomas" w:date="2025-03-04T11:43:00Z"/>
                <w:bCs/>
                <w:sz w:val="22"/>
                <w:szCs w:val="22"/>
              </w:rPr>
            </w:pPr>
          </w:p>
          <w:p w:rsidR="00A27AE1" w:rsidRDefault="00A27AE1" w:rsidP="001F39A1">
            <w:pPr>
              <w:spacing w:line="240" w:lineRule="exact"/>
              <w:jc w:val="center"/>
              <w:rPr>
                <w:ins w:id="163" w:author="Margret Thomas" w:date="2025-03-04T11:43:00Z"/>
                <w:bCs/>
                <w:sz w:val="22"/>
                <w:szCs w:val="22"/>
              </w:rPr>
            </w:pPr>
          </w:p>
          <w:p w:rsidR="00A27AE1" w:rsidRPr="00B5199C" w:rsidRDefault="00A27AE1" w:rsidP="001F39A1">
            <w:pPr>
              <w:spacing w:line="240" w:lineRule="exact"/>
              <w:jc w:val="center"/>
              <w:rPr>
                <w:bCs/>
                <w:sz w:val="22"/>
                <w:szCs w:val="22"/>
              </w:rPr>
            </w:pPr>
          </w:p>
        </w:tc>
        <w:tc>
          <w:tcPr>
            <w:tcW w:w="990" w:type="dxa"/>
            <w:tcBorders>
              <w:bottom w:val="single" w:sz="4" w:space="0" w:color="auto"/>
            </w:tcBorders>
          </w:tcPr>
          <w:p w:rsidR="006A5C13" w:rsidRPr="00471ECA" w:rsidRDefault="006A5C13" w:rsidP="001F39A1">
            <w:pPr>
              <w:spacing w:line="240" w:lineRule="exact"/>
              <w:jc w:val="center"/>
              <w:rPr>
                <w:bCs/>
                <w:sz w:val="22"/>
                <w:szCs w:val="22"/>
              </w:rPr>
            </w:pPr>
            <w:r w:rsidRPr="001736D4">
              <w:rPr>
                <w:bCs/>
                <w:sz w:val="22"/>
                <w:szCs w:val="22"/>
              </w:rPr>
              <w:t>3</w:t>
            </w:r>
          </w:p>
        </w:tc>
        <w:tc>
          <w:tcPr>
            <w:tcW w:w="1530" w:type="dxa"/>
            <w:tcBorders>
              <w:bottom w:val="single" w:sz="4" w:space="0" w:color="auto"/>
            </w:tcBorders>
          </w:tcPr>
          <w:p w:rsidR="006A5C13" w:rsidRPr="00B5199C" w:rsidRDefault="006A5C13" w:rsidP="001F39A1">
            <w:pPr>
              <w:spacing w:line="240" w:lineRule="exact"/>
              <w:jc w:val="center"/>
              <w:rPr>
                <w:bCs/>
                <w:sz w:val="22"/>
                <w:szCs w:val="22"/>
              </w:rPr>
            </w:pPr>
            <w:r w:rsidRPr="001736D4">
              <w:rPr>
                <w:bCs/>
                <w:sz w:val="22"/>
                <w:szCs w:val="22"/>
              </w:rPr>
              <w:t xml:space="preserve">Team Leader </w:t>
            </w:r>
          </w:p>
        </w:tc>
        <w:tc>
          <w:tcPr>
            <w:tcW w:w="3870" w:type="dxa"/>
            <w:tcBorders>
              <w:bottom w:val="single" w:sz="4" w:space="0" w:color="auto"/>
            </w:tcBorders>
          </w:tcPr>
          <w:p w:rsidR="006A5C13" w:rsidRPr="00D24776" w:rsidRDefault="006A5C13" w:rsidP="001F39A1">
            <w:pPr>
              <w:pStyle w:val="Header"/>
              <w:tabs>
                <w:tab w:val="clear" w:pos="4320"/>
                <w:tab w:val="clear" w:pos="8640"/>
              </w:tabs>
              <w:spacing w:line="240" w:lineRule="exact"/>
              <w:rPr>
                <w:b/>
                <w:sz w:val="22"/>
                <w:szCs w:val="22"/>
              </w:rPr>
            </w:pPr>
            <w:r w:rsidRPr="00447AC1">
              <w:rPr>
                <w:bCs/>
                <w:sz w:val="22"/>
                <w:szCs w:val="22"/>
              </w:rPr>
              <w:t>25 NJ Transit Southern New Jersey Light Rail Bridges (River Line)</w:t>
            </w:r>
            <w:r w:rsidR="00B34269" w:rsidRPr="00447AC1">
              <w:rPr>
                <w:bCs/>
                <w:sz w:val="22"/>
                <w:szCs w:val="22"/>
              </w:rPr>
              <w:t>,</w:t>
            </w:r>
            <w:r w:rsidR="00B34269" w:rsidRPr="00447AC1">
              <w:rPr>
                <w:b/>
                <w:sz w:val="22"/>
                <w:szCs w:val="22"/>
              </w:rPr>
              <w:t xml:space="preserve"> NJ Transit</w:t>
            </w:r>
          </w:p>
        </w:tc>
        <w:tc>
          <w:tcPr>
            <w:tcW w:w="6574" w:type="dxa"/>
            <w:tcBorders>
              <w:bottom w:val="single" w:sz="4" w:space="0" w:color="auto"/>
            </w:tcBorders>
          </w:tcPr>
          <w:p w:rsidR="006A5C13" w:rsidRDefault="006A5C13" w:rsidP="001F39A1">
            <w:pPr>
              <w:spacing w:line="240" w:lineRule="exact"/>
              <w:jc w:val="both"/>
              <w:rPr>
                <w:bCs/>
                <w:sz w:val="22"/>
                <w:szCs w:val="22"/>
              </w:rPr>
            </w:pPr>
            <w:r w:rsidRPr="00D24776">
              <w:rPr>
                <w:bCs/>
                <w:sz w:val="22"/>
                <w:szCs w:val="22"/>
              </w:rPr>
              <w:t xml:space="preserve">Team leader performing </w:t>
            </w:r>
            <w:r w:rsidRPr="001278C3">
              <w:rPr>
                <w:b/>
                <w:color w:val="0070C0"/>
                <w:sz w:val="22"/>
                <w:szCs w:val="22"/>
              </w:rPr>
              <w:t>structural inspections, FCM inspections, underwater inspections, and fathometer surveys of 25 railroad carry</w:t>
            </w:r>
            <w:r w:rsidR="000D7CCC" w:rsidRPr="001278C3">
              <w:rPr>
                <w:b/>
                <w:color w:val="0070C0"/>
                <w:sz w:val="22"/>
                <w:szCs w:val="22"/>
              </w:rPr>
              <w:t>ing</w:t>
            </w:r>
            <w:r w:rsidRPr="001278C3">
              <w:rPr>
                <w:b/>
                <w:color w:val="0070C0"/>
                <w:sz w:val="22"/>
                <w:szCs w:val="22"/>
              </w:rPr>
              <w:t xml:space="preserve"> </w:t>
            </w:r>
            <w:r w:rsidR="005D40C0" w:rsidRPr="001278C3">
              <w:rPr>
                <w:b/>
                <w:color w:val="0070C0"/>
                <w:sz w:val="22"/>
                <w:szCs w:val="22"/>
              </w:rPr>
              <w:t>NBIS</w:t>
            </w:r>
            <w:r w:rsidR="005D40C0" w:rsidRPr="00B5199C">
              <w:rPr>
                <w:bCs/>
                <w:sz w:val="22"/>
                <w:szCs w:val="22"/>
              </w:rPr>
              <w:t xml:space="preserve"> </w:t>
            </w:r>
            <w:r w:rsidRPr="00B5199C">
              <w:rPr>
                <w:bCs/>
                <w:sz w:val="22"/>
                <w:szCs w:val="22"/>
              </w:rPr>
              <w:t xml:space="preserve">bridges located along the Southern New Jersey Light Rail Transit </w:t>
            </w:r>
            <w:ins w:id="164" w:author="Alex Rosenzweig" w:date="2025-02-28T11:11:00Z">
              <w:r w:rsidRPr="00B5199C">
                <w:rPr>
                  <w:bCs/>
                  <w:sz w:val="22"/>
                  <w:szCs w:val="22"/>
                </w:rPr>
                <w:t>(SNJLRT) s</w:t>
              </w:r>
            </w:ins>
            <w:del w:id="165" w:author="Alex Rosenzweig" w:date="2025-02-28T11:11:00Z">
              <w:r w:rsidRPr="00B5199C" w:rsidDel="0052232F">
                <w:rPr>
                  <w:bCs/>
                  <w:sz w:val="22"/>
                  <w:szCs w:val="22"/>
                </w:rPr>
                <w:delText>S</w:delText>
              </w:r>
            </w:del>
            <w:r w:rsidRPr="00B5199C">
              <w:rPr>
                <w:bCs/>
                <w:sz w:val="22"/>
                <w:szCs w:val="22"/>
              </w:rPr>
              <w:t xml:space="preserve">ystem’s alignment </w:t>
            </w:r>
            <w:del w:id="166" w:author="Alex Rosenzweig" w:date="2025-02-28T11:11:00Z">
              <w:r w:rsidRPr="00B5199C" w:rsidDel="0052232F">
                <w:rPr>
                  <w:bCs/>
                  <w:sz w:val="22"/>
                  <w:szCs w:val="22"/>
                </w:rPr>
                <w:delText xml:space="preserve">(SNJLRT) </w:delText>
              </w:r>
            </w:del>
            <w:r w:rsidRPr="00B5199C">
              <w:rPr>
                <w:bCs/>
                <w:sz w:val="22"/>
                <w:szCs w:val="22"/>
              </w:rPr>
              <w:t>in accordance with NBIS, FHWA, FRA and OSHA standards. Worked as a team leader/structural engineer performing visual, physical, and advanced inspections of various bridge superstructures</w:t>
            </w:r>
            <w:ins w:id="167" w:author="Alex Rosenzweig" w:date="2025-02-28T11:16:00Z">
              <w:r w:rsidRPr="00B5199C">
                <w:rPr>
                  <w:bCs/>
                  <w:sz w:val="22"/>
                  <w:szCs w:val="22"/>
                </w:rPr>
                <w:t>,</w:t>
              </w:r>
            </w:ins>
            <w:r w:rsidRPr="00B5199C">
              <w:rPr>
                <w:bCs/>
                <w:sz w:val="22"/>
                <w:szCs w:val="22"/>
              </w:rPr>
              <w:t xml:space="preserve"> </w:t>
            </w:r>
            <w:del w:id="168" w:author="Alex Rosenzweig" w:date="2025-02-28T11:16:00Z">
              <w:r w:rsidRPr="00B5199C" w:rsidDel="0052232F">
                <w:rPr>
                  <w:bCs/>
                  <w:sz w:val="22"/>
                  <w:szCs w:val="22"/>
                </w:rPr>
                <w:delText xml:space="preserve">and </w:delText>
              </w:r>
            </w:del>
            <w:r w:rsidRPr="00B5199C">
              <w:rPr>
                <w:bCs/>
                <w:sz w:val="22"/>
                <w:szCs w:val="22"/>
              </w:rPr>
              <w:t>substructures</w:t>
            </w:r>
            <w:ins w:id="169" w:author="Alex Rosenzweig" w:date="2025-02-28T11:16:00Z">
              <w:r w:rsidRPr="00B5199C">
                <w:rPr>
                  <w:bCs/>
                  <w:sz w:val="22"/>
                  <w:szCs w:val="22"/>
                </w:rPr>
                <w:t>,</w:t>
              </w:r>
            </w:ins>
            <w:r w:rsidRPr="00B5199C">
              <w:rPr>
                <w:bCs/>
                <w:sz w:val="22"/>
                <w:szCs w:val="22"/>
              </w:rPr>
              <w:t xml:space="preserve"> and culverts. Inspections included existing and</w:t>
            </w:r>
            <w:del w:id="170" w:author="Alex Rosenzweig" w:date="2025-02-28T11:16:00Z">
              <w:r w:rsidRPr="00B5199C" w:rsidDel="0052232F">
                <w:rPr>
                  <w:bCs/>
                  <w:sz w:val="22"/>
                  <w:szCs w:val="22"/>
                </w:rPr>
                <w:delText xml:space="preserve"> </w:delText>
              </w:r>
            </w:del>
            <w:r w:rsidRPr="00B5199C">
              <w:rPr>
                <w:bCs/>
                <w:sz w:val="22"/>
                <w:szCs w:val="22"/>
              </w:rPr>
              <w:t>/</w:t>
            </w:r>
            <w:del w:id="171" w:author="Alex Rosenzweig" w:date="2025-02-28T11:16:00Z">
              <w:r w:rsidRPr="00B5199C" w:rsidDel="0052232F">
                <w:rPr>
                  <w:bCs/>
                  <w:sz w:val="22"/>
                  <w:szCs w:val="22"/>
                </w:rPr>
                <w:delText xml:space="preserve"> </w:delText>
              </w:r>
            </w:del>
            <w:r w:rsidRPr="00B5199C">
              <w:rPr>
                <w:bCs/>
                <w:sz w:val="22"/>
                <w:szCs w:val="22"/>
              </w:rPr>
              <w:t>or newly constructed</w:t>
            </w:r>
            <w:del w:id="172" w:author="Alex Rosenzweig" w:date="2025-02-28T11:16:00Z">
              <w:r w:rsidRPr="00B5199C" w:rsidDel="0052232F">
                <w:rPr>
                  <w:bCs/>
                  <w:sz w:val="22"/>
                  <w:szCs w:val="22"/>
                </w:rPr>
                <w:delText xml:space="preserve"> </w:delText>
              </w:r>
            </w:del>
            <w:r w:rsidRPr="00B5199C">
              <w:rPr>
                <w:bCs/>
                <w:sz w:val="22"/>
                <w:szCs w:val="22"/>
              </w:rPr>
              <w:t>/</w:t>
            </w:r>
            <w:del w:id="173" w:author="Alex Rosenzweig" w:date="2025-02-28T11:16:00Z">
              <w:r w:rsidRPr="00B5199C" w:rsidDel="0052232F">
                <w:rPr>
                  <w:bCs/>
                  <w:sz w:val="22"/>
                  <w:szCs w:val="22"/>
                </w:rPr>
                <w:delText xml:space="preserve"> </w:delText>
              </w:r>
            </w:del>
            <w:r w:rsidRPr="00B5199C">
              <w:rPr>
                <w:bCs/>
                <w:sz w:val="22"/>
                <w:szCs w:val="22"/>
              </w:rPr>
              <w:t>rehabilitated structures. Responsibilities included organizing and scheduling inspections, performing the inspection</w:t>
            </w:r>
            <w:ins w:id="174" w:author="Alex Rosenzweig" w:date="2025-02-28T11:16:00Z">
              <w:r w:rsidRPr="00B5199C">
                <w:rPr>
                  <w:bCs/>
                  <w:sz w:val="22"/>
                  <w:szCs w:val="22"/>
                </w:rPr>
                <w:t>s</w:t>
              </w:r>
            </w:ins>
            <w:r w:rsidRPr="00B5199C">
              <w:rPr>
                <w:bCs/>
                <w:sz w:val="22"/>
                <w:szCs w:val="22"/>
              </w:rPr>
              <w:t xml:space="preserve">, collecting field data, structural evaluations, preparing inspection reports, structural ratings, preparing </w:t>
            </w:r>
            <w:ins w:id="175" w:author="Alex Rosenzweig" w:date="2025-02-28T11:16:00Z">
              <w:r w:rsidRPr="00B5199C">
                <w:rPr>
                  <w:bCs/>
                  <w:sz w:val="22"/>
                  <w:szCs w:val="22"/>
                </w:rPr>
                <w:t xml:space="preserve">the </w:t>
              </w:r>
            </w:ins>
            <w:r w:rsidRPr="00B5199C">
              <w:rPr>
                <w:bCs/>
                <w:sz w:val="22"/>
                <w:szCs w:val="22"/>
              </w:rPr>
              <w:t xml:space="preserve">MW-203 Form, </w:t>
            </w:r>
            <w:ins w:id="176" w:author="Alex Rosenzweig" w:date="2025-02-28T11:16:00Z">
              <w:r w:rsidRPr="00B5199C">
                <w:rPr>
                  <w:bCs/>
                  <w:sz w:val="22"/>
                  <w:szCs w:val="22"/>
                </w:rPr>
                <w:t xml:space="preserve">and </w:t>
              </w:r>
            </w:ins>
            <w:r w:rsidRPr="00B5199C">
              <w:rPr>
                <w:bCs/>
                <w:sz w:val="22"/>
                <w:szCs w:val="22"/>
              </w:rPr>
              <w:t>emergency</w:t>
            </w:r>
            <w:del w:id="177" w:author="Alex Rosenzweig" w:date="2025-02-28T11:16:00Z">
              <w:r w:rsidRPr="00B5199C" w:rsidDel="0052232F">
                <w:rPr>
                  <w:bCs/>
                  <w:sz w:val="22"/>
                  <w:szCs w:val="22"/>
                </w:rPr>
                <w:delText xml:space="preserve"> </w:delText>
              </w:r>
            </w:del>
            <w:r w:rsidRPr="00B5199C">
              <w:rPr>
                <w:bCs/>
                <w:sz w:val="22"/>
                <w:szCs w:val="22"/>
              </w:rPr>
              <w:t>/</w:t>
            </w:r>
            <w:del w:id="178" w:author="Alex Rosenzweig" w:date="2025-02-28T11:16:00Z">
              <w:r w:rsidRPr="00B5199C" w:rsidDel="0052232F">
                <w:rPr>
                  <w:bCs/>
                  <w:sz w:val="22"/>
                  <w:szCs w:val="22"/>
                </w:rPr>
                <w:delText xml:space="preserve"> </w:delText>
              </w:r>
            </w:del>
            <w:r w:rsidRPr="00B5199C">
              <w:rPr>
                <w:bCs/>
                <w:sz w:val="22"/>
                <w:szCs w:val="22"/>
              </w:rPr>
              <w:t>priority repair recommendations as needed, including CAD drawings, quantities, and cost estimates.</w:t>
            </w:r>
          </w:p>
          <w:p w:rsidR="00A2266B" w:rsidRPr="00B5199C" w:rsidRDefault="00A2266B" w:rsidP="001F39A1">
            <w:pPr>
              <w:spacing w:line="240" w:lineRule="exact"/>
              <w:jc w:val="both"/>
              <w:rPr>
                <w:bCs/>
                <w:sz w:val="22"/>
                <w:szCs w:val="22"/>
              </w:rPr>
            </w:pPr>
          </w:p>
        </w:tc>
      </w:tr>
      <w:tr w:rsidR="00581DEC" w:rsidTr="001F39A1">
        <w:trPr>
          <w:trHeight w:val="20"/>
        </w:trPr>
        <w:tc>
          <w:tcPr>
            <w:tcW w:w="990" w:type="dxa"/>
            <w:tcBorders>
              <w:top w:val="single" w:sz="4" w:space="0" w:color="auto"/>
              <w:left w:val="single" w:sz="4" w:space="0" w:color="auto"/>
              <w:bottom w:val="single" w:sz="4" w:space="0" w:color="auto"/>
              <w:right w:val="single" w:sz="4" w:space="0" w:color="auto"/>
            </w:tcBorders>
          </w:tcPr>
          <w:p w:rsidR="006A5C13" w:rsidRPr="00B5199C" w:rsidRDefault="006A5C13" w:rsidP="001F39A1">
            <w:pPr>
              <w:spacing w:line="240" w:lineRule="exact"/>
              <w:jc w:val="center"/>
              <w:rPr>
                <w:bCs/>
                <w:sz w:val="22"/>
                <w:szCs w:val="22"/>
              </w:rPr>
            </w:pPr>
            <w:r w:rsidRPr="00B5199C">
              <w:rPr>
                <w:bCs/>
                <w:sz w:val="22"/>
                <w:szCs w:val="22"/>
              </w:rPr>
              <w:t>2022</w:t>
            </w:r>
          </w:p>
        </w:tc>
        <w:tc>
          <w:tcPr>
            <w:tcW w:w="990" w:type="dxa"/>
            <w:tcBorders>
              <w:top w:val="single" w:sz="4" w:space="0" w:color="auto"/>
              <w:left w:val="single" w:sz="4" w:space="0" w:color="auto"/>
              <w:bottom w:val="single" w:sz="4" w:space="0" w:color="auto"/>
              <w:right w:val="single" w:sz="4" w:space="0" w:color="auto"/>
            </w:tcBorders>
          </w:tcPr>
          <w:p w:rsidR="006A5C13" w:rsidRDefault="006A5C13" w:rsidP="001F39A1">
            <w:pPr>
              <w:spacing w:line="240" w:lineRule="exact"/>
              <w:jc w:val="center"/>
              <w:rPr>
                <w:bCs/>
                <w:sz w:val="22"/>
                <w:szCs w:val="22"/>
              </w:rPr>
            </w:pPr>
            <w:r w:rsidRPr="001736D4">
              <w:rPr>
                <w:bCs/>
                <w:sz w:val="22"/>
                <w:szCs w:val="22"/>
              </w:rPr>
              <w:t>2</w:t>
            </w:r>
          </w:p>
          <w:p w:rsidR="001736D4" w:rsidRPr="001736D4" w:rsidRDefault="001736D4" w:rsidP="001F39A1">
            <w:pPr>
              <w:spacing w:line="240" w:lineRule="exact"/>
              <w:rPr>
                <w:sz w:val="22"/>
                <w:szCs w:val="22"/>
              </w:rPr>
            </w:pPr>
          </w:p>
          <w:p w:rsidR="001736D4" w:rsidRDefault="001736D4" w:rsidP="001F39A1">
            <w:pPr>
              <w:spacing w:line="240" w:lineRule="exact"/>
              <w:rPr>
                <w:bCs/>
                <w:sz w:val="22"/>
                <w:szCs w:val="22"/>
              </w:rPr>
            </w:pPr>
          </w:p>
          <w:p w:rsidR="001736D4" w:rsidRPr="00D24776" w:rsidRDefault="001736D4" w:rsidP="001F39A1">
            <w:pPr>
              <w:spacing w:line="240" w:lineRule="exact"/>
              <w:rPr>
                <w:sz w:val="22"/>
                <w:szCs w:val="22"/>
              </w:rPr>
            </w:pPr>
          </w:p>
        </w:tc>
        <w:tc>
          <w:tcPr>
            <w:tcW w:w="1530" w:type="dxa"/>
            <w:tcBorders>
              <w:top w:val="single" w:sz="4" w:space="0" w:color="auto"/>
              <w:left w:val="single" w:sz="4" w:space="0" w:color="auto"/>
              <w:bottom w:val="single" w:sz="4" w:space="0" w:color="auto"/>
              <w:right w:val="single" w:sz="4" w:space="0" w:color="auto"/>
            </w:tcBorders>
          </w:tcPr>
          <w:p w:rsidR="006A5C13" w:rsidRPr="00D24776" w:rsidRDefault="006A5C13" w:rsidP="001F39A1">
            <w:pPr>
              <w:spacing w:line="240" w:lineRule="exact"/>
              <w:jc w:val="center"/>
              <w:rPr>
                <w:bCs/>
                <w:sz w:val="22"/>
                <w:szCs w:val="22"/>
              </w:rPr>
            </w:pPr>
            <w:r w:rsidRPr="008505B5">
              <w:rPr>
                <w:bCs/>
                <w:sz w:val="22"/>
                <w:szCs w:val="22"/>
              </w:rPr>
              <w:t xml:space="preserve">Team Leader </w:t>
            </w:r>
          </w:p>
        </w:tc>
        <w:tc>
          <w:tcPr>
            <w:tcW w:w="3870" w:type="dxa"/>
            <w:tcBorders>
              <w:top w:val="single" w:sz="4" w:space="0" w:color="auto"/>
              <w:left w:val="single" w:sz="4" w:space="0" w:color="auto"/>
              <w:bottom w:val="single" w:sz="4" w:space="0" w:color="auto"/>
              <w:right w:val="single" w:sz="4" w:space="0" w:color="auto"/>
            </w:tcBorders>
          </w:tcPr>
          <w:p w:rsidR="006A5C13" w:rsidRPr="00D24776" w:rsidRDefault="000D7CCC" w:rsidP="001F39A1">
            <w:pPr>
              <w:pStyle w:val="Header"/>
              <w:spacing w:line="240" w:lineRule="exact"/>
              <w:rPr>
                <w:b/>
                <w:sz w:val="22"/>
                <w:szCs w:val="22"/>
              </w:rPr>
            </w:pPr>
            <w:r>
              <w:rPr>
                <w:bCs/>
                <w:sz w:val="22"/>
                <w:szCs w:val="22"/>
              </w:rPr>
              <w:t>60 State owned</w:t>
            </w:r>
            <w:del w:id="179" w:author="Alex Rosenzweig" w:date="2025-02-28T11:32:00Z">
              <w:r w:rsidR="006A5C13" w:rsidRPr="00A27AE1" w:rsidDel="00E458AB">
                <w:rPr>
                  <w:bCs/>
                  <w:sz w:val="22"/>
                  <w:szCs w:val="22"/>
                  <w:rPrChange w:id="180" w:author="Margret Thomas" w:date="2025-03-04T11:44:00Z">
                    <w:rPr>
                      <w:b/>
                      <w:sz w:val="24"/>
                    </w:rPr>
                  </w:rPrChange>
                </w:rPr>
                <w:delText xml:space="preserve"> </w:delText>
              </w:r>
            </w:del>
            <w:r w:rsidR="006A5C13" w:rsidRPr="00A27AE1">
              <w:rPr>
                <w:bCs/>
                <w:sz w:val="22"/>
                <w:szCs w:val="22"/>
                <w:rPrChange w:id="181" w:author="Margret Thomas" w:date="2025-03-04T11:44:00Z">
                  <w:rPr>
                    <w:b/>
                    <w:sz w:val="24"/>
                  </w:rPr>
                </w:rPrChange>
              </w:rPr>
              <w:t xml:space="preserve"> NBI</w:t>
            </w:r>
            <w:r w:rsidR="00AE5DBC">
              <w:rPr>
                <w:bCs/>
                <w:sz w:val="22"/>
                <w:szCs w:val="22"/>
              </w:rPr>
              <w:t>S</w:t>
            </w:r>
            <w:r w:rsidR="006A5C13" w:rsidRPr="00D24776">
              <w:rPr>
                <w:bCs/>
                <w:sz w:val="22"/>
                <w:szCs w:val="22"/>
              </w:rPr>
              <w:t xml:space="preserve"> Bridges &amp; Minor Bridges Located throughout New Jersey,</w:t>
            </w:r>
            <w:r w:rsidR="00403305">
              <w:rPr>
                <w:bCs/>
                <w:sz w:val="22"/>
                <w:szCs w:val="22"/>
              </w:rPr>
              <w:t xml:space="preserve"> </w:t>
            </w:r>
            <w:r w:rsidR="00403305" w:rsidRPr="004D35B1">
              <w:rPr>
                <w:b/>
                <w:sz w:val="22"/>
                <w:szCs w:val="22"/>
              </w:rPr>
              <w:t>NJDOT</w:t>
            </w:r>
            <w:r w:rsidR="006A5C13" w:rsidRPr="00D24776">
              <w:rPr>
                <w:bCs/>
                <w:sz w:val="22"/>
                <w:szCs w:val="22"/>
              </w:rPr>
              <w:t xml:space="preserve"> </w:t>
            </w:r>
            <w:r w:rsidR="00403305">
              <w:rPr>
                <w:bCs/>
                <w:sz w:val="22"/>
                <w:szCs w:val="22"/>
              </w:rPr>
              <w:t>(</w:t>
            </w:r>
            <w:r w:rsidR="006A5C13" w:rsidRPr="00D24776">
              <w:rPr>
                <w:bCs/>
                <w:sz w:val="22"/>
                <w:szCs w:val="22"/>
              </w:rPr>
              <w:t>Groups: 02M1, 02E2, 02G1, 03M1, 12M1, 20E0, 20D0 &amp; 20N1</w:t>
            </w:r>
            <w:ins w:id="182" w:author="Margret Thomas" w:date="2025-03-04T11:10:00Z">
              <w:r w:rsidR="00B34269" w:rsidRPr="00D24776">
                <w:rPr>
                  <w:bCs/>
                  <w:sz w:val="22"/>
                  <w:szCs w:val="22"/>
                </w:rPr>
                <w:t>,</w:t>
              </w:r>
            </w:ins>
            <w:r w:rsidR="00403305">
              <w:rPr>
                <w:bCs/>
                <w:sz w:val="22"/>
                <w:szCs w:val="22"/>
              </w:rPr>
              <w:t xml:space="preserve"> One Cycle Contract)</w:t>
            </w:r>
          </w:p>
        </w:tc>
        <w:tc>
          <w:tcPr>
            <w:tcW w:w="6574" w:type="dxa"/>
            <w:tcBorders>
              <w:top w:val="single" w:sz="4" w:space="0" w:color="auto"/>
              <w:left w:val="single" w:sz="4" w:space="0" w:color="auto"/>
              <w:bottom w:val="single" w:sz="4" w:space="0" w:color="auto"/>
              <w:right w:val="single" w:sz="4" w:space="0" w:color="auto"/>
            </w:tcBorders>
          </w:tcPr>
          <w:p w:rsidR="006A5C13" w:rsidRPr="00C17A94" w:rsidRDefault="006A5C13" w:rsidP="001F39A1">
            <w:pPr>
              <w:spacing w:line="240" w:lineRule="exact"/>
              <w:jc w:val="both"/>
              <w:rPr>
                <w:bCs/>
                <w:sz w:val="22"/>
                <w:szCs w:val="22"/>
              </w:rPr>
            </w:pPr>
            <w:r w:rsidRPr="00D24776">
              <w:rPr>
                <w:bCs/>
                <w:sz w:val="22"/>
                <w:szCs w:val="22"/>
              </w:rPr>
              <w:t>Supervised a team of 3 engineers</w:t>
            </w:r>
            <w:del w:id="183" w:author="Alex Rosenzweig" w:date="2025-02-28T11:33:00Z">
              <w:r w:rsidRPr="00D24776" w:rsidDel="00E458AB">
                <w:rPr>
                  <w:bCs/>
                  <w:sz w:val="22"/>
                  <w:szCs w:val="22"/>
                </w:rPr>
                <w:delText xml:space="preserve"> </w:delText>
              </w:r>
            </w:del>
            <w:r w:rsidRPr="00D24776">
              <w:rPr>
                <w:bCs/>
                <w:sz w:val="22"/>
                <w:szCs w:val="22"/>
              </w:rPr>
              <w:t>/</w:t>
            </w:r>
            <w:del w:id="184" w:author="Alex Rosenzweig" w:date="2025-02-28T11:33:00Z">
              <w:r w:rsidRPr="00D24776" w:rsidDel="00E458AB">
                <w:rPr>
                  <w:bCs/>
                  <w:sz w:val="22"/>
                  <w:szCs w:val="22"/>
                </w:rPr>
                <w:delText xml:space="preserve"> </w:delText>
              </w:r>
            </w:del>
            <w:r w:rsidRPr="00D24776">
              <w:rPr>
                <w:bCs/>
                <w:sz w:val="22"/>
                <w:szCs w:val="22"/>
              </w:rPr>
              <w:t xml:space="preserve">divers performing Type 2 or Type 3 underwater structural inspections, and fathometer surveys of </w:t>
            </w:r>
            <w:r w:rsidR="00AE5DBC">
              <w:rPr>
                <w:bCs/>
                <w:sz w:val="22"/>
                <w:szCs w:val="22"/>
              </w:rPr>
              <w:t xml:space="preserve">approximately </w:t>
            </w:r>
            <w:r w:rsidR="00AE5DBC" w:rsidRPr="001278C3">
              <w:rPr>
                <w:b/>
                <w:color w:val="0070C0"/>
                <w:sz w:val="22"/>
                <w:szCs w:val="22"/>
              </w:rPr>
              <w:t xml:space="preserve">60 </w:t>
            </w:r>
            <w:r w:rsidRPr="001278C3">
              <w:rPr>
                <w:b/>
                <w:color w:val="0070C0"/>
                <w:sz w:val="22"/>
                <w:szCs w:val="22"/>
              </w:rPr>
              <w:t>state</w:t>
            </w:r>
            <w:r w:rsidR="000D7CCC" w:rsidRPr="001278C3">
              <w:rPr>
                <w:b/>
                <w:color w:val="0070C0"/>
                <w:sz w:val="22"/>
                <w:szCs w:val="22"/>
              </w:rPr>
              <w:t xml:space="preserve"> owned NBIS/Minor </w:t>
            </w:r>
            <w:r w:rsidRPr="001278C3">
              <w:rPr>
                <w:b/>
                <w:color w:val="0070C0"/>
                <w:sz w:val="22"/>
                <w:szCs w:val="22"/>
              </w:rPr>
              <w:t>structures</w:t>
            </w:r>
            <w:r w:rsidRPr="00D24776">
              <w:rPr>
                <w:bCs/>
                <w:sz w:val="22"/>
                <w:szCs w:val="22"/>
              </w:rPr>
              <w:t xml:space="preserve"> located throughout</w:t>
            </w:r>
            <w:del w:id="185" w:author="Alex Rosenzweig" w:date="2025-02-28T10:08:00Z">
              <w:r w:rsidRPr="00D24776" w:rsidDel="0032413A">
                <w:rPr>
                  <w:bCs/>
                  <w:sz w:val="22"/>
                  <w:szCs w:val="22"/>
                </w:rPr>
                <w:delText>,</w:delText>
              </w:r>
            </w:del>
            <w:r w:rsidRPr="00D24776">
              <w:rPr>
                <w:bCs/>
                <w:sz w:val="22"/>
                <w:szCs w:val="22"/>
              </w:rPr>
              <w:t xml:space="preserve"> New Jersey in accordance with NBIS, FHWA, NJDOT, and OSHA standards. Responsibilities included organizing and scheduling inspections, performing the inspection</w:t>
            </w:r>
            <w:ins w:id="186" w:author="Alex Rosenzweig" w:date="2025-02-28T11:33:00Z">
              <w:r w:rsidRPr="00D24776">
                <w:rPr>
                  <w:bCs/>
                  <w:sz w:val="22"/>
                  <w:szCs w:val="22"/>
                </w:rPr>
                <w:t>s</w:t>
              </w:r>
            </w:ins>
            <w:r w:rsidRPr="00D24776">
              <w:rPr>
                <w:bCs/>
                <w:sz w:val="22"/>
                <w:szCs w:val="22"/>
              </w:rPr>
              <w:t>, collecting field data, structural evaluations, preparing inspection reports, preparing emergency</w:t>
            </w:r>
            <w:del w:id="187" w:author="Alex Rosenzweig" w:date="2025-02-28T11:33:00Z">
              <w:r w:rsidRPr="00D24776" w:rsidDel="00E458AB">
                <w:rPr>
                  <w:bCs/>
                  <w:sz w:val="22"/>
                  <w:szCs w:val="22"/>
                </w:rPr>
                <w:delText xml:space="preserve"> </w:delText>
              </w:r>
            </w:del>
            <w:r w:rsidRPr="00D24776">
              <w:rPr>
                <w:bCs/>
                <w:sz w:val="22"/>
                <w:szCs w:val="22"/>
              </w:rPr>
              <w:t>/</w:t>
            </w:r>
            <w:del w:id="188" w:author="Alex Rosenzweig" w:date="2025-02-28T11:33:00Z">
              <w:r w:rsidRPr="00D24776" w:rsidDel="00E458AB">
                <w:rPr>
                  <w:bCs/>
                  <w:sz w:val="22"/>
                  <w:szCs w:val="22"/>
                </w:rPr>
                <w:delText xml:space="preserve"> </w:delText>
              </w:r>
            </w:del>
            <w:r w:rsidRPr="00D24776">
              <w:rPr>
                <w:bCs/>
                <w:sz w:val="22"/>
                <w:szCs w:val="22"/>
              </w:rPr>
              <w:t>priority repair recommendations as needed, including CAD drawings, quantities, and costs, and overall structural condition ratings</w:t>
            </w:r>
            <w:r w:rsidRPr="00D24776">
              <w:rPr>
                <w:rFonts w:ascii="Arial" w:hAnsi="Arial" w:cs="Arial"/>
                <w:b/>
                <w:sz w:val="22"/>
                <w:szCs w:val="22"/>
              </w:rPr>
              <w:t xml:space="preserve"> </w:t>
            </w:r>
            <w:r w:rsidRPr="00D24776">
              <w:rPr>
                <w:bCs/>
                <w:sz w:val="22"/>
                <w:szCs w:val="22"/>
              </w:rPr>
              <w:t>in</w:t>
            </w:r>
            <w:r w:rsidRPr="00D24776">
              <w:rPr>
                <w:rFonts w:ascii="Arial" w:hAnsi="Arial" w:cs="Arial"/>
                <w:bCs/>
                <w:sz w:val="22"/>
                <w:szCs w:val="22"/>
              </w:rPr>
              <w:t xml:space="preserve"> </w:t>
            </w:r>
            <w:r w:rsidRPr="00D24776">
              <w:rPr>
                <w:bCs/>
                <w:sz w:val="22"/>
                <w:szCs w:val="22"/>
              </w:rPr>
              <w:t>acco</w:t>
            </w:r>
            <w:r w:rsidRPr="00D24776">
              <w:rPr>
                <w:bCs/>
                <w:sz w:val="22"/>
                <w:szCs w:val="22"/>
              </w:rPr>
              <w:t>r</w:t>
            </w:r>
            <w:r w:rsidRPr="00D24776">
              <w:rPr>
                <w:bCs/>
                <w:sz w:val="22"/>
                <w:szCs w:val="22"/>
              </w:rPr>
              <w:t xml:space="preserve">dance with the NJDOT </w:t>
            </w:r>
            <w:r w:rsidRPr="00DF4EAF">
              <w:rPr>
                <w:bCs/>
                <w:i/>
                <w:iCs/>
                <w:sz w:val="22"/>
                <w:szCs w:val="22"/>
              </w:rPr>
              <w:t>Underwater Inspection and Evaluation of New Jersey Bridges Guidelines Manual</w:t>
            </w:r>
            <w:ins w:id="189" w:author="Alex Rosenzweig" w:date="2025-02-28T11:33:00Z">
              <w:r w:rsidRPr="00C17A94">
                <w:rPr>
                  <w:bCs/>
                  <w:sz w:val="22"/>
                  <w:szCs w:val="22"/>
                </w:rPr>
                <w:t>,</w:t>
              </w:r>
            </w:ins>
            <w:r w:rsidRPr="00C17A94">
              <w:rPr>
                <w:bCs/>
                <w:sz w:val="22"/>
                <w:szCs w:val="22"/>
              </w:rPr>
              <w:t xml:space="preserve"> </w:t>
            </w:r>
            <w:r w:rsidR="00A2266B">
              <w:rPr>
                <w:bCs/>
                <w:sz w:val="22"/>
                <w:szCs w:val="22"/>
              </w:rPr>
              <w:t>6/</w:t>
            </w:r>
            <w:r w:rsidRPr="00C17A94">
              <w:rPr>
                <w:bCs/>
                <w:sz w:val="22"/>
                <w:szCs w:val="22"/>
              </w:rPr>
              <w:t>1994</w:t>
            </w:r>
            <w:ins w:id="190" w:author="Alex Rosenzweig" w:date="2025-02-28T11:33:00Z">
              <w:r w:rsidRPr="00C17A94">
                <w:rPr>
                  <w:bCs/>
                  <w:sz w:val="22"/>
                  <w:szCs w:val="22"/>
                </w:rPr>
                <w:t>,</w:t>
              </w:r>
            </w:ins>
            <w:r w:rsidRPr="00C17A94">
              <w:rPr>
                <w:bCs/>
                <w:sz w:val="22"/>
                <w:szCs w:val="22"/>
              </w:rPr>
              <w:t xml:space="preserve"> Rev. </w:t>
            </w:r>
            <w:r w:rsidR="00A2266B">
              <w:rPr>
                <w:bCs/>
                <w:sz w:val="22"/>
                <w:szCs w:val="22"/>
              </w:rPr>
              <w:t>6/</w:t>
            </w:r>
            <w:r w:rsidRPr="00C17A94">
              <w:rPr>
                <w:bCs/>
                <w:sz w:val="22"/>
                <w:szCs w:val="22"/>
              </w:rPr>
              <w:t>1997</w:t>
            </w:r>
            <w:r w:rsidR="00A2266B">
              <w:rPr>
                <w:bCs/>
                <w:sz w:val="22"/>
                <w:szCs w:val="22"/>
              </w:rPr>
              <w:t>; 5/2008</w:t>
            </w:r>
            <w:r w:rsidRPr="00C17A94">
              <w:rPr>
                <w:bCs/>
                <w:sz w:val="22"/>
                <w:szCs w:val="22"/>
              </w:rPr>
              <w:t>.</w:t>
            </w:r>
          </w:p>
        </w:tc>
      </w:tr>
      <w:tr w:rsidR="00581DEC" w:rsidTr="001F39A1">
        <w:trPr>
          <w:trHeight w:val="20"/>
        </w:trPr>
        <w:tc>
          <w:tcPr>
            <w:tcW w:w="990" w:type="dxa"/>
            <w:tcBorders>
              <w:top w:val="single" w:sz="4" w:space="0" w:color="auto"/>
            </w:tcBorders>
          </w:tcPr>
          <w:p w:rsidR="006A5C13" w:rsidRPr="00C17A94" w:rsidRDefault="006A5C13" w:rsidP="001F39A1">
            <w:pPr>
              <w:spacing w:line="240" w:lineRule="exact"/>
              <w:jc w:val="center"/>
              <w:rPr>
                <w:bCs/>
                <w:sz w:val="22"/>
                <w:szCs w:val="22"/>
              </w:rPr>
            </w:pPr>
            <w:bookmarkStart w:id="191" w:name="_Hlk191362683"/>
            <w:r w:rsidRPr="00C17A94">
              <w:rPr>
                <w:bCs/>
                <w:sz w:val="22"/>
                <w:szCs w:val="22"/>
              </w:rPr>
              <w:t>2022</w:t>
            </w:r>
          </w:p>
        </w:tc>
        <w:tc>
          <w:tcPr>
            <w:tcW w:w="990" w:type="dxa"/>
            <w:tcBorders>
              <w:top w:val="single" w:sz="4" w:space="0" w:color="auto"/>
            </w:tcBorders>
          </w:tcPr>
          <w:p w:rsidR="006A5C13" w:rsidRPr="00C17A94" w:rsidRDefault="006A5C13" w:rsidP="001F39A1">
            <w:pPr>
              <w:spacing w:line="240" w:lineRule="exact"/>
              <w:jc w:val="center"/>
              <w:rPr>
                <w:bCs/>
                <w:sz w:val="22"/>
                <w:szCs w:val="22"/>
              </w:rPr>
            </w:pPr>
            <w:r w:rsidRPr="008505B5">
              <w:rPr>
                <w:bCs/>
                <w:sz w:val="22"/>
                <w:szCs w:val="22"/>
              </w:rPr>
              <w:t>1</w:t>
            </w:r>
          </w:p>
        </w:tc>
        <w:tc>
          <w:tcPr>
            <w:tcW w:w="1530" w:type="dxa"/>
            <w:tcBorders>
              <w:top w:val="single" w:sz="4" w:space="0" w:color="auto"/>
            </w:tcBorders>
          </w:tcPr>
          <w:p w:rsidR="006A5C13" w:rsidRDefault="006A5C13" w:rsidP="001F39A1">
            <w:pPr>
              <w:spacing w:line="240" w:lineRule="exact"/>
              <w:jc w:val="center"/>
              <w:rPr>
                <w:bCs/>
                <w:sz w:val="22"/>
                <w:szCs w:val="22"/>
              </w:rPr>
            </w:pPr>
            <w:r w:rsidRPr="001353AE">
              <w:rPr>
                <w:bCs/>
                <w:sz w:val="22"/>
                <w:szCs w:val="22"/>
              </w:rPr>
              <w:t xml:space="preserve">Team Leader </w:t>
            </w:r>
          </w:p>
          <w:p w:rsidR="001353AE" w:rsidRPr="00C17A94" w:rsidRDefault="001353AE" w:rsidP="001F39A1">
            <w:pPr>
              <w:spacing w:line="240" w:lineRule="exact"/>
              <w:jc w:val="center"/>
              <w:rPr>
                <w:sz w:val="22"/>
                <w:szCs w:val="22"/>
              </w:rPr>
            </w:pPr>
          </w:p>
        </w:tc>
        <w:tc>
          <w:tcPr>
            <w:tcW w:w="3870" w:type="dxa"/>
            <w:tcBorders>
              <w:top w:val="single" w:sz="4" w:space="0" w:color="auto"/>
            </w:tcBorders>
          </w:tcPr>
          <w:p w:rsidR="006A5C13" w:rsidRPr="00E67FBD" w:rsidRDefault="006A5C13" w:rsidP="001F39A1">
            <w:pPr>
              <w:pStyle w:val="Header"/>
              <w:spacing w:line="240" w:lineRule="exact"/>
              <w:rPr>
                <w:b/>
                <w:sz w:val="22"/>
                <w:szCs w:val="22"/>
              </w:rPr>
            </w:pPr>
            <w:r w:rsidRPr="00E67FBD">
              <w:rPr>
                <w:bCs/>
                <w:sz w:val="22"/>
                <w:szCs w:val="22"/>
              </w:rPr>
              <w:t>8 Garden State Parkway Bridges OPS P3840.Group 2</w:t>
            </w:r>
            <w:r w:rsidR="00482E7C" w:rsidRPr="00E67FBD">
              <w:rPr>
                <w:bCs/>
                <w:sz w:val="22"/>
                <w:szCs w:val="22"/>
              </w:rPr>
              <w:t>,</w:t>
            </w:r>
            <w:r w:rsidR="00482E7C" w:rsidRPr="00E67FBD">
              <w:rPr>
                <w:b/>
                <w:sz w:val="22"/>
                <w:szCs w:val="22"/>
              </w:rPr>
              <w:t xml:space="preserve"> NJTA</w:t>
            </w:r>
          </w:p>
          <w:p w:rsidR="006A5C13" w:rsidRPr="00C17A94" w:rsidRDefault="006A5C13" w:rsidP="001F39A1">
            <w:pPr>
              <w:pStyle w:val="Header"/>
              <w:spacing w:line="240" w:lineRule="exact"/>
              <w:rPr>
                <w:b/>
                <w:sz w:val="22"/>
                <w:szCs w:val="22"/>
              </w:rPr>
            </w:pPr>
          </w:p>
        </w:tc>
        <w:tc>
          <w:tcPr>
            <w:tcW w:w="6574" w:type="dxa"/>
            <w:tcBorders>
              <w:top w:val="single" w:sz="4" w:space="0" w:color="auto"/>
            </w:tcBorders>
          </w:tcPr>
          <w:p w:rsidR="006A5C13" w:rsidRDefault="006A5C13" w:rsidP="001F39A1">
            <w:pPr>
              <w:spacing w:line="240" w:lineRule="exact"/>
              <w:jc w:val="both"/>
              <w:rPr>
                <w:bCs/>
                <w:sz w:val="22"/>
                <w:szCs w:val="22"/>
              </w:rPr>
            </w:pPr>
            <w:r w:rsidRPr="00C17A94">
              <w:rPr>
                <w:bCs/>
                <w:sz w:val="22"/>
                <w:szCs w:val="22"/>
              </w:rPr>
              <w:t>Supervised a team of 3 engineers</w:t>
            </w:r>
            <w:del w:id="192" w:author="Alex Rosenzweig" w:date="2025-02-28T11:39:00Z">
              <w:r w:rsidRPr="00C17A94" w:rsidDel="000A3F47">
                <w:rPr>
                  <w:bCs/>
                  <w:sz w:val="22"/>
                  <w:szCs w:val="22"/>
                </w:rPr>
                <w:delText xml:space="preserve"> </w:delText>
              </w:r>
            </w:del>
            <w:r w:rsidRPr="00C17A94">
              <w:rPr>
                <w:bCs/>
                <w:sz w:val="22"/>
                <w:szCs w:val="22"/>
              </w:rPr>
              <w:t>/</w:t>
            </w:r>
            <w:del w:id="193" w:author="Alex Rosenzweig" w:date="2025-02-28T11:39:00Z">
              <w:r w:rsidRPr="00C17A94" w:rsidDel="000A3F47">
                <w:rPr>
                  <w:bCs/>
                  <w:sz w:val="22"/>
                  <w:szCs w:val="22"/>
                </w:rPr>
                <w:delText xml:space="preserve"> </w:delText>
              </w:r>
            </w:del>
            <w:r w:rsidRPr="00C17A94">
              <w:rPr>
                <w:bCs/>
                <w:sz w:val="22"/>
                <w:szCs w:val="22"/>
              </w:rPr>
              <w:t xml:space="preserve">divers </w:t>
            </w:r>
            <w:r w:rsidRPr="001278C3">
              <w:rPr>
                <w:b/>
                <w:color w:val="0070C0"/>
                <w:sz w:val="22"/>
                <w:szCs w:val="22"/>
              </w:rPr>
              <w:t xml:space="preserve">performing Type 2 or Type 3 underwater structural inspections, and fathometer surveys of 8 Garden State Parkway </w:t>
            </w:r>
            <w:r w:rsidR="005D40C0" w:rsidRPr="001278C3">
              <w:rPr>
                <w:b/>
                <w:color w:val="0070C0"/>
                <w:sz w:val="22"/>
                <w:szCs w:val="22"/>
              </w:rPr>
              <w:t>NBIS</w:t>
            </w:r>
            <w:r w:rsidR="005D40C0" w:rsidRPr="001278C3" w:rsidDel="000A3F47">
              <w:rPr>
                <w:b/>
                <w:color w:val="0070C0"/>
                <w:sz w:val="22"/>
                <w:szCs w:val="22"/>
              </w:rPr>
              <w:t xml:space="preserve"> </w:t>
            </w:r>
            <w:del w:id="194" w:author="Alex Rosenzweig" w:date="2025-02-28T11:39:00Z">
              <w:r w:rsidRPr="001278C3" w:rsidDel="000A3F47">
                <w:rPr>
                  <w:b/>
                  <w:color w:val="0070C0"/>
                  <w:sz w:val="22"/>
                  <w:szCs w:val="22"/>
                </w:rPr>
                <w:delText>B</w:delText>
              </w:r>
            </w:del>
            <w:r w:rsidR="000D7CCC" w:rsidRPr="001278C3">
              <w:rPr>
                <w:b/>
                <w:color w:val="0070C0"/>
                <w:sz w:val="22"/>
                <w:szCs w:val="22"/>
              </w:rPr>
              <w:t>bridges</w:t>
            </w:r>
            <w:r w:rsidRPr="00C17A94">
              <w:rPr>
                <w:bCs/>
                <w:sz w:val="22"/>
                <w:szCs w:val="22"/>
              </w:rPr>
              <w:t xml:space="preserve"> in accordance with NBIS, FHWA, NJTA, NJDOT, and OSHA standards. Responsibilities included organizing and scheduling inspections, performing the inspection</w:t>
            </w:r>
            <w:ins w:id="195" w:author="Alex Rosenzweig" w:date="2025-02-28T11:41:00Z">
              <w:r w:rsidRPr="00C17A94">
                <w:rPr>
                  <w:bCs/>
                  <w:sz w:val="22"/>
                  <w:szCs w:val="22"/>
                </w:rPr>
                <w:t>s</w:t>
              </w:r>
            </w:ins>
            <w:r w:rsidRPr="00C17A94">
              <w:rPr>
                <w:bCs/>
                <w:sz w:val="22"/>
                <w:szCs w:val="22"/>
              </w:rPr>
              <w:t>, collecting field data, structural evaluations, preparing inspection reports, including CAD drawings, repair recommendations and structural condition ratings</w:t>
            </w:r>
            <w:r w:rsidRPr="00C17A94">
              <w:rPr>
                <w:rFonts w:ascii="Arial" w:hAnsi="Arial" w:cs="Arial"/>
                <w:b/>
                <w:sz w:val="22"/>
                <w:szCs w:val="22"/>
              </w:rPr>
              <w:t xml:space="preserve"> </w:t>
            </w:r>
            <w:r w:rsidRPr="00C17A94">
              <w:rPr>
                <w:bCs/>
                <w:sz w:val="22"/>
                <w:szCs w:val="22"/>
              </w:rPr>
              <w:t>in</w:t>
            </w:r>
            <w:r w:rsidRPr="00C17A94">
              <w:rPr>
                <w:rFonts w:ascii="Arial" w:hAnsi="Arial" w:cs="Arial"/>
                <w:bCs/>
                <w:sz w:val="22"/>
                <w:szCs w:val="22"/>
              </w:rPr>
              <w:t xml:space="preserve"> </w:t>
            </w:r>
            <w:r w:rsidRPr="00C17A94">
              <w:rPr>
                <w:bCs/>
                <w:sz w:val="22"/>
                <w:szCs w:val="22"/>
              </w:rPr>
              <w:t>acco</w:t>
            </w:r>
            <w:r w:rsidRPr="00C17A94">
              <w:rPr>
                <w:bCs/>
                <w:sz w:val="22"/>
                <w:szCs w:val="22"/>
              </w:rPr>
              <w:t>r</w:t>
            </w:r>
            <w:r w:rsidRPr="00C17A94">
              <w:rPr>
                <w:bCs/>
                <w:sz w:val="22"/>
                <w:szCs w:val="22"/>
              </w:rPr>
              <w:t xml:space="preserve">dance with </w:t>
            </w:r>
            <w:r w:rsidR="004D35B1">
              <w:rPr>
                <w:bCs/>
                <w:sz w:val="22"/>
                <w:szCs w:val="22"/>
              </w:rPr>
              <w:t>current NJTA requirements and</w:t>
            </w:r>
            <w:r w:rsidR="004D35B1" w:rsidRPr="00C17A94">
              <w:rPr>
                <w:bCs/>
                <w:sz w:val="22"/>
                <w:szCs w:val="22"/>
              </w:rPr>
              <w:t xml:space="preserve"> </w:t>
            </w:r>
            <w:r w:rsidR="004D35B1">
              <w:rPr>
                <w:bCs/>
                <w:sz w:val="22"/>
                <w:szCs w:val="22"/>
              </w:rPr>
              <w:t xml:space="preserve">the </w:t>
            </w:r>
            <w:r w:rsidR="004D35B1" w:rsidRPr="00C17A94">
              <w:rPr>
                <w:bCs/>
                <w:sz w:val="22"/>
                <w:szCs w:val="22"/>
              </w:rPr>
              <w:t xml:space="preserve">NJDOT </w:t>
            </w:r>
            <w:r w:rsidR="004D35B1" w:rsidRPr="00DF4EAF">
              <w:rPr>
                <w:bCs/>
                <w:i/>
                <w:iCs/>
                <w:sz w:val="22"/>
                <w:szCs w:val="22"/>
              </w:rPr>
              <w:t>Underwater Inspection and Evaluation of New Jersey Bridges Guidelines Manual</w:t>
            </w:r>
            <w:ins w:id="196" w:author="Alex Rosenzweig" w:date="2025-02-28T11:21:00Z">
              <w:r w:rsidR="004D35B1" w:rsidRPr="00C17A94">
                <w:rPr>
                  <w:bCs/>
                  <w:sz w:val="22"/>
                  <w:szCs w:val="22"/>
                </w:rPr>
                <w:t>,</w:t>
              </w:r>
            </w:ins>
            <w:r w:rsidR="004D35B1" w:rsidRPr="00C17A94">
              <w:rPr>
                <w:bCs/>
                <w:sz w:val="22"/>
                <w:szCs w:val="22"/>
              </w:rPr>
              <w:t xml:space="preserve"> June 1994</w:t>
            </w:r>
            <w:ins w:id="197" w:author="Alex Rosenzweig" w:date="2025-02-28T11:21:00Z">
              <w:r w:rsidR="004D35B1" w:rsidRPr="00C17A94">
                <w:rPr>
                  <w:bCs/>
                  <w:sz w:val="22"/>
                  <w:szCs w:val="22"/>
                </w:rPr>
                <w:t>,</w:t>
              </w:r>
            </w:ins>
            <w:r w:rsidR="004D35B1" w:rsidRPr="00C17A94">
              <w:rPr>
                <w:bCs/>
                <w:sz w:val="22"/>
                <w:szCs w:val="22"/>
              </w:rPr>
              <w:t xml:space="preserve"> Rev. June 1997 &amp; May 2008</w:t>
            </w:r>
            <w:ins w:id="198" w:author="Margret Thomas" w:date="2025-03-04T10:33:00Z">
              <w:r w:rsidR="004D35B1" w:rsidRPr="00C17A94">
                <w:rPr>
                  <w:bCs/>
                  <w:sz w:val="22"/>
                  <w:szCs w:val="22"/>
                </w:rPr>
                <w:t>.</w:t>
              </w:r>
            </w:ins>
          </w:p>
          <w:p w:rsidR="00A2266B" w:rsidRPr="00C17A94" w:rsidRDefault="00A2266B" w:rsidP="001F39A1">
            <w:pPr>
              <w:spacing w:line="240" w:lineRule="exact"/>
              <w:jc w:val="both"/>
              <w:rPr>
                <w:bCs/>
                <w:sz w:val="22"/>
                <w:szCs w:val="22"/>
              </w:rPr>
            </w:pPr>
          </w:p>
        </w:tc>
      </w:tr>
      <w:bookmarkEnd w:id="191"/>
      <w:tr w:rsidR="00581DEC" w:rsidTr="001F39A1">
        <w:trPr>
          <w:trHeight w:val="20"/>
        </w:trPr>
        <w:tc>
          <w:tcPr>
            <w:tcW w:w="990" w:type="dxa"/>
            <w:tcBorders>
              <w:bottom w:val="single" w:sz="4" w:space="0" w:color="auto"/>
            </w:tcBorders>
          </w:tcPr>
          <w:p w:rsidR="006A5C13" w:rsidRPr="00C17A94" w:rsidRDefault="006A5C13" w:rsidP="001F39A1">
            <w:pPr>
              <w:spacing w:line="240" w:lineRule="exact"/>
              <w:jc w:val="center"/>
              <w:rPr>
                <w:ins w:id="199" w:author="Margret Thomas" w:date="2025-03-04T11:15:00Z"/>
                <w:bCs/>
                <w:sz w:val="22"/>
                <w:szCs w:val="22"/>
              </w:rPr>
            </w:pPr>
            <w:r w:rsidRPr="00C17A94">
              <w:rPr>
                <w:bCs/>
                <w:sz w:val="22"/>
                <w:szCs w:val="22"/>
              </w:rPr>
              <w:t>2021</w:t>
            </w:r>
          </w:p>
          <w:p w:rsidR="00482E7C" w:rsidRPr="00C17A94" w:rsidRDefault="00482E7C" w:rsidP="001F39A1">
            <w:pPr>
              <w:spacing w:line="240" w:lineRule="exact"/>
              <w:jc w:val="center"/>
              <w:rPr>
                <w:ins w:id="200" w:author="Margret Thomas" w:date="2025-03-04T11:15:00Z"/>
                <w:bCs/>
                <w:sz w:val="22"/>
                <w:szCs w:val="22"/>
              </w:rPr>
            </w:pPr>
          </w:p>
          <w:p w:rsidR="00482E7C" w:rsidRPr="00C17A94" w:rsidRDefault="00482E7C" w:rsidP="001F39A1">
            <w:pPr>
              <w:spacing w:line="240" w:lineRule="exact"/>
              <w:jc w:val="center"/>
              <w:rPr>
                <w:ins w:id="201" w:author="Margret Thomas" w:date="2025-03-04T11:15:00Z"/>
                <w:bCs/>
                <w:sz w:val="22"/>
                <w:szCs w:val="22"/>
              </w:rPr>
            </w:pPr>
          </w:p>
          <w:p w:rsidR="00482E7C" w:rsidRPr="00C17A94" w:rsidRDefault="00482E7C" w:rsidP="001F39A1">
            <w:pPr>
              <w:spacing w:line="240" w:lineRule="exact"/>
              <w:jc w:val="center"/>
              <w:rPr>
                <w:ins w:id="202" w:author="Margret Thomas" w:date="2025-03-04T11:15:00Z"/>
                <w:bCs/>
                <w:sz w:val="22"/>
                <w:szCs w:val="22"/>
              </w:rPr>
            </w:pPr>
          </w:p>
          <w:p w:rsidR="00482E7C" w:rsidRPr="00C17A94" w:rsidRDefault="00482E7C" w:rsidP="001F39A1">
            <w:pPr>
              <w:spacing w:line="240" w:lineRule="exact"/>
              <w:jc w:val="center"/>
              <w:rPr>
                <w:ins w:id="203" w:author="Margret Thomas" w:date="2025-03-04T11:15:00Z"/>
                <w:bCs/>
                <w:sz w:val="22"/>
                <w:szCs w:val="22"/>
              </w:rPr>
            </w:pPr>
          </w:p>
          <w:p w:rsidR="00482E7C" w:rsidRPr="00C17A94" w:rsidRDefault="00482E7C" w:rsidP="001F39A1">
            <w:pPr>
              <w:spacing w:line="240" w:lineRule="exact"/>
              <w:jc w:val="center"/>
              <w:rPr>
                <w:ins w:id="204" w:author="Margret Thomas" w:date="2025-03-04T11:15:00Z"/>
                <w:bCs/>
                <w:sz w:val="22"/>
                <w:szCs w:val="22"/>
              </w:rPr>
            </w:pPr>
          </w:p>
          <w:p w:rsidR="00482E7C" w:rsidRPr="00FB2191" w:rsidRDefault="00482E7C" w:rsidP="001F39A1">
            <w:pPr>
              <w:spacing w:line="240" w:lineRule="exact"/>
              <w:jc w:val="center"/>
              <w:rPr>
                <w:bCs/>
                <w:sz w:val="22"/>
                <w:szCs w:val="22"/>
              </w:rPr>
            </w:pPr>
          </w:p>
        </w:tc>
        <w:tc>
          <w:tcPr>
            <w:tcW w:w="990" w:type="dxa"/>
            <w:tcBorders>
              <w:bottom w:val="single" w:sz="4" w:space="0" w:color="auto"/>
            </w:tcBorders>
          </w:tcPr>
          <w:p w:rsidR="006A5C13" w:rsidRPr="00C17A94" w:rsidRDefault="006A5C13" w:rsidP="001F39A1">
            <w:pPr>
              <w:spacing w:line="240" w:lineRule="exact"/>
              <w:jc w:val="center"/>
              <w:rPr>
                <w:bCs/>
                <w:sz w:val="22"/>
                <w:szCs w:val="22"/>
              </w:rPr>
            </w:pPr>
            <w:r w:rsidRPr="00D509E1">
              <w:rPr>
                <w:bCs/>
                <w:sz w:val="22"/>
                <w:szCs w:val="22"/>
              </w:rPr>
              <w:t>4</w:t>
            </w:r>
          </w:p>
        </w:tc>
        <w:tc>
          <w:tcPr>
            <w:tcW w:w="1530" w:type="dxa"/>
            <w:tcBorders>
              <w:bottom w:val="single" w:sz="4" w:space="0" w:color="auto"/>
            </w:tcBorders>
          </w:tcPr>
          <w:p w:rsidR="006A5C13" w:rsidRPr="00C17A94" w:rsidRDefault="006A5C13" w:rsidP="001F39A1">
            <w:pPr>
              <w:spacing w:line="240" w:lineRule="exact"/>
              <w:jc w:val="center"/>
              <w:rPr>
                <w:bCs/>
                <w:sz w:val="22"/>
                <w:szCs w:val="22"/>
              </w:rPr>
            </w:pPr>
            <w:r w:rsidRPr="00D509E1">
              <w:rPr>
                <w:bCs/>
                <w:sz w:val="22"/>
                <w:szCs w:val="22"/>
              </w:rPr>
              <w:t xml:space="preserve">Team Leader </w:t>
            </w:r>
          </w:p>
        </w:tc>
        <w:tc>
          <w:tcPr>
            <w:tcW w:w="3870" w:type="dxa"/>
            <w:tcBorders>
              <w:bottom w:val="single" w:sz="4" w:space="0" w:color="auto"/>
            </w:tcBorders>
          </w:tcPr>
          <w:p w:rsidR="006A5C13" w:rsidRPr="00FB2191" w:rsidRDefault="006A5C13" w:rsidP="001F39A1">
            <w:pPr>
              <w:pStyle w:val="Header"/>
              <w:tabs>
                <w:tab w:val="clear" w:pos="4320"/>
                <w:tab w:val="clear" w:pos="8640"/>
              </w:tabs>
              <w:spacing w:line="240" w:lineRule="exact"/>
              <w:rPr>
                <w:b/>
                <w:sz w:val="22"/>
                <w:szCs w:val="22"/>
                <w:u w:val="single"/>
              </w:rPr>
            </w:pPr>
            <w:r w:rsidRPr="00D509E1">
              <w:rPr>
                <w:bCs/>
                <w:sz w:val="22"/>
                <w:szCs w:val="22"/>
              </w:rPr>
              <w:t>28 State</w:t>
            </w:r>
            <w:r w:rsidR="00FA0712">
              <w:rPr>
                <w:bCs/>
                <w:sz w:val="22"/>
                <w:szCs w:val="22"/>
              </w:rPr>
              <w:t xml:space="preserve"> Owned</w:t>
            </w:r>
            <w:r w:rsidRPr="00D509E1">
              <w:rPr>
                <w:bCs/>
                <w:sz w:val="22"/>
                <w:szCs w:val="22"/>
              </w:rPr>
              <w:t xml:space="preserve"> In-House Bridges,</w:t>
            </w:r>
            <w:r w:rsidR="00403305">
              <w:rPr>
                <w:bCs/>
                <w:sz w:val="22"/>
                <w:szCs w:val="22"/>
              </w:rPr>
              <w:t xml:space="preserve"> </w:t>
            </w:r>
            <w:r w:rsidR="00403305" w:rsidRPr="004D35B1">
              <w:rPr>
                <w:b/>
                <w:sz w:val="22"/>
                <w:szCs w:val="22"/>
              </w:rPr>
              <w:t>NJDOT</w:t>
            </w:r>
            <w:r w:rsidRPr="00D509E1">
              <w:rPr>
                <w:bCs/>
                <w:sz w:val="22"/>
                <w:szCs w:val="22"/>
              </w:rPr>
              <w:t xml:space="preserve"> </w:t>
            </w:r>
            <w:r w:rsidR="00403305">
              <w:rPr>
                <w:bCs/>
                <w:sz w:val="22"/>
                <w:szCs w:val="22"/>
              </w:rPr>
              <w:t>(</w:t>
            </w:r>
            <w:r w:rsidRPr="00D509E1">
              <w:rPr>
                <w:bCs/>
                <w:sz w:val="22"/>
                <w:szCs w:val="22"/>
              </w:rPr>
              <w:t>Group SE21</w:t>
            </w:r>
            <w:r w:rsidR="00482E7C" w:rsidRPr="00D509E1">
              <w:rPr>
                <w:bCs/>
                <w:sz w:val="22"/>
                <w:szCs w:val="22"/>
              </w:rPr>
              <w:t xml:space="preserve">, </w:t>
            </w:r>
            <w:r w:rsidR="00403305">
              <w:rPr>
                <w:bCs/>
                <w:sz w:val="22"/>
                <w:szCs w:val="22"/>
              </w:rPr>
              <w:t>One Cycle Contract)</w:t>
            </w:r>
          </w:p>
        </w:tc>
        <w:tc>
          <w:tcPr>
            <w:tcW w:w="6574" w:type="dxa"/>
            <w:tcBorders>
              <w:bottom w:val="single" w:sz="4" w:space="0" w:color="auto"/>
            </w:tcBorders>
          </w:tcPr>
          <w:p w:rsidR="006A5C13" w:rsidRDefault="006A5C13" w:rsidP="001F39A1">
            <w:pPr>
              <w:spacing w:line="240" w:lineRule="exact"/>
              <w:jc w:val="both"/>
              <w:rPr>
                <w:bCs/>
                <w:sz w:val="22"/>
                <w:szCs w:val="22"/>
              </w:rPr>
            </w:pPr>
            <w:r w:rsidRPr="00FB2191">
              <w:rPr>
                <w:bCs/>
                <w:sz w:val="22"/>
                <w:szCs w:val="22"/>
              </w:rPr>
              <w:t>Supervised a team of 3 engineers</w:t>
            </w:r>
            <w:del w:id="205" w:author="Alex Rosenzweig" w:date="2025-02-28T11:52:00Z">
              <w:r w:rsidRPr="00FB2191" w:rsidDel="0044417B">
                <w:rPr>
                  <w:bCs/>
                  <w:sz w:val="22"/>
                  <w:szCs w:val="22"/>
                </w:rPr>
                <w:delText xml:space="preserve"> </w:delText>
              </w:r>
            </w:del>
            <w:r w:rsidRPr="00FB2191">
              <w:rPr>
                <w:bCs/>
                <w:sz w:val="22"/>
                <w:szCs w:val="22"/>
              </w:rPr>
              <w:t>/</w:t>
            </w:r>
            <w:del w:id="206" w:author="Alex Rosenzweig" w:date="2025-02-28T11:52:00Z">
              <w:r w:rsidRPr="00FB2191" w:rsidDel="0044417B">
                <w:rPr>
                  <w:bCs/>
                  <w:sz w:val="22"/>
                  <w:szCs w:val="22"/>
                </w:rPr>
                <w:delText xml:space="preserve"> </w:delText>
              </w:r>
            </w:del>
            <w:r w:rsidRPr="00FB2191">
              <w:rPr>
                <w:bCs/>
                <w:sz w:val="22"/>
                <w:szCs w:val="22"/>
              </w:rPr>
              <w:t xml:space="preserve">divers </w:t>
            </w:r>
            <w:r w:rsidRPr="00F664FB">
              <w:rPr>
                <w:b/>
                <w:color w:val="0070C0"/>
                <w:sz w:val="22"/>
                <w:szCs w:val="22"/>
              </w:rPr>
              <w:t>performing Type 2 or Type 3 underwater structural inspections, and fathometer surveys of 28 state</w:t>
            </w:r>
            <w:ins w:id="207" w:author="Alex Rosenzweig" w:date="2025-02-28T11:52:00Z">
              <w:r w:rsidRPr="00F664FB">
                <w:rPr>
                  <w:b/>
                  <w:color w:val="0070C0"/>
                  <w:sz w:val="22"/>
                  <w:szCs w:val="22"/>
                </w:rPr>
                <w:t>-</w:t>
              </w:r>
            </w:ins>
            <w:del w:id="208" w:author="Alex Rosenzweig" w:date="2025-02-28T11:52:00Z">
              <w:r w:rsidRPr="00F664FB" w:rsidDel="0044417B">
                <w:rPr>
                  <w:b/>
                  <w:color w:val="0070C0"/>
                  <w:sz w:val="22"/>
                  <w:szCs w:val="22"/>
                </w:rPr>
                <w:delText xml:space="preserve"> </w:delText>
              </w:r>
            </w:del>
            <w:r w:rsidRPr="00F664FB">
              <w:rPr>
                <w:b/>
                <w:color w:val="0070C0"/>
                <w:sz w:val="22"/>
                <w:szCs w:val="22"/>
              </w:rPr>
              <w:t xml:space="preserve">owned </w:t>
            </w:r>
            <w:r w:rsidR="005D40C0" w:rsidRPr="00F664FB">
              <w:rPr>
                <w:b/>
                <w:color w:val="0070C0"/>
                <w:sz w:val="22"/>
                <w:szCs w:val="22"/>
              </w:rPr>
              <w:t xml:space="preserve">NBIS </w:t>
            </w:r>
            <w:r w:rsidRPr="00F664FB">
              <w:rPr>
                <w:b/>
                <w:color w:val="0070C0"/>
                <w:sz w:val="22"/>
                <w:szCs w:val="22"/>
              </w:rPr>
              <w:t>structures</w:t>
            </w:r>
            <w:r w:rsidRPr="00FB2191">
              <w:rPr>
                <w:bCs/>
                <w:sz w:val="22"/>
                <w:szCs w:val="22"/>
              </w:rPr>
              <w:t xml:space="preserve"> located throughout</w:t>
            </w:r>
            <w:del w:id="209" w:author="Alex Rosenzweig" w:date="2025-02-28T10:09:00Z">
              <w:r w:rsidRPr="00FB2191" w:rsidDel="0032413A">
                <w:rPr>
                  <w:bCs/>
                  <w:sz w:val="22"/>
                  <w:szCs w:val="22"/>
                </w:rPr>
                <w:delText>,</w:delText>
              </w:r>
            </w:del>
            <w:r w:rsidRPr="00FB2191">
              <w:rPr>
                <w:bCs/>
                <w:sz w:val="22"/>
                <w:szCs w:val="22"/>
              </w:rPr>
              <w:t xml:space="preserve"> New Jersey in accordance with NBIS, FHWA, NJDOT, and OSHA standards. Responsibilities included organizing and scheduling inspections, performing the inspection</w:t>
            </w:r>
            <w:ins w:id="210" w:author="Alex Rosenzweig" w:date="2025-02-28T11:52:00Z">
              <w:r w:rsidRPr="00FB2191">
                <w:rPr>
                  <w:bCs/>
                  <w:sz w:val="22"/>
                  <w:szCs w:val="22"/>
                </w:rPr>
                <w:t>s</w:t>
              </w:r>
            </w:ins>
            <w:r w:rsidRPr="00FB2191">
              <w:rPr>
                <w:bCs/>
                <w:sz w:val="22"/>
                <w:szCs w:val="22"/>
              </w:rPr>
              <w:t>, collecting field data, structural evaluations, preparing inspection reports, preparing emergency</w:t>
            </w:r>
            <w:del w:id="211" w:author="Alex Rosenzweig" w:date="2025-02-28T11:53:00Z">
              <w:r w:rsidRPr="00FB2191" w:rsidDel="0044417B">
                <w:rPr>
                  <w:bCs/>
                  <w:sz w:val="22"/>
                  <w:szCs w:val="22"/>
                </w:rPr>
                <w:delText xml:space="preserve"> </w:delText>
              </w:r>
            </w:del>
            <w:r w:rsidRPr="00FB2191">
              <w:rPr>
                <w:bCs/>
                <w:sz w:val="22"/>
                <w:szCs w:val="22"/>
              </w:rPr>
              <w:t>/</w:t>
            </w:r>
            <w:del w:id="212" w:author="Alex Rosenzweig" w:date="2025-02-28T11:53:00Z">
              <w:r w:rsidRPr="00FB2191" w:rsidDel="0044417B">
                <w:rPr>
                  <w:bCs/>
                  <w:sz w:val="22"/>
                  <w:szCs w:val="22"/>
                </w:rPr>
                <w:delText xml:space="preserve"> </w:delText>
              </w:r>
            </w:del>
            <w:r w:rsidRPr="00FB2191">
              <w:rPr>
                <w:bCs/>
                <w:sz w:val="22"/>
                <w:szCs w:val="22"/>
              </w:rPr>
              <w:t>priority repair recommendations as needed, including CAD drawings, quantities, and costs, and overall structural condition ratings</w:t>
            </w:r>
            <w:r w:rsidRPr="00FB2191">
              <w:rPr>
                <w:rFonts w:ascii="Arial" w:hAnsi="Arial" w:cs="Arial"/>
                <w:b/>
                <w:sz w:val="22"/>
                <w:szCs w:val="22"/>
              </w:rPr>
              <w:t xml:space="preserve"> </w:t>
            </w:r>
            <w:r w:rsidRPr="00FB2191">
              <w:rPr>
                <w:bCs/>
                <w:sz w:val="22"/>
                <w:szCs w:val="22"/>
              </w:rPr>
              <w:t>in</w:t>
            </w:r>
            <w:r w:rsidRPr="00FB2191">
              <w:rPr>
                <w:rFonts w:ascii="Arial" w:hAnsi="Arial" w:cs="Arial"/>
                <w:bCs/>
                <w:sz w:val="22"/>
                <w:szCs w:val="22"/>
              </w:rPr>
              <w:t xml:space="preserve"> </w:t>
            </w:r>
            <w:r w:rsidRPr="00FB2191">
              <w:rPr>
                <w:bCs/>
                <w:sz w:val="22"/>
                <w:szCs w:val="22"/>
              </w:rPr>
              <w:t>acco</w:t>
            </w:r>
            <w:r w:rsidRPr="00FB2191">
              <w:rPr>
                <w:bCs/>
                <w:sz w:val="22"/>
                <w:szCs w:val="22"/>
              </w:rPr>
              <w:t>r</w:t>
            </w:r>
            <w:r w:rsidRPr="00FB2191">
              <w:rPr>
                <w:bCs/>
                <w:sz w:val="22"/>
                <w:szCs w:val="22"/>
              </w:rPr>
              <w:t xml:space="preserve">dance with the NJDOT </w:t>
            </w:r>
            <w:r w:rsidRPr="00DF4EAF">
              <w:rPr>
                <w:bCs/>
                <w:i/>
                <w:iCs/>
                <w:sz w:val="22"/>
                <w:szCs w:val="22"/>
              </w:rPr>
              <w:t>Underwater Inspection and Evaluation of New Jersey Bridges Guidelines Manual</w:t>
            </w:r>
            <w:ins w:id="213" w:author="Alex Rosenzweig" w:date="2025-02-28T11:53:00Z">
              <w:r w:rsidRPr="00FB2191">
                <w:rPr>
                  <w:bCs/>
                  <w:sz w:val="22"/>
                  <w:szCs w:val="22"/>
                </w:rPr>
                <w:t>,</w:t>
              </w:r>
            </w:ins>
            <w:r w:rsidRPr="00FB2191">
              <w:rPr>
                <w:bCs/>
                <w:sz w:val="22"/>
                <w:szCs w:val="22"/>
              </w:rPr>
              <w:t xml:space="preserve"> June 1994</w:t>
            </w:r>
            <w:ins w:id="214" w:author="Alex Rosenzweig" w:date="2025-02-28T11:53:00Z">
              <w:r w:rsidRPr="00FB2191">
                <w:rPr>
                  <w:bCs/>
                  <w:sz w:val="22"/>
                  <w:szCs w:val="22"/>
                </w:rPr>
                <w:t>,</w:t>
              </w:r>
            </w:ins>
            <w:r w:rsidRPr="00FB2191">
              <w:rPr>
                <w:bCs/>
                <w:sz w:val="22"/>
                <w:szCs w:val="22"/>
              </w:rPr>
              <w:t xml:space="preserve"> Rev. June 1997 &amp; May 2008.</w:t>
            </w:r>
          </w:p>
          <w:p w:rsidR="00A2266B" w:rsidRPr="00FB2191" w:rsidDel="00482E7C" w:rsidRDefault="00A2266B" w:rsidP="001F39A1">
            <w:pPr>
              <w:spacing w:line="240" w:lineRule="exact"/>
              <w:jc w:val="both"/>
              <w:rPr>
                <w:ins w:id="215" w:author="Alex Rosenzweig" w:date="2025-02-28T17:13:00Z"/>
                <w:del w:id="216" w:author="Margret Thomas" w:date="2025-03-04T11:13:00Z"/>
                <w:bCs/>
                <w:sz w:val="22"/>
                <w:szCs w:val="22"/>
              </w:rPr>
            </w:pPr>
          </w:p>
          <w:p w:rsidR="006A5C13" w:rsidRPr="00FB2191" w:rsidRDefault="006A5C13" w:rsidP="001F39A1">
            <w:pPr>
              <w:spacing w:line="240" w:lineRule="exact"/>
              <w:jc w:val="both"/>
              <w:rPr>
                <w:sz w:val="22"/>
                <w:szCs w:val="22"/>
              </w:rPr>
            </w:pPr>
          </w:p>
        </w:tc>
      </w:tr>
      <w:tr w:rsidR="00581DEC" w:rsidTr="001F39A1">
        <w:trPr>
          <w:trHeight w:val="20"/>
        </w:trPr>
        <w:tc>
          <w:tcPr>
            <w:tcW w:w="990" w:type="dxa"/>
            <w:tcBorders>
              <w:top w:val="single" w:sz="4" w:space="0" w:color="auto"/>
              <w:left w:val="single" w:sz="4" w:space="0" w:color="auto"/>
              <w:bottom w:val="single" w:sz="4" w:space="0" w:color="auto"/>
              <w:right w:val="single" w:sz="4" w:space="0" w:color="auto"/>
            </w:tcBorders>
          </w:tcPr>
          <w:p w:rsidR="006A5C13" w:rsidRPr="00FB2191" w:rsidRDefault="006A5C13" w:rsidP="001F39A1">
            <w:pPr>
              <w:spacing w:line="240" w:lineRule="exact"/>
              <w:jc w:val="center"/>
              <w:rPr>
                <w:bCs/>
                <w:sz w:val="22"/>
                <w:szCs w:val="22"/>
              </w:rPr>
            </w:pPr>
            <w:r w:rsidRPr="00FB2191">
              <w:rPr>
                <w:bCs/>
                <w:sz w:val="22"/>
                <w:szCs w:val="22"/>
              </w:rPr>
              <w:t>2021</w:t>
            </w:r>
          </w:p>
        </w:tc>
        <w:tc>
          <w:tcPr>
            <w:tcW w:w="990" w:type="dxa"/>
            <w:tcBorders>
              <w:top w:val="single" w:sz="4" w:space="0" w:color="auto"/>
              <w:left w:val="single" w:sz="4" w:space="0" w:color="auto"/>
              <w:bottom w:val="single" w:sz="4" w:space="0" w:color="auto"/>
              <w:right w:val="single" w:sz="4" w:space="0" w:color="auto"/>
            </w:tcBorders>
          </w:tcPr>
          <w:p w:rsidR="006A5C13" w:rsidRPr="00FB2191" w:rsidRDefault="003D0E04" w:rsidP="001F39A1">
            <w:pPr>
              <w:spacing w:line="240" w:lineRule="exact"/>
              <w:jc w:val="center"/>
              <w:rPr>
                <w:bCs/>
                <w:sz w:val="22"/>
                <w:szCs w:val="22"/>
              </w:rPr>
            </w:pPr>
            <w:r>
              <w:rPr>
                <w:bCs/>
                <w:sz w:val="22"/>
                <w:szCs w:val="22"/>
              </w:rPr>
              <w:t>5</w:t>
            </w:r>
          </w:p>
        </w:tc>
        <w:tc>
          <w:tcPr>
            <w:tcW w:w="1530" w:type="dxa"/>
            <w:tcBorders>
              <w:top w:val="single" w:sz="4" w:space="0" w:color="auto"/>
              <w:left w:val="single" w:sz="4" w:space="0" w:color="auto"/>
              <w:bottom w:val="single" w:sz="4" w:space="0" w:color="auto"/>
              <w:right w:val="single" w:sz="4" w:space="0" w:color="auto"/>
            </w:tcBorders>
          </w:tcPr>
          <w:p w:rsidR="006A5C13" w:rsidRPr="00FB2191" w:rsidRDefault="006A5C13" w:rsidP="001F39A1">
            <w:pPr>
              <w:spacing w:line="240" w:lineRule="exact"/>
              <w:jc w:val="center"/>
              <w:rPr>
                <w:bCs/>
                <w:sz w:val="22"/>
                <w:szCs w:val="22"/>
              </w:rPr>
            </w:pPr>
            <w:r w:rsidRPr="00D509E1">
              <w:rPr>
                <w:bCs/>
                <w:sz w:val="22"/>
                <w:szCs w:val="22"/>
              </w:rPr>
              <w:t>Team Leader</w:t>
            </w:r>
          </w:p>
        </w:tc>
        <w:tc>
          <w:tcPr>
            <w:tcW w:w="3870" w:type="dxa"/>
            <w:tcBorders>
              <w:top w:val="single" w:sz="4" w:space="0" w:color="auto"/>
              <w:left w:val="single" w:sz="4" w:space="0" w:color="auto"/>
              <w:bottom w:val="single" w:sz="4" w:space="0" w:color="auto"/>
              <w:right w:val="single" w:sz="4" w:space="0" w:color="auto"/>
            </w:tcBorders>
          </w:tcPr>
          <w:p w:rsidR="006A5C13" w:rsidRPr="00FB2191" w:rsidRDefault="006A5C13" w:rsidP="001F39A1">
            <w:pPr>
              <w:pStyle w:val="Header"/>
              <w:spacing w:line="240" w:lineRule="exact"/>
              <w:rPr>
                <w:b/>
                <w:sz w:val="22"/>
                <w:szCs w:val="22"/>
              </w:rPr>
            </w:pPr>
            <w:r w:rsidRPr="00D509E1">
              <w:rPr>
                <w:bCs/>
                <w:sz w:val="22"/>
                <w:szCs w:val="22"/>
              </w:rPr>
              <w:t>25 NJ Transit Southern New Jersey Light Rail Bridges (River Line)</w:t>
            </w:r>
            <w:r w:rsidR="00482E7C" w:rsidRPr="00D509E1">
              <w:rPr>
                <w:bCs/>
                <w:sz w:val="22"/>
                <w:szCs w:val="22"/>
              </w:rPr>
              <w:t>,</w:t>
            </w:r>
            <w:r w:rsidR="00482E7C" w:rsidRPr="00D509E1">
              <w:rPr>
                <w:b/>
                <w:sz w:val="22"/>
                <w:szCs w:val="22"/>
              </w:rPr>
              <w:t xml:space="preserve"> NJ Transit</w:t>
            </w:r>
          </w:p>
        </w:tc>
        <w:tc>
          <w:tcPr>
            <w:tcW w:w="6574" w:type="dxa"/>
            <w:tcBorders>
              <w:top w:val="single" w:sz="4" w:space="0" w:color="auto"/>
              <w:left w:val="single" w:sz="4" w:space="0" w:color="auto"/>
              <w:bottom w:val="single" w:sz="4" w:space="0" w:color="auto"/>
              <w:right w:val="single" w:sz="4" w:space="0" w:color="auto"/>
            </w:tcBorders>
          </w:tcPr>
          <w:p w:rsidR="00A2266B" w:rsidRDefault="006A5C13" w:rsidP="001F39A1">
            <w:pPr>
              <w:spacing w:line="240" w:lineRule="exact"/>
              <w:jc w:val="both"/>
              <w:rPr>
                <w:bCs/>
                <w:sz w:val="22"/>
                <w:szCs w:val="22"/>
              </w:rPr>
            </w:pPr>
            <w:r w:rsidRPr="00FB2191">
              <w:rPr>
                <w:bCs/>
                <w:sz w:val="22"/>
                <w:szCs w:val="22"/>
              </w:rPr>
              <w:t xml:space="preserve">Team leader performing </w:t>
            </w:r>
            <w:r w:rsidRPr="00F664FB">
              <w:rPr>
                <w:b/>
                <w:color w:val="0070C0"/>
                <w:sz w:val="22"/>
                <w:szCs w:val="22"/>
              </w:rPr>
              <w:t>structural inspections, FCM inspections, underwater inspections, and fathometer surveys of 25 railroad carry</w:t>
            </w:r>
            <w:r w:rsidR="000D7CCC" w:rsidRPr="00F664FB">
              <w:rPr>
                <w:b/>
                <w:color w:val="0070C0"/>
                <w:sz w:val="22"/>
                <w:szCs w:val="22"/>
              </w:rPr>
              <w:t>ing</w:t>
            </w:r>
            <w:r w:rsidRPr="00F664FB">
              <w:rPr>
                <w:b/>
                <w:color w:val="0070C0"/>
                <w:sz w:val="22"/>
                <w:szCs w:val="22"/>
              </w:rPr>
              <w:t xml:space="preserve"> </w:t>
            </w:r>
            <w:r w:rsidR="005D40C0" w:rsidRPr="00F664FB">
              <w:rPr>
                <w:b/>
                <w:color w:val="0070C0"/>
                <w:sz w:val="22"/>
                <w:szCs w:val="22"/>
              </w:rPr>
              <w:t>NBIS</w:t>
            </w:r>
            <w:r w:rsidR="005D40C0" w:rsidRPr="00FB2191">
              <w:rPr>
                <w:bCs/>
                <w:sz w:val="22"/>
                <w:szCs w:val="22"/>
              </w:rPr>
              <w:t xml:space="preserve"> </w:t>
            </w:r>
            <w:r w:rsidRPr="00FB2191">
              <w:rPr>
                <w:bCs/>
                <w:sz w:val="22"/>
                <w:szCs w:val="22"/>
              </w:rPr>
              <w:t xml:space="preserve">bridges located along the Southern New Jersey Light Rail Transit </w:t>
            </w:r>
            <w:ins w:id="217" w:author="Alex Rosenzweig" w:date="2025-02-28T11:12:00Z">
              <w:r w:rsidRPr="00FB2191">
                <w:rPr>
                  <w:bCs/>
                  <w:sz w:val="22"/>
                  <w:szCs w:val="22"/>
                </w:rPr>
                <w:t>(SNJLRT) s</w:t>
              </w:r>
            </w:ins>
            <w:del w:id="218" w:author="Alex Rosenzweig" w:date="2025-02-28T11:12:00Z">
              <w:r w:rsidRPr="00FB2191" w:rsidDel="0052232F">
                <w:rPr>
                  <w:bCs/>
                  <w:sz w:val="22"/>
                  <w:szCs w:val="22"/>
                </w:rPr>
                <w:delText>S</w:delText>
              </w:r>
            </w:del>
            <w:r w:rsidRPr="00FB2191">
              <w:rPr>
                <w:bCs/>
                <w:sz w:val="22"/>
                <w:szCs w:val="22"/>
              </w:rPr>
              <w:t xml:space="preserve">ystem’s alignment </w:t>
            </w:r>
            <w:del w:id="219" w:author="Alex Rosenzweig" w:date="2025-02-28T11:12:00Z">
              <w:r w:rsidRPr="00FB2191" w:rsidDel="0052232F">
                <w:rPr>
                  <w:bCs/>
                  <w:sz w:val="22"/>
                  <w:szCs w:val="22"/>
                </w:rPr>
                <w:delText xml:space="preserve">(SNJLRT) </w:delText>
              </w:r>
            </w:del>
            <w:r w:rsidRPr="00FB2191">
              <w:rPr>
                <w:bCs/>
                <w:sz w:val="22"/>
                <w:szCs w:val="22"/>
              </w:rPr>
              <w:t>in accordance with NBIS, FHWA, FRA and OSHA standards. Worked as a team leader/structural engineer performing visual, physical, and advanced inspections of various bridge superstructures</w:t>
            </w:r>
            <w:ins w:id="220" w:author="Alex Rosenzweig" w:date="2025-02-28T11:16:00Z">
              <w:r w:rsidRPr="00FB2191">
                <w:rPr>
                  <w:bCs/>
                  <w:sz w:val="22"/>
                  <w:szCs w:val="22"/>
                </w:rPr>
                <w:t>,</w:t>
              </w:r>
            </w:ins>
            <w:r w:rsidRPr="00FB2191">
              <w:rPr>
                <w:bCs/>
                <w:sz w:val="22"/>
                <w:szCs w:val="22"/>
              </w:rPr>
              <w:t xml:space="preserve"> </w:t>
            </w:r>
            <w:del w:id="221" w:author="Alex Rosenzweig" w:date="2025-02-28T11:16:00Z">
              <w:r w:rsidRPr="00FB2191" w:rsidDel="0052232F">
                <w:rPr>
                  <w:bCs/>
                  <w:sz w:val="22"/>
                  <w:szCs w:val="22"/>
                </w:rPr>
                <w:delText xml:space="preserve">and </w:delText>
              </w:r>
            </w:del>
            <w:r w:rsidRPr="00FB2191">
              <w:rPr>
                <w:bCs/>
                <w:sz w:val="22"/>
                <w:szCs w:val="22"/>
              </w:rPr>
              <w:t>substructures</w:t>
            </w:r>
            <w:ins w:id="222" w:author="Alex Rosenzweig" w:date="2025-02-28T11:16:00Z">
              <w:r w:rsidRPr="00FB2191">
                <w:rPr>
                  <w:bCs/>
                  <w:sz w:val="22"/>
                  <w:szCs w:val="22"/>
                </w:rPr>
                <w:t>,</w:t>
              </w:r>
            </w:ins>
            <w:r w:rsidRPr="00FB2191">
              <w:rPr>
                <w:bCs/>
                <w:sz w:val="22"/>
                <w:szCs w:val="22"/>
              </w:rPr>
              <w:t xml:space="preserve"> and culverts. Inspections included existing and</w:t>
            </w:r>
            <w:del w:id="223" w:author="Alex Rosenzweig" w:date="2025-02-28T11:16:00Z">
              <w:r w:rsidRPr="00FB2191" w:rsidDel="0052232F">
                <w:rPr>
                  <w:bCs/>
                  <w:sz w:val="22"/>
                  <w:szCs w:val="22"/>
                </w:rPr>
                <w:delText xml:space="preserve"> </w:delText>
              </w:r>
            </w:del>
            <w:r w:rsidRPr="00FB2191">
              <w:rPr>
                <w:bCs/>
                <w:sz w:val="22"/>
                <w:szCs w:val="22"/>
              </w:rPr>
              <w:t>/</w:t>
            </w:r>
            <w:del w:id="224" w:author="Alex Rosenzweig" w:date="2025-02-28T11:16:00Z">
              <w:r w:rsidRPr="00FB2191" w:rsidDel="0052232F">
                <w:rPr>
                  <w:bCs/>
                  <w:sz w:val="22"/>
                  <w:szCs w:val="22"/>
                </w:rPr>
                <w:delText xml:space="preserve"> </w:delText>
              </w:r>
            </w:del>
            <w:r w:rsidRPr="00FB2191">
              <w:rPr>
                <w:bCs/>
                <w:sz w:val="22"/>
                <w:szCs w:val="22"/>
              </w:rPr>
              <w:t>or newly constructed</w:t>
            </w:r>
            <w:del w:id="225" w:author="Alex Rosenzweig" w:date="2025-02-28T11:16:00Z">
              <w:r w:rsidRPr="00FB2191" w:rsidDel="0052232F">
                <w:rPr>
                  <w:bCs/>
                  <w:sz w:val="22"/>
                  <w:szCs w:val="22"/>
                </w:rPr>
                <w:delText xml:space="preserve"> </w:delText>
              </w:r>
            </w:del>
            <w:r w:rsidRPr="00FB2191">
              <w:rPr>
                <w:bCs/>
                <w:sz w:val="22"/>
                <w:szCs w:val="22"/>
              </w:rPr>
              <w:t>/</w:t>
            </w:r>
            <w:del w:id="226" w:author="Alex Rosenzweig" w:date="2025-02-28T11:16:00Z">
              <w:r w:rsidRPr="00FB2191" w:rsidDel="0052232F">
                <w:rPr>
                  <w:bCs/>
                  <w:sz w:val="22"/>
                  <w:szCs w:val="22"/>
                </w:rPr>
                <w:delText xml:space="preserve"> </w:delText>
              </w:r>
            </w:del>
            <w:r w:rsidRPr="00FB2191">
              <w:rPr>
                <w:bCs/>
                <w:sz w:val="22"/>
                <w:szCs w:val="22"/>
              </w:rPr>
              <w:t>rehabilitated structures. Responsibilities included organizing and scheduling inspections, performing the inspection</w:t>
            </w:r>
            <w:ins w:id="227" w:author="Alex Rosenzweig" w:date="2025-02-28T11:16:00Z">
              <w:r w:rsidRPr="00FB2191">
                <w:rPr>
                  <w:bCs/>
                  <w:sz w:val="22"/>
                  <w:szCs w:val="22"/>
                </w:rPr>
                <w:t>s</w:t>
              </w:r>
            </w:ins>
            <w:r w:rsidRPr="00FB2191">
              <w:rPr>
                <w:bCs/>
                <w:sz w:val="22"/>
                <w:szCs w:val="22"/>
              </w:rPr>
              <w:t xml:space="preserve">, collecting field data, structural evaluations, preparing inspection reports, structural ratings, preparing </w:t>
            </w:r>
            <w:ins w:id="228" w:author="Alex Rosenzweig" w:date="2025-02-28T11:16:00Z">
              <w:r w:rsidRPr="00FB2191">
                <w:rPr>
                  <w:bCs/>
                  <w:sz w:val="22"/>
                  <w:szCs w:val="22"/>
                </w:rPr>
                <w:t xml:space="preserve">the </w:t>
              </w:r>
            </w:ins>
            <w:r w:rsidRPr="00FB2191">
              <w:rPr>
                <w:bCs/>
                <w:sz w:val="22"/>
                <w:szCs w:val="22"/>
              </w:rPr>
              <w:t xml:space="preserve">MW-203 Form, </w:t>
            </w:r>
            <w:ins w:id="229" w:author="Alex Rosenzweig" w:date="2025-02-28T11:16:00Z">
              <w:r w:rsidRPr="00FB2191">
                <w:rPr>
                  <w:bCs/>
                  <w:sz w:val="22"/>
                  <w:szCs w:val="22"/>
                </w:rPr>
                <w:t xml:space="preserve">and </w:t>
              </w:r>
            </w:ins>
            <w:r w:rsidRPr="00FB2191">
              <w:rPr>
                <w:bCs/>
                <w:sz w:val="22"/>
                <w:szCs w:val="22"/>
              </w:rPr>
              <w:t>emergency</w:t>
            </w:r>
            <w:del w:id="230" w:author="Alex Rosenzweig" w:date="2025-02-28T11:16:00Z">
              <w:r w:rsidRPr="00FB2191" w:rsidDel="0052232F">
                <w:rPr>
                  <w:bCs/>
                  <w:sz w:val="22"/>
                  <w:szCs w:val="22"/>
                </w:rPr>
                <w:delText xml:space="preserve"> </w:delText>
              </w:r>
            </w:del>
            <w:r w:rsidRPr="00FB2191">
              <w:rPr>
                <w:bCs/>
                <w:sz w:val="22"/>
                <w:szCs w:val="22"/>
              </w:rPr>
              <w:t>/</w:t>
            </w:r>
            <w:del w:id="231" w:author="Alex Rosenzweig" w:date="2025-02-28T11:16:00Z">
              <w:r w:rsidRPr="00FB2191" w:rsidDel="0052232F">
                <w:rPr>
                  <w:bCs/>
                  <w:sz w:val="22"/>
                  <w:szCs w:val="22"/>
                </w:rPr>
                <w:delText xml:space="preserve"> </w:delText>
              </w:r>
            </w:del>
            <w:r w:rsidRPr="00FB2191">
              <w:rPr>
                <w:bCs/>
                <w:sz w:val="22"/>
                <w:szCs w:val="22"/>
              </w:rPr>
              <w:t>priority repair recommendations as needed, including CAD drawings, quantities, and cost estimates.</w:t>
            </w:r>
            <w:del w:id="232" w:author="Alex Rosenzweig" w:date="2025-02-28T17:11:00Z">
              <w:r w:rsidRPr="00FB2191" w:rsidDel="00C16611">
                <w:rPr>
                  <w:bCs/>
                  <w:sz w:val="22"/>
                  <w:szCs w:val="22"/>
                </w:rPr>
                <w:delText xml:space="preserve">  </w:delText>
              </w:r>
            </w:del>
          </w:p>
          <w:p w:rsidR="00A2266B" w:rsidRPr="00FB2191" w:rsidDel="00482E7C" w:rsidRDefault="00A2266B" w:rsidP="001F39A1">
            <w:pPr>
              <w:spacing w:line="240" w:lineRule="exact"/>
              <w:jc w:val="both"/>
              <w:rPr>
                <w:ins w:id="233" w:author="Alex Rosenzweig" w:date="2025-02-28T17:11:00Z"/>
                <w:del w:id="234" w:author="Margret Thomas" w:date="2025-03-04T11:16:00Z"/>
                <w:bCs/>
                <w:sz w:val="22"/>
                <w:szCs w:val="22"/>
              </w:rPr>
            </w:pPr>
          </w:p>
          <w:p w:rsidR="006A5C13" w:rsidRPr="00FB2191" w:rsidRDefault="006A5C13" w:rsidP="001F39A1">
            <w:pPr>
              <w:spacing w:line="240" w:lineRule="exact"/>
              <w:jc w:val="both"/>
              <w:rPr>
                <w:bCs/>
                <w:sz w:val="22"/>
                <w:szCs w:val="22"/>
              </w:rPr>
            </w:pPr>
          </w:p>
        </w:tc>
      </w:tr>
      <w:tr w:rsidR="00581DEC" w:rsidTr="001F39A1">
        <w:trPr>
          <w:trHeight w:val="20"/>
        </w:trPr>
        <w:tc>
          <w:tcPr>
            <w:tcW w:w="990" w:type="dxa"/>
            <w:tcBorders>
              <w:top w:val="single" w:sz="4" w:space="0" w:color="auto"/>
            </w:tcBorders>
          </w:tcPr>
          <w:p w:rsidR="00581DEC" w:rsidRPr="00CF2ACA" w:rsidRDefault="006A5C13" w:rsidP="001F39A1">
            <w:pPr>
              <w:spacing w:line="240" w:lineRule="exact"/>
              <w:jc w:val="center"/>
              <w:rPr>
                <w:ins w:id="235" w:author="Margret Thomas" w:date="2025-03-04T11:51:00Z"/>
                <w:bCs/>
                <w:sz w:val="22"/>
                <w:szCs w:val="22"/>
              </w:rPr>
            </w:pPr>
            <w:r w:rsidRPr="00FB2191">
              <w:rPr>
                <w:bCs/>
                <w:sz w:val="22"/>
                <w:szCs w:val="22"/>
              </w:rPr>
              <w:t>2021</w:t>
            </w:r>
          </w:p>
          <w:p w:rsidR="00482E7C" w:rsidRPr="00FB2191" w:rsidRDefault="00482E7C" w:rsidP="001F39A1">
            <w:pPr>
              <w:spacing w:line="240" w:lineRule="exact"/>
              <w:jc w:val="center"/>
              <w:rPr>
                <w:ins w:id="236" w:author="Margret Thomas" w:date="2025-03-04T11:18:00Z"/>
                <w:bCs/>
                <w:sz w:val="22"/>
                <w:szCs w:val="22"/>
              </w:rPr>
            </w:pPr>
          </w:p>
          <w:p w:rsidR="00482E7C" w:rsidRPr="00FB2191" w:rsidRDefault="00482E7C" w:rsidP="001F39A1">
            <w:pPr>
              <w:spacing w:line="240" w:lineRule="exact"/>
              <w:jc w:val="center"/>
              <w:rPr>
                <w:ins w:id="237" w:author="Margret Thomas" w:date="2025-03-04T11:18:00Z"/>
                <w:bCs/>
                <w:sz w:val="22"/>
                <w:szCs w:val="22"/>
              </w:rPr>
            </w:pPr>
          </w:p>
          <w:p w:rsidR="00482E7C" w:rsidRPr="00FB2191" w:rsidRDefault="00482E7C" w:rsidP="001F39A1">
            <w:pPr>
              <w:spacing w:line="240" w:lineRule="exact"/>
              <w:jc w:val="center"/>
              <w:rPr>
                <w:ins w:id="238" w:author="Margret Thomas" w:date="2025-03-04T11:18:00Z"/>
                <w:bCs/>
                <w:sz w:val="22"/>
                <w:szCs w:val="22"/>
              </w:rPr>
            </w:pPr>
          </w:p>
          <w:p w:rsidR="00482E7C" w:rsidRPr="00FB2191" w:rsidRDefault="00482E7C" w:rsidP="001F39A1">
            <w:pPr>
              <w:spacing w:line="240" w:lineRule="exact"/>
              <w:jc w:val="center"/>
              <w:rPr>
                <w:ins w:id="239" w:author="Margret Thomas" w:date="2025-03-04T11:19:00Z"/>
                <w:bCs/>
                <w:sz w:val="22"/>
                <w:szCs w:val="22"/>
              </w:rPr>
            </w:pPr>
          </w:p>
          <w:p w:rsidR="00482E7C" w:rsidRPr="00FB2191" w:rsidRDefault="00482E7C" w:rsidP="001F39A1">
            <w:pPr>
              <w:spacing w:line="240" w:lineRule="exact"/>
              <w:jc w:val="center"/>
              <w:rPr>
                <w:bCs/>
                <w:sz w:val="22"/>
                <w:szCs w:val="22"/>
              </w:rPr>
            </w:pPr>
          </w:p>
        </w:tc>
        <w:tc>
          <w:tcPr>
            <w:tcW w:w="990" w:type="dxa"/>
            <w:tcBorders>
              <w:top w:val="single" w:sz="4" w:space="0" w:color="auto"/>
            </w:tcBorders>
          </w:tcPr>
          <w:p w:rsidR="006A5C13" w:rsidRPr="00FB2191" w:rsidRDefault="003D0E04" w:rsidP="001F39A1">
            <w:pPr>
              <w:spacing w:line="240" w:lineRule="exact"/>
              <w:jc w:val="center"/>
              <w:rPr>
                <w:bCs/>
                <w:sz w:val="22"/>
                <w:szCs w:val="22"/>
              </w:rPr>
            </w:pPr>
            <w:r>
              <w:rPr>
                <w:bCs/>
                <w:sz w:val="22"/>
                <w:szCs w:val="22"/>
              </w:rPr>
              <w:t>3</w:t>
            </w:r>
          </w:p>
        </w:tc>
        <w:tc>
          <w:tcPr>
            <w:tcW w:w="1530" w:type="dxa"/>
            <w:tcBorders>
              <w:top w:val="single" w:sz="4" w:space="0" w:color="auto"/>
            </w:tcBorders>
          </w:tcPr>
          <w:p w:rsidR="006A5C13" w:rsidRPr="00FB2191" w:rsidRDefault="006A5C13" w:rsidP="001F39A1">
            <w:pPr>
              <w:spacing w:line="240" w:lineRule="exact"/>
              <w:jc w:val="center"/>
              <w:rPr>
                <w:bCs/>
                <w:sz w:val="22"/>
                <w:szCs w:val="22"/>
              </w:rPr>
            </w:pPr>
            <w:r w:rsidRPr="00014F47">
              <w:rPr>
                <w:bCs/>
                <w:sz w:val="22"/>
                <w:szCs w:val="22"/>
              </w:rPr>
              <w:t xml:space="preserve">Team Leader </w:t>
            </w:r>
          </w:p>
        </w:tc>
        <w:tc>
          <w:tcPr>
            <w:tcW w:w="3870" w:type="dxa"/>
            <w:tcBorders>
              <w:top w:val="single" w:sz="4" w:space="0" w:color="auto"/>
            </w:tcBorders>
          </w:tcPr>
          <w:p w:rsidR="006A5C13" w:rsidRPr="00014F47" w:rsidRDefault="006A5C13" w:rsidP="001F39A1">
            <w:pPr>
              <w:pStyle w:val="Header"/>
              <w:spacing w:line="240" w:lineRule="exact"/>
              <w:rPr>
                <w:bCs/>
                <w:sz w:val="22"/>
                <w:szCs w:val="22"/>
              </w:rPr>
            </w:pPr>
            <w:r w:rsidRPr="00014F47">
              <w:rPr>
                <w:bCs/>
                <w:sz w:val="22"/>
                <w:szCs w:val="22"/>
              </w:rPr>
              <w:t xml:space="preserve">59 Salem County-Owned Bridges, </w:t>
            </w:r>
            <w:r w:rsidR="00403305" w:rsidRPr="004D35B1">
              <w:rPr>
                <w:b/>
                <w:sz w:val="22"/>
                <w:szCs w:val="22"/>
              </w:rPr>
              <w:t>NJDOT</w:t>
            </w:r>
            <w:r w:rsidR="00403305">
              <w:rPr>
                <w:b/>
                <w:sz w:val="22"/>
                <w:szCs w:val="22"/>
              </w:rPr>
              <w:t xml:space="preserve"> (</w:t>
            </w:r>
            <w:r w:rsidRPr="00014F47">
              <w:rPr>
                <w:bCs/>
                <w:sz w:val="22"/>
                <w:szCs w:val="22"/>
              </w:rPr>
              <w:t>Group 17D9, 2</w:t>
            </w:r>
            <w:r w:rsidRPr="00014F47">
              <w:rPr>
                <w:bCs/>
                <w:sz w:val="22"/>
                <w:szCs w:val="22"/>
                <w:vertAlign w:val="superscript"/>
              </w:rPr>
              <w:t>nd</w:t>
            </w:r>
            <w:r w:rsidRPr="00014F47">
              <w:rPr>
                <w:bCs/>
                <w:sz w:val="22"/>
                <w:szCs w:val="22"/>
              </w:rPr>
              <w:t xml:space="preserve"> Cycle</w:t>
            </w:r>
            <w:r w:rsidR="00482E7C" w:rsidRPr="00014F47">
              <w:rPr>
                <w:bCs/>
                <w:sz w:val="22"/>
                <w:szCs w:val="22"/>
              </w:rPr>
              <w:t>)</w:t>
            </w:r>
          </w:p>
          <w:p w:rsidR="006A5C13" w:rsidRPr="00FB2191" w:rsidRDefault="006A5C13" w:rsidP="001F39A1">
            <w:pPr>
              <w:pStyle w:val="Header"/>
              <w:tabs>
                <w:tab w:val="clear" w:pos="4320"/>
                <w:tab w:val="clear" w:pos="8640"/>
              </w:tabs>
              <w:spacing w:line="240" w:lineRule="exact"/>
              <w:rPr>
                <w:b/>
                <w:sz w:val="22"/>
                <w:szCs w:val="22"/>
                <w:u w:val="single"/>
              </w:rPr>
            </w:pPr>
          </w:p>
        </w:tc>
        <w:tc>
          <w:tcPr>
            <w:tcW w:w="6574" w:type="dxa"/>
            <w:tcBorders>
              <w:top w:val="single" w:sz="4" w:space="0" w:color="auto"/>
            </w:tcBorders>
          </w:tcPr>
          <w:p w:rsidR="006A5C13" w:rsidRDefault="006A5C13" w:rsidP="00F664FB">
            <w:pPr>
              <w:spacing w:line="235" w:lineRule="exact"/>
              <w:jc w:val="both"/>
              <w:rPr>
                <w:bCs/>
                <w:sz w:val="22"/>
                <w:szCs w:val="22"/>
              </w:rPr>
            </w:pPr>
            <w:r w:rsidRPr="00FB2191">
              <w:rPr>
                <w:bCs/>
                <w:sz w:val="22"/>
                <w:szCs w:val="22"/>
              </w:rPr>
              <w:t>Supervised a team of 3 engineers</w:t>
            </w:r>
            <w:del w:id="240" w:author="Alex Rosenzweig" w:date="2025-02-28T11:54:00Z">
              <w:r w:rsidRPr="00FB2191" w:rsidDel="0044417B">
                <w:rPr>
                  <w:bCs/>
                  <w:sz w:val="22"/>
                  <w:szCs w:val="22"/>
                </w:rPr>
                <w:delText xml:space="preserve"> </w:delText>
              </w:r>
            </w:del>
            <w:r w:rsidRPr="00FB2191">
              <w:rPr>
                <w:bCs/>
                <w:sz w:val="22"/>
                <w:szCs w:val="22"/>
              </w:rPr>
              <w:t>/</w:t>
            </w:r>
            <w:del w:id="241" w:author="Alex Rosenzweig" w:date="2025-02-28T11:54:00Z">
              <w:r w:rsidRPr="00FB2191" w:rsidDel="0044417B">
                <w:rPr>
                  <w:bCs/>
                  <w:sz w:val="22"/>
                  <w:szCs w:val="22"/>
                </w:rPr>
                <w:delText xml:space="preserve"> </w:delText>
              </w:r>
            </w:del>
            <w:r w:rsidRPr="00FB2191">
              <w:rPr>
                <w:bCs/>
                <w:sz w:val="22"/>
                <w:szCs w:val="22"/>
              </w:rPr>
              <w:t xml:space="preserve">divers </w:t>
            </w:r>
            <w:r w:rsidRPr="00F664FB">
              <w:rPr>
                <w:b/>
                <w:color w:val="0070C0"/>
                <w:sz w:val="22"/>
                <w:szCs w:val="22"/>
              </w:rPr>
              <w:t>performing Type 2 or Type 3 underwater structural inspections, and fathometer surveys of 24 county</w:t>
            </w:r>
            <w:ins w:id="242" w:author="Alex Rosenzweig" w:date="2025-02-28T11:54:00Z">
              <w:r w:rsidRPr="00F664FB">
                <w:rPr>
                  <w:b/>
                  <w:color w:val="0070C0"/>
                  <w:sz w:val="22"/>
                  <w:szCs w:val="22"/>
                </w:rPr>
                <w:t>-</w:t>
              </w:r>
            </w:ins>
            <w:del w:id="243" w:author="Alex Rosenzweig" w:date="2025-02-28T11:54:00Z">
              <w:r w:rsidRPr="00F664FB" w:rsidDel="0044417B">
                <w:rPr>
                  <w:b/>
                  <w:color w:val="0070C0"/>
                  <w:sz w:val="22"/>
                  <w:szCs w:val="22"/>
                </w:rPr>
                <w:delText xml:space="preserve"> </w:delText>
              </w:r>
            </w:del>
            <w:r w:rsidRPr="00F664FB">
              <w:rPr>
                <w:b/>
                <w:color w:val="0070C0"/>
                <w:sz w:val="22"/>
                <w:szCs w:val="22"/>
              </w:rPr>
              <w:t xml:space="preserve">owned </w:t>
            </w:r>
            <w:r w:rsidR="005D40C0" w:rsidRPr="00F664FB">
              <w:rPr>
                <w:b/>
                <w:color w:val="0070C0"/>
                <w:sz w:val="22"/>
                <w:szCs w:val="22"/>
              </w:rPr>
              <w:t xml:space="preserve">NBIS </w:t>
            </w:r>
            <w:r w:rsidRPr="00F664FB">
              <w:rPr>
                <w:b/>
                <w:color w:val="0070C0"/>
                <w:sz w:val="22"/>
                <w:szCs w:val="22"/>
              </w:rPr>
              <w:t>structures</w:t>
            </w:r>
            <w:r w:rsidRPr="00FB2191">
              <w:rPr>
                <w:bCs/>
                <w:sz w:val="22"/>
                <w:szCs w:val="22"/>
              </w:rPr>
              <w:t xml:space="preserve"> located throughout</w:t>
            </w:r>
            <w:del w:id="244" w:author="Alex Rosenzweig" w:date="2025-02-28T10:09:00Z">
              <w:r w:rsidRPr="00FB2191" w:rsidDel="0032413A">
                <w:rPr>
                  <w:bCs/>
                  <w:sz w:val="22"/>
                  <w:szCs w:val="22"/>
                </w:rPr>
                <w:delText>,</w:delText>
              </w:r>
            </w:del>
            <w:r w:rsidRPr="00FB2191">
              <w:rPr>
                <w:bCs/>
                <w:sz w:val="22"/>
                <w:szCs w:val="22"/>
              </w:rPr>
              <w:t xml:space="preserve"> Salem County, New Jersey in accordance with NBIS, FHWA, NJDOT, and OSHA standards. Responsibilities included organizing and scheduling inspections, performing the inspection</w:t>
            </w:r>
            <w:ins w:id="245" w:author="Alex Rosenzweig" w:date="2025-02-28T11:54:00Z">
              <w:r w:rsidRPr="00FB2191">
                <w:rPr>
                  <w:bCs/>
                  <w:sz w:val="22"/>
                  <w:szCs w:val="22"/>
                </w:rPr>
                <w:t>s</w:t>
              </w:r>
            </w:ins>
            <w:r w:rsidRPr="00FB2191">
              <w:rPr>
                <w:bCs/>
                <w:sz w:val="22"/>
                <w:szCs w:val="22"/>
              </w:rPr>
              <w:t>, collecting field data, structural evaluations, preparing inspection reports, preparing emergency</w:t>
            </w:r>
            <w:del w:id="246" w:author="Alex Rosenzweig" w:date="2025-02-28T11:54:00Z">
              <w:r w:rsidRPr="00FB2191" w:rsidDel="0044417B">
                <w:rPr>
                  <w:bCs/>
                  <w:sz w:val="22"/>
                  <w:szCs w:val="22"/>
                </w:rPr>
                <w:delText xml:space="preserve"> </w:delText>
              </w:r>
            </w:del>
            <w:r w:rsidRPr="00FB2191">
              <w:rPr>
                <w:bCs/>
                <w:sz w:val="22"/>
                <w:szCs w:val="22"/>
              </w:rPr>
              <w:t>/</w:t>
            </w:r>
            <w:del w:id="247" w:author="Alex Rosenzweig" w:date="2025-02-28T11:54:00Z">
              <w:r w:rsidRPr="00FB2191" w:rsidDel="0044417B">
                <w:rPr>
                  <w:bCs/>
                  <w:sz w:val="22"/>
                  <w:szCs w:val="22"/>
                </w:rPr>
                <w:delText xml:space="preserve"> </w:delText>
              </w:r>
            </w:del>
            <w:r w:rsidRPr="00FB2191">
              <w:rPr>
                <w:bCs/>
                <w:sz w:val="22"/>
                <w:szCs w:val="22"/>
              </w:rPr>
              <w:t>priority repair recommendations as needed, including CAD drawings, quantities, and costs, and overall structural condition ratings</w:t>
            </w:r>
            <w:r w:rsidRPr="00FB2191">
              <w:rPr>
                <w:rFonts w:ascii="Arial" w:hAnsi="Arial" w:cs="Arial"/>
                <w:b/>
                <w:sz w:val="22"/>
                <w:szCs w:val="22"/>
              </w:rPr>
              <w:t xml:space="preserve"> </w:t>
            </w:r>
            <w:r w:rsidRPr="00FB2191">
              <w:rPr>
                <w:bCs/>
                <w:sz w:val="22"/>
                <w:szCs w:val="22"/>
              </w:rPr>
              <w:t>in</w:t>
            </w:r>
            <w:r w:rsidRPr="00FB2191">
              <w:rPr>
                <w:rFonts w:ascii="Arial" w:hAnsi="Arial" w:cs="Arial"/>
                <w:bCs/>
                <w:sz w:val="22"/>
                <w:szCs w:val="22"/>
              </w:rPr>
              <w:t xml:space="preserve"> </w:t>
            </w:r>
            <w:r w:rsidRPr="00FB2191">
              <w:rPr>
                <w:bCs/>
                <w:sz w:val="22"/>
                <w:szCs w:val="22"/>
              </w:rPr>
              <w:t>acco</w:t>
            </w:r>
            <w:r w:rsidRPr="00FB2191">
              <w:rPr>
                <w:bCs/>
                <w:sz w:val="22"/>
                <w:szCs w:val="22"/>
              </w:rPr>
              <w:t>r</w:t>
            </w:r>
            <w:r w:rsidRPr="00FB2191">
              <w:rPr>
                <w:bCs/>
                <w:sz w:val="22"/>
                <w:szCs w:val="22"/>
              </w:rPr>
              <w:t xml:space="preserve">dance with the NJDOT </w:t>
            </w:r>
            <w:r w:rsidRPr="00DF4EAF">
              <w:rPr>
                <w:bCs/>
                <w:i/>
                <w:iCs/>
                <w:sz w:val="22"/>
                <w:szCs w:val="22"/>
              </w:rPr>
              <w:t>Underwater Inspection and Evaluation of New Jersey Bridges Guidelines Manual</w:t>
            </w:r>
            <w:ins w:id="248" w:author="Alex Rosenzweig" w:date="2025-02-28T11:54:00Z">
              <w:r w:rsidRPr="00FB2191">
                <w:rPr>
                  <w:bCs/>
                  <w:sz w:val="22"/>
                  <w:szCs w:val="22"/>
                </w:rPr>
                <w:t>,</w:t>
              </w:r>
            </w:ins>
            <w:r w:rsidRPr="00FB2191">
              <w:rPr>
                <w:bCs/>
                <w:sz w:val="22"/>
                <w:szCs w:val="22"/>
              </w:rPr>
              <w:t xml:space="preserve"> June 1994</w:t>
            </w:r>
            <w:ins w:id="249" w:author="Alex Rosenzweig" w:date="2025-02-28T11:54:00Z">
              <w:r w:rsidRPr="00FB2191">
                <w:rPr>
                  <w:bCs/>
                  <w:sz w:val="22"/>
                  <w:szCs w:val="22"/>
                </w:rPr>
                <w:t>,</w:t>
              </w:r>
            </w:ins>
            <w:r w:rsidRPr="00FB2191">
              <w:rPr>
                <w:bCs/>
                <w:sz w:val="22"/>
                <w:szCs w:val="22"/>
              </w:rPr>
              <w:t xml:space="preserve"> Rev. June 1997 &amp; May 2008.</w:t>
            </w:r>
          </w:p>
          <w:p w:rsidR="00A2266B" w:rsidDel="00A27AE1" w:rsidRDefault="00A2266B" w:rsidP="001F39A1">
            <w:pPr>
              <w:spacing w:line="240" w:lineRule="exact"/>
              <w:jc w:val="both"/>
              <w:rPr>
                <w:del w:id="250" w:author="Margret Thomas" w:date="2025-03-04T11:17:00Z"/>
                <w:bCs/>
                <w:sz w:val="22"/>
                <w:szCs w:val="22"/>
              </w:rPr>
            </w:pPr>
          </w:p>
          <w:p w:rsidR="006A5C13" w:rsidRPr="00FB2191" w:rsidRDefault="006A5C13" w:rsidP="001F39A1">
            <w:pPr>
              <w:spacing w:line="240" w:lineRule="exact"/>
              <w:jc w:val="both"/>
              <w:rPr>
                <w:sz w:val="22"/>
                <w:szCs w:val="22"/>
              </w:rPr>
            </w:pPr>
          </w:p>
        </w:tc>
      </w:tr>
      <w:tr w:rsidR="00581DEC" w:rsidTr="001F39A1">
        <w:trPr>
          <w:trHeight w:val="20"/>
        </w:trPr>
        <w:tc>
          <w:tcPr>
            <w:tcW w:w="990" w:type="dxa"/>
            <w:tcBorders>
              <w:bottom w:val="single" w:sz="4" w:space="0" w:color="auto"/>
            </w:tcBorders>
          </w:tcPr>
          <w:p w:rsidR="006A5C13" w:rsidRDefault="006A5C13" w:rsidP="001F39A1">
            <w:pPr>
              <w:spacing w:line="240" w:lineRule="exact"/>
              <w:jc w:val="center"/>
              <w:rPr>
                <w:ins w:id="251" w:author="Margret Thomas" w:date="2025-03-04T11:52:00Z"/>
                <w:bCs/>
                <w:sz w:val="22"/>
                <w:szCs w:val="22"/>
              </w:rPr>
            </w:pPr>
            <w:r w:rsidRPr="00FB2191">
              <w:rPr>
                <w:bCs/>
                <w:sz w:val="22"/>
                <w:szCs w:val="22"/>
              </w:rPr>
              <w:t>2020</w:t>
            </w:r>
          </w:p>
          <w:p w:rsidR="00581DEC" w:rsidRDefault="00581DEC" w:rsidP="001F39A1">
            <w:pPr>
              <w:spacing w:line="240" w:lineRule="exact"/>
              <w:jc w:val="center"/>
              <w:rPr>
                <w:ins w:id="252" w:author="Margret Thomas" w:date="2025-03-04T11:52:00Z"/>
                <w:bCs/>
                <w:sz w:val="22"/>
                <w:szCs w:val="22"/>
              </w:rPr>
            </w:pPr>
          </w:p>
          <w:p w:rsidR="00581DEC" w:rsidRDefault="00581DEC" w:rsidP="001F39A1">
            <w:pPr>
              <w:spacing w:line="240" w:lineRule="exact"/>
              <w:jc w:val="center"/>
              <w:rPr>
                <w:ins w:id="253" w:author="Margret Thomas" w:date="2025-03-04T11:52:00Z"/>
                <w:bCs/>
                <w:sz w:val="22"/>
                <w:szCs w:val="22"/>
              </w:rPr>
            </w:pPr>
          </w:p>
          <w:p w:rsidR="00581DEC" w:rsidRDefault="00581DEC" w:rsidP="001F39A1">
            <w:pPr>
              <w:spacing w:line="240" w:lineRule="exact"/>
              <w:jc w:val="center"/>
              <w:rPr>
                <w:ins w:id="254" w:author="Margret Thomas" w:date="2025-03-04T11:52:00Z"/>
                <w:bCs/>
                <w:sz w:val="22"/>
                <w:szCs w:val="22"/>
              </w:rPr>
            </w:pPr>
          </w:p>
          <w:p w:rsidR="00581DEC" w:rsidRPr="000A7776" w:rsidRDefault="00581DEC" w:rsidP="001F39A1">
            <w:pPr>
              <w:spacing w:line="240" w:lineRule="exact"/>
              <w:rPr>
                <w:bCs/>
                <w:sz w:val="22"/>
                <w:szCs w:val="22"/>
              </w:rPr>
            </w:pPr>
          </w:p>
        </w:tc>
        <w:tc>
          <w:tcPr>
            <w:tcW w:w="990" w:type="dxa"/>
            <w:tcBorders>
              <w:bottom w:val="single" w:sz="4" w:space="0" w:color="auto"/>
            </w:tcBorders>
          </w:tcPr>
          <w:p w:rsidR="006A5C13" w:rsidRPr="00B86C80" w:rsidRDefault="006A5C13" w:rsidP="001F39A1">
            <w:pPr>
              <w:spacing w:line="240" w:lineRule="exact"/>
              <w:jc w:val="center"/>
              <w:rPr>
                <w:bCs/>
                <w:sz w:val="22"/>
                <w:szCs w:val="22"/>
              </w:rPr>
            </w:pPr>
            <w:r w:rsidRPr="00F91317">
              <w:rPr>
                <w:bCs/>
                <w:sz w:val="22"/>
                <w:szCs w:val="22"/>
              </w:rPr>
              <w:t>6</w:t>
            </w:r>
          </w:p>
        </w:tc>
        <w:tc>
          <w:tcPr>
            <w:tcW w:w="1530" w:type="dxa"/>
            <w:tcBorders>
              <w:bottom w:val="single" w:sz="4" w:space="0" w:color="auto"/>
            </w:tcBorders>
          </w:tcPr>
          <w:p w:rsidR="006A5C13" w:rsidRPr="00B86C80" w:rsidRDefault="006A5C13" w:rsidP="001F39A1">
            <w:pPr>
              <w:spacing w:line="240" w:lineRule="exact"/>
              <w:jc w:val="center"/>
              <w:rPr>
                <w:bCs/>
                <w:sz w:val="22"/>
                <w:szCs w:val="22"/>
              </w:rPr>
            </w:pPr>
            <w:r w:rsidRPr="007A65F9">
              <w:rPr>
                <w:bCs/>
                <w:sz w:val="22"/>
                <w:szCs w:val="22"/>
              </w:rPr>
              <w:t xml:space="preserve">Team Leader </w:t>
            </w:r>
            <w:del w:id="255" w:author="Margret Thomas" w:date="2025-03-04T11:20:00Z">
              <w:r w:rsidRPr="007A65F9" w:rsidDel="00482E7C">
                <w:rPr>
                  <w:bCs/>
                  <w:sz w:val="22"/>
                  <w:szCs w:val="22"/>
                </w:rPr>
                <w:delText xml:space="preserve"> </w:delText>
              </w:r>
            </w:del>
          </w:p>
        </w:tc>
        <w:tc>
          <w:tcPr>
            <w:tcW w:w="3870" w:type="dxa"/>
            <w:tcBorders>
              <w:bottom w:val="single" w:sz="4" w:space="0" w:color="auto"/>
            </w:tcBorders>
          </w:tcPr>
          <w:p w:rsidR="006A5C13" w:rsidRPr="009879BA" w:rsidRDefault="006A5C13" w:rsidP="001F39A1">
            <w:pPr>
              <w:pStyle w:val="Header"/>
              <w:tabs>
                <w:tab w:val="clear" w:pos="4320"/>
                <w:tab w:val="clear" w:pos="8640"/>
              </w:tabs>
              <w:spacing w:line="240" w:lineRule="exact"/>
              <w:rPr>
                <w:b/>
                <w:sz w:val="22"/>
                <w:szCs w:val="22"/>
                <w:u w:val="single"/>
              </w:rPr>
            </w:pPr>
            <w:r w:rsidRPr="00B86C80">
              <w:rPr>
                <w:bCs/>
                <w:sz w:val="22"/>
                <w:szCs w:val="22"/>
              </w:rPr>
              <w:t>42 State</w:t>
            </w:r>
            <w:r w:rsidR="00FA0712">
              <w:rPr>
                <w:bCs/>
                <w:sz w:val="22"/>
                <w:szCs w:val="22"/>
              </w:rPr>
              <w:t xml:space="preserve"> Owned</w:t>
            </w:r>
            <w:r w:rsidRPr="009879BA">
              <w:rPr>
                <w:bCs/>
                <w:sz w:val="22"/>
                <w:szCs w:val="22"/>
              </w:rPr>
              <w:t xml:space="preserve"> In-House Bridges, </w:t>
            </w:r>
            <w:r w:rsidR="00403305" w:rsidRPr="004D35B1">
              <w:rPr>
                <w:b/>
                <w:sz w:val="22"/>
                <w:szCs w:val="22"/>
              </w:rPr>
              <w:t>NJDOT</w:t>
            </w:r>
            <w:r w:rsidR="00403305">
              <w:rPr>
                <w:b/>
                <w:sz w:val="22"/>
                <w:szCs w:val="22"/>
              </w:rPr>
              <w:t xml:space="preserve"> (</w:t>
            </w:r>
            <w:r w:rsidRPr="00F91317">
              <w:rPr>
                <w:bCs/>
                <w:sz w:val="22"/>
                <w:szCs w:val="22"/>
              </w:rPr>
              <w:t>Group SE20</w:t>
            </w:r>
            <w:r w:rsidR="00482E7C" w:rsidRPr="00F91317">
              <w:rPr>
                <w:bCs/>
                <w:sz w:val="22"/>
                <w:szCs w:val="22"/>
              </w:rPr>
              <w:t>,</w:t>
            </w:r>
            <w:r w:rsidR="00403305">
              <w:rPr>
                <w:bCs/>
                <w:sz w:val="22"/>
                <w:szCs w:val="22"/>
              </w:rPr>
              <w:t xml:space="preserve"> One Cycle Contract)</w:t>
            </w:r>
            <w:r w:rsidR="00482E7C" w:rsidRPr="00F91317">
              <w:rPr>
                <w:bCs/>
                <w:sz w:val="22"/>
                <w:szCs w:val="22"/>
              </w:rPr>
              <w:t xml:space="preserve"> </w:t>
            </w:r>
          </w:p>
        </w:tc>
        <w:tc>
          <w:tcPr>
            <w:tcW w:w="6574" w:type="dxa"/>
            <w:tcBorders>
              <w:bottom w:val="single" w:sz="4" w:space="0" w:color="auto"/>
            </w:tcBorders>
          </w:tcPr>
          <w:p w:rsidR="006A5C13" w:rsidRDefault="006A5C13" w:rsidP="00F664FB">
            <w:pPr>
              <w:spacing w:line="235" w:lineRule="exact"/>
              <w:jc w:val="both"/>
              <w:rPr>
                <w:bCs/>
                <w:sz w:val="22"/>
                <w:szCs w:val="22"/>
              </w:rPr>
            </w:pPr>
            <w:r w:rsidRPr="009879BA">
              <w:rPr>
                <w:bCs/>
                <w:sz w:val="22"/>
                <w:szCs w:val="22"/>
              </w:rPr>
              <w:t>Supervised a team of 3 engineers</w:t>
            </w:r>
            <w:del w:id="256" w:author="Alex Rosenzweig" w:date="2025-02-28T11:59:00Z">
              <w:r w:rsidRPr="009879BA" w:rsidDel="00E86572">
                <w:rPr>
                  <w:bCs/>
                  <w:sz w:val="22"/>
                  <w:szCs w:val="22"/>
                </w:rPr>
                <w:delText xml:space="preserve"> </w:delText>
              </w:r>
            </w:del>
            <w:r w:rsidRPr="009879BA">
              <w:rPr>
                <w:bCs/>
                <w:sz w:val="22"/>
                <w:szCs w:val="22"/>
              </w:rPr>
              <w:t>/</w:t>
            </w:r>
            <w:del w:id="257" w:author="Alex Rosenzweig" w:date="2025-02-28T11:59:00Z">
              <w:r w:rsidRPr="009879BA" w:rsidDel="00E86572">
                <w:rPr>
                  <w:bCs/>
                  <w:sz w:val="22"/>
                  <w:szCs w:val="22"/>
                </w:rPr>
                <w:delText xml:space="preserve"> </w:delText>
              </w:r>
            </w:del>
            <w:r w:rsidRPr="009879BA">
              <w:rPr>
                <w:bCs/>
                <w:sz w:val="22"/>
                <w:szCs w:val="22"/>
              </w:rPr>
              <w:t xml:space="preserve">divers </w:t>
            </w:r>
            <w:r w:rsidRPr="00F664FB">
              <w:rPr>
                <w:b/>
                <w:color w:val="0070C0"/>
                <w:sz w:val="22"/>
                <w:szCs w:val="22"/>
              </w:rPr>
              <w:t>performing Type 2 or Type 3 underwater structural inspections, and fathometer surveys of 42 state</w:t>
            </w:r>
            <w:ins w:id="258" w:author="Alex Rosenzweig" w:date="2025-02-28T11:59:00Z">
              <w:r w:rsidRPr="00F664FB">
                <w:rPr>
                  <w:b/>
                  <w:color w:val="0070C0"/>
                  <w:sz w:val="22"/>
                  <w:szCs w:val="22"/>
                </w:rPr>
                <w:t>-</w:t>
              </w:r>
            </w:ins>
            <w:del w:id="259" w:author="Alex Rosenzweig" w:date="2025-02-28T11:59:00Z">
              <w:r w:rsidRPr="00F664FB" w:rsidDel="00E86572">
                <w:rPr>
                  <w:b/>
                  <w:color w:val="0070C0"/>
                  <w:sz w:val="22"/>
                  <w:szCs w:val="22"/>
                </w:rPr>
                <w:delText xml:space="preserve"> </w:delText>
              </w:r>
            </w:del>
            <w:r w:rsidRPr="00F664FB">
              <w:rPr>
                <w:b/>
                <w:color w:val="0070C0"/>
                <w:sz w:val="22"/>
                <w:szCs w:val="22"/>
              </w:rPr>
              <w:t xml:space="preserve">owned </w:t>
            </w:r>
            <w:r w:rsidR="005D40C0" w:rsidRPr="00F664FB">
              <w:rPr>
                <w:b/>
                <w:color w:val="0070C0"/>
                <w:sz w:val="22"/>
                <w:szCs w:val="22"/>
              </w:rPr>
              <w:t xml:space="preserve">NBIS </w:t>
            </w:r>
            <w:r w:rsidRPr="00F664FB">
              <w:rPr>
                <w:b/>
                <w:color w:val="0070C0"/>
                <w:sz w:val="22"/>
                <w:szCs w:val="22"/>
              </w:rPr>
              <w:t>structures</w:t>
            </w:r>
            <w:r w:rsidRPr="009879BA">
              <w:rPr>
                <w:bCs/>
                <w:sz w:val="22"/>
                <w:szCs w:val="22"/>
              </w:rPr>
              <w:t xml:space="preserve"> located throughout</w:t>
            </w:r>
            <w:del w:id="260" w:author="Alex Rosenzweig" w:date="2025-02-28T10:09:00Z">
              <w:r w:rsidRPr="009879BA" w:rsidDel="0032413A">
                <w:rPr>
                  <w:bCs/>
                  <w:sz w:val="22"/>
                  <w:szCs w:val="22"/>
                </w:rPr>
                <w:delText>,</w:delText>
              </w:r>
            </w:del>
            <w:r w:rsidRPr="009879BA">
              <w:rPr>
                <w:bCs/>
                <w:sz w:val="22"/>
                <w:szCs w:val="22"/>
              </w:rPr>
              <w:t xml:space="preserve"> New Jersey in accordance with NBIS, FHWA, NJDOT, and OSHA standards. Responsibilities included organizing and scheduling inspections, performing the inspection</w:t>
            </w:r>
            <w:ins w:id="261" w:author="Alex Rosenzweig" w:date="2025-02-28T11:59:00Z">
              <w:r w:rsidRPr="009879BA">
                <w:rPr>
                  <w:bCs/>
                  <w:sz w:val="22"/>
                  <w:szCs w:val="22"/>
                </w:rPr>
                <w:t>s</w:t>
              </w:r>
            </w:ins>
            <w:r w:rsidRPr="009879BA">
              <w:rPr>
                <w:bCs/>
                <w:sz w:val="22"/>
                <w:szCs w:val="22"/>
              </w:rPr>
              <w:t>, collecting field data, structural evaluations, preparing inspection reports, preparing emergency</w:t>
            </w:r>
            <w:del w:id="262" w:author="Alex Rosenzweig" w:date="2025-02-28T11:59:00Z">
              <w:r w:rsidRPr="009879BA" w:rsidDel="00E86572">
                <w:rPr>
                  <w:bCs/>
                  <w:sz w:val="22"/>
                  <w:szCs w:val="22"/>
                </w:rPr>
                <w:delText xml:space="preserve"> </w:delText>
              </w:r>
            </w:del>
            <w:r w:rsidRPr="009879BA">
              <w:rPr>
                <w:bCs/>
                <w:sz w:val="22"/>
                <w:szCs w:val="22"/>
              </w:rPr>
              <w:t>/</w:t>
            </w:r>
            <w:del w:id="263" w:author="Alex Rosenzweig" w:date="2025-02-28T11:59:00Z">
              <w:r w:rsidRPr="009879BA" w:rsidDel="00E86572">
                <w:rPr>
                  <w:bCs/>
                  <w:sz w:val="22"/>
                  <w:szCs w:val="22"/>
                </w:rPr>
                <w:delText xml:space="preserve"> </w:delText>
              </w:r>
            </w:del>
            <w:r w:rsidRPr="009879BA">
              <w:rPr>
                <w:bCs/>
                <w:sz w:val="22"/>
                <w:szCs w:val="22"/>
              </w:rPr>
              <w:t>priority repair recommendations as needed, including CAD drawings, quantities, and costs, and overall structural condition ratings</w:t>
            </w:r>
            <w:r w:rsidRPr="009879BA">
              <w:rPr>
                <w:rFonts w:ascii="Arial" w:hAnsi="Arial" w:cs="Arial"/>
                <w:b/>
                <w:sz w:val="22"/>
                <w:szCs w:val="22"/>
              </w:rPr>
              <w:t xml:space="preserve"> </w:t>
            </w:r>
            <w:r w:rsidRPr="009879BA">
              <w:rPr>
                <w:bCs/>
                <w:sz w:val="22"/>
                <w:szCs w:val="22"/>
              </w:rPr>
              <w:t>in</w:t>
            </w:r>
            <w:r w:rsidRPr="009879BA">
              <w:rPr>
                <w:rFonts w:ascii="Arial" w:hAnsi="Arial" w:cs="Arial"/>
                <w:bCs/>
                <w:sz w:val="22"/>
                <w:szCs w:val="22"/>
              </w:rPr>
              <w:t xml:space="preserve"> </w:t>
            </w:r>
            <w:r w:rsidRPr="009879BA">
              <w:rPr>
                <w:bCs/>
                <w:sz w:val="22"/>
                <w:szCs w:val="22"/>
              </w:rPr>
              <w:t>acco</w:t>
            </w:r>
            <w:r w:rsidRPr="009879BA">
              <w:rPr>
                <w:bCs/>
                <w:sz w:val="22"/>
                <w:szCs w:val="22"/>
              </w:rPr>
              <w:t>r</w:t>
            </w:r>
            <w:r w:rsidRPr="009879BA">
              <w:rPr>
                <w:bCs/>
                <w:sz w:val="22"/>
                <w:szCs w:val="22"/>
              </w:rPr>
              <w:t xml:space="preserve">dance with the NJDOT </w:t>
            </w:r>
            <w:r w:rsidRPr="00DF4EAF">
              <w:rPr>
                <w:bCs/>
                <w:i/>
                <w:iCs/>
                <w:sz w:val="22"/>
                <w:szCs w:val="22"/>
              </w:rPr>
              <w:t>Underwater Inspection and Evaluation of New Jersey Bridges Guidelines Manual</w:t>
            </w:r>
            <w:ins w:id="264" w:author="Alex Rosenzweig" w:date="2025-02-28T11:59:00Z">
              <w:r w:rsidRPr="000A7776">
                <w:rPr>
                  <w:bCs/>
                  <w:sz w:val="22"/>
                  <w:szCs w:val="22"/>
                </w:rPr>
                <w:t>,</w:t>
              </w:r>
            </w:ins>
            <w:r w:rsidRPr="000A7776">
              <w:rPr>
                <w:bCs/>
                <w:sz w:val="22"/>
                <w:szCs w:val="22"/>
              </w:rPr>
              <w:t xml:space="preserve"> June 1994</w:t>
            </w:r>
            <w:ins w:id="265" w:author="Alex Rosenzweig" w:date="2025-02-28T11:59:00Z">
              <w:r w:rsidRPr="000A7776">
                <w:rPr>
                  <w:bCs/>
                  <w:sz w:val="22"/>
                  <w:szCs w:val="22"/>
                </w:rPr>
                <w:t>,</w:t>
              </w:r>
            </w:ins>
            <w:r w:rsidRPr="000A7776">
              <w:rPr>
                <w:bCs/>
                <w:sz w:val="22"/>
                <w:szCs w:val="22"/>
              </w:rPr>
              <w:t xml:space="preserve"> Rev. June 1997 &amp; May 2008.</w:t>
            </w:r>
          </w:p>
          <w:p w:rsidR="00A2266B" w:rsidDel="00A27AE1" w:rsidRDefault="00A2266B" w:rsidP="001F39A1">
            <w:pPr>
              <w:spacing w:line="240" w:lineRule="exact"/>
              <w:jc w:val="both"/>
              <w:rPr>
                <w:del w:id="266" w:author="Margret Thomas" w:date="2025-03-04T11:21:00Z"/>
                <w:bCs/>
                <w:sz w:val="22"/>
                <w:szCs w:val="22"/>
              </w:rPr>
            </w:pPr>
          </w:p>
          <w:p w:rsidR="006A5C13" w:rsidRPr="000A7776" w:rsidRDefault="006A5C13" w:rsidP="001F39A1">
            <w:pPr>
              <w:spacing w:line="240" w:lineRule="exact"/>
              <w:jc w:val="both"/>
              <w:rPr>
                <w:sz w:val="22"/>
                <w:szCs w:val="22"/>
              </w:rPr>
            </w:pPr>
          </w:p>
        </w:tc>
      </w:tr>
      <w:tr w:rsidR="00581DEC" w:rsidTr="001F39A1">
        <w:trPr>
          <w:trHeight w:val="20"/>
        </w:trPr>
        <w:tc>
          <w:tcPr>
            <w:tcW w:w="990" w:type="dxa"/>
            <w:tcBorders>
              <w:top w:val="single" w:sz="4" w:space="0" w:color="auto"/>
              <w:left w:val="single" w:sz="4" w:space="0" w:color="auto"/>
              <w:bottom w:val="single" w:sz="4" w:space="0" w:color="auto"/>
              <w:right w:val="single" w:sz="4" w:space="0" w:color="auto"/>
            </w:tcBorders>
          </w:tcPr>
          <w:p w:rsidR="006A5C13" w:rsidRPr="00EA34C7" w:rsidRDefault="006A5C13" w:rsidP="001F39A1">
            <w:pPr>
              <w:spacing w:line="240" w:lineRule="exact"/>
              <w:jc w:val="center"/>
              <w:rPr>
                <w:bCs/>
                <w:sz w:val="22"/>
                <w:szCs w:val="22"/>
              </w:rPr>
            </w:pPr>
            <w:r w:rsidRPr="00EA34C7">
              <w:rPr>
                <w:bCs/>
                <w:sz w:val="22"/>
                <w:szCs w:val="22"/>
              </w:rPr>
              <w:t>2020</w:t>
            </w:r>
          </w:p>
        </w:tc>
        <w:tc>
          <w:tcPr>
            <w:tcW w:w="990" w:type="dxa"/>
            <w:tcBorders>
              <w:top w:val="single" w:sz="4" w:space="0" w:color="auto"/>
              <w:left w:val="single" w:sz="4" w:space="0" w:color="auto"/>
              <w:bottom w:val="single" w:sz="4" w:space="0" w:color="auto"/>
              <w:right w:val="single" w:sz="4" w:space="0" w:color="auto"/>
            </w:tcBorders>
          </w:tcPr>
          <w:p w:rsidR="006A5C13" w:rsidRPr="00EA34C7" w:rsidRDefault="006A5C13" w:rsidP="001F39A1">
            <w:pPr>
              <w:spacing w:line="240" w:lineRule="exact"/>
              <w:jc w:val="center"/>
              <w:rPr>
                <w:bCs/>
                <w:sz w:val="22"/>
                <w:szCs w:val="22"/>
              </w:rPr>
            </w:pPr>
            <w:r w:rsidRPr="00F91317">
              <w:rPr>
                <w:bCs/>
                <w:sz w:val="22"/>
                <w:szCs w:val="22"/>
              </w:rPr>
              <w:t>3</w:t>
            </w:r>
          </w:p>
        </w:tc>
        <w:tc>
          <w:tcPr>
            <w:tcW w:w="1530" w:type="dxa"/>
            <w:tcBorders>
              <w:top w:val="single" w:sz="4" w:space="0" w:color="auto"/>
              <w:left w:val="single" w:sz="4" w:space="0" w:color="auto"/>
              <w:bottom w:val="single" w:sz="4" w:space="0" w:color="auto"/>
              <w:right w:val="single" w:sz="4" w:space="0" w:color="auto"/>
            </w:tcBorders>
          </w:tcPr>
          <w:p w:rsidR="006A5C13" w:rsidRPr="00EA34C7" w:rsidRDefault="006A5C13" w:rsidP="001F39A1">
            <w:pPr>
              <w:spacing w:line="240" w:lineRule="exact"/>
              <w:jc w:val="center"/>
              <w:rPr>
                <w:bCs/>
                <w:sz w:val="22"/>
                <w:szCs w:val="22"/>
              </w:rPr>
            </w:pPr>
            <w:r w:rsidRPr="00EA34C7">
              <w:rPr>
                <w:bCs/>
                <w:sz w:val="22"/>
                <w:szCs w:val="22"/>
              </w:rPr>
              <w:t>Team Lead</w:t>
            </w:r>
            <w:r w:rsidR="00ED2DB3">
              <w:rPr>
                <w:bCs/>
                <w:sz w:val="22"/>
                <w:szCs w:val="22"/>
              </w:rPr>
              <w:t>er</w:t>
            </w:r>
          </w:p>
        </w:tc>
        <w:tc>
          <w:tcPr>
            <w:tcW w:w="3870" w:type="dxa"/>
            <w:tcBorders>
              <w:top w:val="single" w:sz="4" w:space="0" w:color="auto"/>
              <w:left w:val="single" w:sz="4" w:space="0" w:color="auto"/>
              <w:bottom w:val="single" w:sz="4" w:space="0" w:color="auto"/>
              <w:right w:val="single" w:sz="4" w:space="0" w:color="auto"/>
            </w:tcBorders>
          </w:tcPr>
          <w:p w:rsidR="006A5C13" w:rsidRPr="00EA34C7" w:rsidRDefault="006A5C13" w:rsidP="001F39A1">
            <w:pPr>
              <w:pStyle w:val="Header"/>
              <w:tabs>
                <w:tab w:val="clear" w:pos="4320"/>
                <w:tab w:val="clear" w:pos="8640"/>
              </w:tabs>
              <w:spacing w:line="240" w:lineRule="exact"/>
              <w:rPr>
                <w:b/>
                <w:sz w:val="22"/>
                <w:szCs w:val="22"/>
              </w:rPr>
            </w:pPr>
            <w:r w:rsidRPr="00EA34C7">
              <w:rPr>
                <w:bCs/>
                <w:sz w:val="22"/>
                <w:szCs w:val="22"/>
              </w:rPr>
              <w:t>25 NJ Transit Southern New Jersey Light Rail Bridges (River Line</w:t>
            </w:r>
            <w:r w:rsidRPr="00ED2DB3">
              <w:rPr>
                <w:bCs/>
                <w:sz w:val="22"/>
                <w:szCs w:val="22"/>
              </w:rPr>
              <w:t>)</w:t>
            </w:r>
            <w:r w:rsidR="00482E7C" w:rsidRPr="00ED2DB3">
              <w:rPr>
                <w:bCs/>
                <w:sz w:val="22"/>
                <w:szCs w:val="22"/>
              </w:rPr>
              <w:t>,</w:t>
            </w:r>
            <w:r w:rsidR="00482E7C" w:rsidRPr="00ED2DB3">
              <w:rPr>
                <w:b/>
                <w:sz w:val="22"/>
                <w:szCs w:val="22"/>
              </w:rPr>
              <w:t xml:space="preserve"> NJ Transit</w:t>
            </w:r>
          </w:p>
        </w:tc>
        <w:tc>
          <w:tcPr>
            <w:tcW w:w="6574" w:type="dxa"/>
            <w:tcBorders>
              <w:top w:val="single" w:sz="4" w:space="0" w:color="auto"/>
              <w:left w:val="single" w:sz="4" w:space="0" w:color="auto"/>
              <w:bottom w:val="single" w:sz="4" w:space="0" w:color="auto"/>
              <w:right w:val="single" w:sz="4" w:space="0" w:color="auto"/>
            </w:tcBorders>
          </w:tcPr>
          <w:p w:rsidR="00A2266B" w:rsidRPr="001814E8" w:rsidDel="00F20716" w:rsidRDefault="006A5C13" w:rsidP="00F664FB">
            <w:pPr>
              <w:spacing w:line="235" w:lineRule="exact"/>
              <w:jc w:val="both"/>
              <w:rPr>
                <w:ins w:id="267" w:author="Alex Rosenzweig" w:date="2025-02-28T17:11:00Z"/>
                <w:del w:id="268" w:author="Margret Thomas" w:date="2025-03-04T11:24:00Z"/>
                <w:bCs/>
                <w:sz w:val="22"/>
                <w:szCs w:val="22"/>
              </w:rPr>
            </w:pPr>
            <w:r w:rsidRPr="00EA34C7">
              <w:rPr>
                <w:bCs/>
                <w:sz w:val="22"/>
                <w:szCs w:val="22"/>
              </w:rPr>
              <w:t xml:space="preserve">Team leader </w:t>
            </w:r>
            <w:r w:rsidRPr="00F664FB">
              <w:rPr>
                <w:b/>
                <w:color w:val="0070C0"/>
                <w:sz w:val="22"/>
                <w:szCs w:val="22"/>
              </w:rPr>
              <w:t>performing structural inspections, FCM inspections, underwater inspections, and fathometer surveys of 25 railroad carry</w:t>
            </w:r>
            <w:r w:rsidR="000D7CCC" w:rsidRPr="00F664FB">
              <w:rPr>
                <w:b/>
                <w:color w:val="0070C0"/>
                <w:sz w:val="22"/>
                <w:szCs w:val="22"/>
              </w:rPr>
              <w:t>ing</w:t>
            </w:r>
            <w:r w:rsidRPr="00F664FB">
              <w:rPr>
                <w:b/>
                <w:color w:val="0070C0"/>
                <w:sz w:val="22"/>
                <w:szCs w:val="22"/>
              </w:rPr>
              <w:t xml:space="preserve"> </w:t>
            </w:r>
            <w:r w:rsidR="005D40C0" w:rsidRPr="00F664FB">
              <w:rPr>
                <w:b/>
                <w:color w:val="0070C0"/>
                <w:sz w:val="22"/>
                <w:szCs w:val="22"/>
              </w:rPr>
              <w:t xml:space="preserve">NBIS </w:t>
            </w:r>
            <w:r w:rsidRPr="00F664FB">
              <w:rPr>
                <w:b/>
                <w:color w:val="0070C0"/>
                <w:sz w:val="22"/>
                <w:szCs w:val="22"/>
              </w:rPr>
              <w:t xml:space="preserve">bridges located along the Southern New Jersey Light Rail Transit </w:t>
            </w:r>
            <w:ins w:id="269" w:author="Alex Rosenzweig" w:date="2025-02-28T11:12:00Z">
              <w:r w:rsidRPr="00F664FB">
                <w:rPr>
                  <w:b/>
                  <w:color w:val="0070C0"/>
                  <w:sz w:val="22"/>
                  <w:szCs w:val="22"/>
                </w:rPr>
                <w:t>(SNJLRT)</w:t>
              </w:r>
              <w:r w:rsidRPr="00EA34C7">
                <w:rPr>
                  <w:bCs/>
                  <w:sz w:val="22"/>
                  <w:szCs w:val="22"/>
                </w:rPr>
                <w:t xml:space="preserve"> s</w:t>
              </w:r>
            </w:ins>
            <w:del w:id="270" w:author="Alex Rosenzweig" w:date="2025-02-28T11:12:00Z">
              <w:r w:rsidRPr="00EA34C7" w:rsidDel="0052232F">
                <w:rPr>
                  <w:bCs/>
                  <w:sz w:val="22"/>
                  <w:szCs w:val="22"/>
                </w:rPr>
                <w:delText>S</w:delText>
              </w:r>
            </w:del>
            <w:r w:rsidRPr="00EA34C7">
              <w:rPr>
                <w:bCs/>
                <w:sz w:val="22"/>
                <w:szCs w:val="22"/>
              </w:rPr>
              <w:t xml:space="preserve">ystem’s alignment </w:t>
            </w:r>
            <w:del w:id="271" w:author="Alex Rosenzweig" w:date="2025-02-28T11:12:00Z">
              <w:r w:rsidRPr="00EA34C7" w:rsidDel="0052232F">
                <w:rPr>
                  <w:bCs/>
                  <w:sz w:val="22"/>
                  <w:szCs w:val="22"/>
                </w:rPr>
                <w:delText xml:space="preserve">(SNJLRT) </w:delText>
              </w:r>
            </w:del>
            <w:r w:rsidRPr="00EA34C7">
              <w:rPr>
                <w:bCs/>
                <w:sz w:val="22"/>
                <w:szCs w:val="22"/>
              </w:rPr>
              <w:t>in accordance with NBIS, FHWA, FRA, and OSHA standards. Worked as a team leader/structural engineer performing visual, physical, and advanced inspections of various bridge superstructures</w:t>
            </w:r>
            <w:ins w:id="272" w:author="Alex Rosenzweig" w:date="2025-02-28T11:16:00Z">
              <w:r w:rsidRPr="00EA34C7">
                <w:rPr>
                  <w:bCs/>
                  <w:sz w:val="22"/>
                  <w:szCs w:val="22"/>
                </w:rPr>
                <w:t>,</w:t>
              </w:r>
            </w:ins>
            <w:r w:rsidRPr="00EA34C7">
              <w:rPr>
                <w:bCs/>
                <w:sz w:val="22"/>
                <w:szCs w:val="22"/>
              </w:rPr>
              <w:t xml:space="preserve"> </w:t>
            </w:r>
            <w:del w:id="273" w:author="Alex Rosenzweig" w:date="2025-02-28T11:16:00Z">
              <w:r w:rsidRPr="00EA34C7" w:rsidDel="0052232F">
                <w:rPr>
                  <w:bCs/>
                  <w:sz w:val="22"/>
                  <w:szCs w:val="22"/>
                </w:rPr>
                <w:delText xml:space="preserve">and </w:delText>
              </w:r>
            </w:del>
            <w:r w:rsidRPr="00EA34C7">
              <w:rPr>
                <w:bCs/>
                <w:sz w:val="22"/>
                <w:szCs w:val="22"/>
              </w:rPr>
              <w:t>substructures</w:t>
            </w:r>
            <w:ins w:id="274" w:author="Alex Rosenzweig" w:date="2025-02-28T11:16:00Z">
              <w:r w:rsidRPr="00EA34C7">
                <w:rPr>
                  <w:bCs/>
                  <w:sz w:val="22"/>
                  <w:szCs w:val="22"/>
                </w:rPr>
                <w:t>,</w:t>
              </w:r>
            </w:ins>
            <w:r w:rsidRPr="00EA34C7">
              <w:rPr>
                <w:bCs/>
                <w:sz w:val="22"/>
                <w:szCs w:val="22"/>
              </w:rPr>
              <w:t xml:space="preserve"> and culverts. Inspections included existing and</w:t>
            </w:r>
            <w:del w:id="275" w:author="Alex Rosenzweig" w:date="2025-02-28T11:16:00Z">
              <w:r w:rsidRPr="00EA34C7" w:rsidDel="0052232F">
                <w:rPr>
                  <w:bCs/>
                  <w:sz w:val="22"/>
                  <w:szCs w:val="22"/>
                </w:rPr>
                <w:delText xml:space="preserve"> </w:delText>
              </w:r>
            </w:del>
            <w:r w:rsidRPr="00EA34C7">
              <w:rPr>
                <w:bCs/>
                <w:sz w:val="22"/>
                <w:szCs w:val="22"/>
              </w:rPr>
              <w:t>/</w:t>
            </w:r>
            <w:del w:id="276" w:author="Alex Rosenzweig" w:date="2025-02-28T11:16:00Z">
              <w:r w:rsidRPr="00EA34C7" w:rsidDel="0052232F">
                <w:rPr>
                  <w:bCs/>
                  <w:sz w:val="22"/>
                  <w:szCs w:val="22"/>
                </w:rPr>
                <w:delText xml:space="preserve"> </w:delText>
              </w:r>
            </w:del>
            <w:r w:rsidRPr="00EA34C7">
              <w:rPr>
                <w:bCs/>
                <w:sz w:val="22"/>
                <w:szCs w:val="22"/>
              </w:rPr>
              <w:t>or newly constructed</w:t>
            </w:r>
            <w:del w:id="277" w:author="Alex Rosenzweig" w:date="2025-02-28T11:16:00Z">
              <w:r w:rsidRPr="00EA34C7" w:rsidDel="0052232F">
                <w:rPr>
                  <w:bCs/>
                  <w:sz w:val="22"/>
                  <w:szCs w:val="22"/>
                </w:rPr>
                <w:delText xml:space="preserve"> </w:delText>
              </w:r>
            </w:del>
            <w:r w:rsidRPr="00EA34C7">
              <w:rPr>
                <w:bCs/>
                <w:sz w:val="22"/>
                <w:szCs w:val="22"/>
              </w:rPr>
              <w:t>/</w:t>
            </w:r>
            <w:del w:id="278" w:author="Alex Rosenzweig" w:date="2025-02-28T11:16:00Z">
              <w:r w:rsidRPr="00EA34C7" w:rsidDel="0052232F">
                <w:rPr>
                  <w:bCs/>
                  <w:sz w:val="22"/>
                  <w:szCs w:val="22"/>
                </w:rPr>
                <w:delText xml:space="preserve"> </w:delText>
              </w:r>
            </w:del>
            <w:r w:rsidRPr="00EA34C7">
              <w:rPr>
                <w:bCs/>
                <w:sz w:val="22"/>
                <w:szCs w:val="22"/>
              </w:rPr>
              <w:t>rehabilitated structures. Responsibilities included organizing and scheduling inspections, performing the inspection</w:t>
            </w:r>
            <w:ins w:id="279" w:author="Alex Rosenzweig" w:date="2025-02-28T11:16:00Z">
              <w:r w:rsidRPr="00EA34C7">
                <w:rPr>
                  <w:bCs/>
                  <w:sz w:val="22"/>
                  <w:szCs w:val="22"/>
                </w:rPr>
                <w:t>s</w:t>
              </w:r>
            </w:ins>
            <w:r w:rsidRPr="00EA34C7">
              <w:rPr>
                <w:bCs/>
                <w:sz w:val="22"/>
                <w:szCs w:val="22"/>
              </w:rPr>
              <w:t xml:space="preserve">, collecting field data, structural evaluations, preparing inspection reports, structural ratings, preparing </w:t>
            </w:r>
            <w:ins w:id="280" w:author="Alex Rosenzweig" w:date="2025-02-28T11:16:00Z">
              <w:r w:rsidRPr="00EA34C7">
                <w:rPr>
                  <w:bCs/>
                  <w:sz w:val="22"/>
                  <w:szCs w:val="22"/>
                </w:rPr>
                <w:t xml:space="preserve">the </w:t>
              </w:r>
            </w:ins>
            <w:r w:rsidRPr="00EA34C7">
              <w:rPr>
                <w:bCs/>
                <w:sz w:val="22"/>
                <w:szCs w:val="22"/>
              </w:rPr>
              <w:t xml:space="preserve">MW-203 Form, </w:t>
            </w:r>
            <w:ins w:id="281" w:author="Alex Rosenzweig" w:date="2025-02-28T11:16:00Z">
              <w:r w:rsidRPr="00EA34C7">
                <w:rPr>
                  <w:bCs/>
                  <w:sz w:val="22"/>
                  <w:szCs w:val="22"/>
                </w:rPr>
                <w:t xml:space="preserve">and </w:t>
              </w:r>
            </w:ins>
            <w:r w:rsidRPr="00EA34C7">
              <w:rPr>
                <w:bCs/>
                <w:sz w:val="22"/>
                <w:szCs w:val="22"/>
              </w:rPr>
              <w:t>emergency</w:t>
            </w:r>
            <w:del w:id="282" w:author="Alex Rosenzweig" w:date="2025-02-28T11:16:00Z">
              <w:r w:rsidRPr="00EA34C7" w:rsidDel="0052232F">
                <w:rPr>
                  <w:bCs/>
                  <w:sz w:val="22"/>
                  <w:szCs w:val="22"/>
                </w:rPr>
                <w:delText xml:space="preserve"> </w:delText>
              </w:r>
            </w:del>
            <w:r w:rsidRPr="00EA34C7">
              <w:rPr>
                <w:bCs/>
                <w:sz w:val="22"/>
                <w:szCs w:val="22"/>
              </w:rPr>
              <w:t>/</w:t>
            </w:r>
            <w:del w:id="283" w:author="Alex Rosenzweig" w:date="2025-02-28T11:16:00Z">
              <w:r w:rsidRPr="00EA34C7" w:rsidDel="0052232F">
                <w:rPr>
                  <w:bCs/>
                  <w:sz w:val="22"/>
                  <w:szCs w:val="22"/>
                </w:rPr>
                <w:delText xml:space="preserve"> </w:delText>
              </w:r>
            </w:del>
            <w:r w:rsidRPr="00EA34C7">
              <w:rPr>
                <w:bCs/>
                <w:sz w:val="22"/>
                <w:szCs w:val="22"/>
              </w:rPr>
              <w:t>priority repair recommendations as needed, including CAD drawings, quantities, and cost estimates.</w:t>
            </w:r>
          </w:p>
          <w:p w:rsidR="006A5C13" w:rsidRPr="001814E8" w:rsidRDefault="006A5C13" w:rsidP="00F664FB">
            <w:pPr>
              <w:spacing w:line="235" w:lineRule="exact"/>
              <w:jc w:val="both"/>
              <w:rPr>
                <w:bCs/>
                <w:sz w:val="22"/>
                <w:szCs w:val="22"/>
              </w:rPr>
            </w:pPr>
          </w:p>
        </w:tc>
      </w:tr>
      <w:tr w:rsidR="00581DEC" w:rsidTr="001F39A1">
        <w:trPr>
          <w:trHeight w:val="20"/>
        </w:trPr>
        <w:tc>
          <w:tcPr>
            <w:tcW w:w="990" w:type="dxa"/>
            <w:tcBorders>
              <w:top w:val="single" w:sz="4" w:space="0" w:color="auto"/>
            </w:tcBorders>
          </w:tcPr>
          <w:p w:rsidR="006A5C13" w:rsidRPr="00E75A5F" w:rsidRDefault="006A5C13" w:rsidP="001F39A1">
            <w:pPr>
              <w:spacing w:line="240" w:lineRule="exact"/>
              <w:jc w:val="center"/>
              <w:rPr>
                <w:ins w:id="284" w:author="Margret Thomas" w:date="2025-03-04T11:26:00Z"/>
                <w:bCs/>
                <w:sz w:val="22"/>
                <w:szCs w:val="22"/>
              </w:rPr>
            </w:pPr>
            <w:r w:rsidRPr="00E75A5F">
              <w:rPr>
                <w:bCs/>
                <w:sz w:val="22"/>
                <w:szCs w:val="22"/>
              </w:rPr>
              <w:t>2020</w:t>
            </w:r>
          </w:p>
          <w:p w:rsidR="00F20716" w:rsidRPr="00E75A5F" w:rsidRDefault="00F20716" w:rsidP="001F39A1">
            <w:pPr>
              <w:spacing w:line="240" w:lineRule="exact"/>
              <w:jc w:val="center"/>
              <w:rPr>
                <w:ins w:id="285" w:author="Margret Thomas" w:date="2025-03-04T11:26:00Z"/>
                <w:bCs/>
                <w:sz w:val="22"/>
                <w:szCs w:val="22"/>
              </w:rPr>
            </w:pPr>
          </w:p>
          <w:p w:rsidR="00F20716" w:rsidRPr="00E75A5F" w:rsidRDefault="00F20716" w:rsidP="001F39A1">
            <w:pPr>
              <w:spacing w:line="240" w:lineRule="exact"/>
              <w:jc w:val="center"/>
              <w:rPr>
                <w:ins w:id="286" w:author="Margret Thomas" w:date="2025-03-04T11:26:00Z"/>
                <w:bCs/>
                <w:sz w:val="22"/>
                <w:szCs w:val="22"/>
              </w:rPr>
            </w:pPr>
          </w:p>
          <w:p w:rsidR="00F20716" w:rsidRPr="00E75A5F" w:rsidRDefault="00F20716" w:rsidP="001F39A1">
            <w:pPr>
              <w:spacing w:line="240" w:lineRule="exact"/>
              <w:jc w:val="center"/>
              <w:rPr>
                <w:ins w:id="287" w:author="Margret Thomas" w:date="2025-03-04T11:26:00Z"/>
                <w:bCs/>
                <w:sz w:val="22"/>
                <w:szCs w:val="22"/>
              </w:rPr>
            </w:pPr>
          </w:p>
          <w:p w:rsidR="00F20716" w:rsidRPr="00E75A5F" w:rsidRDefault="00F20716" w:rsidP="001F39A1">
            <w:pPr>
              <w:spacing w:line="240" w:lineRule="exact"/>
              <w:jc w:val="center"/>
              <w:rPr>
                <w:ins w:id="288" w:author="Margret Thomas" w:date="2025-03-04T11:26:00Z"/>
                <w:bCs/>
                <w:sz w:val="22"/>
                <w:szCs w:val="22"/>
              </w:rPr>
            </w:pPr>
          </w:p>
          <w:p w:rsidR="00F20716" w:rsidRPr="00E75A5F" w:rsidRDefault="00F20716" w:rsidP="001F39A1">
            <w:pPr>
              <w:spacing w:line="240" w:lineRule="exact"/>
              <w:jc w:val="center"/>
              <w:rPr>
                <w:ins w:id="289" w:author="Margret Thomas" w:date="2025-03-04T11:26:00Z"/>
                <w:bCs/>
                <w:sz w:val="22"/>
                <w:szCs w:val="22"/>
              </w:rPr>
            </w:pPr>
          </w:p>
          <w:p w:rsidR="00F20716" w:rsidRPr="00E75A5F" w:rsidRDefault="00F20716" w:rsidP="001F39A1">
            <w:pPr>
              <w:spacing w:line="240" w:lineRule="exact"/>
              <w:jc w:val="center"/>
              <w:rPr>
                <w:ins w:id="290" w:author="Margret Thomas" w:date="2025-03-04T11:26:00Z"/>
                <w:bCs/>
                <w:sz w:val="22"/>
                <w:szCs w:val="22"/>
              </w:rPr>
            </w:pPr>
          </w:p>
          <w:p w:rsidR="00F20716" w:rsidRPr="00E75A5F" w:rsidRDefault="00F20716" w:rsidP="001F39A1">
            <w:pPr>
              <w:spacing w:line="240" w:lineRule="exact"/>
              <w:jc w:val="center"/>
              <w:rPr>
                <w:ins w:id="291" w:author="Margret Thomas" w:date="2025-03-04T11:26:00Z"/>
                <w:bCs/>
                <w:sz w:val="22"/>
                <w:szCs w:val="22"/>
              </w:rPr>
            </w:pPr>
          </w:p>
          <w:p w:rsidR="00F20716" w:rsidRPr="00E75A5F" w:rsidRDefault="00F20716" w:rsidP="001F39A1">
            <w:pPr>
              <w:spacing w:line="240" w:lineRule="exact"/>
              <w:jc w:val="center"/>
              <w:rPr>
                <w:ins w:id="292" w:author="Margret Thomas" w:date="2025-03-04T11:26:00Z"/>
                <w:bCs/>
                <w:sz w:val="22"/>
                <w:szCs w:val="22"/>
              </w:rPr>
            </w:pPr>
          </w:p>
          <w:p w:rsidR="00F20716" w:rsidRPr="00E75A5F" w:rsidRDefault="00F20716" w:rsidP="001F39A1">
            <w:pPr>
              <w:spacing w:line="240" w:lineRule="exact"/>
              <w:jc w:val="center"/>
              <w:rPr>
                <w:bCs/>
                <w:sz w:val="22"/>
                <w:szCs w:val="22"/>
              </w:rPr>
            </w:pPr>
          </w:p>
        </w:tc>
        <w:tc>
          <w:tcPr>
            <w:tcW w:w="990" w:type="dxa"/>
            <w:tcBorders>
              <w:top w:val="single" w:sz="4" w:space="0" w:color="auto"/>
            </w:tcBorders>
          </w:tcPr>
          <w:p w:rsidR="006A5C13" w:rsidRPr="00E75A5F" w:rsidRDefault="006A5C13" w:rsidP="001F39A1">
            <w:pPr>
              <w:spacing w:line="240" w:lineRule="exact"/>
              <w:jc w:val="center"/>
              <w:rPr>
                <w:bCs/>
                <w:sz w:val="22"/>
                <w:szCs w:val="22"/>
              </w:rPr>
            </w:pPr>
            <w:r w:rsidRPr="00E75A5F">
              <w:rPr>
                <w:bCs/>
                <w:sz w:val="22"/>
                <w:szCs w:val="22"/>
              </w:rPr>
              <w:t>3</w:t>
            </w:r>
          </w:p>
        </w:tc>
        <w:tc>
          <w:tcPr>
            <w:tcW w:w="1530" w:type="dxa"/>
            <w:tcBorders>
              <w:top w:val="single" w:sz="4" w:space="0" w:color="auto"/>
            </w:tcBorders>
          </w:tcPr>
          <w:p w:rsidR="006A5C13" w:rsidRPr="00E75A5F" w:rsidRDefault="006A5C13" w:rsidP="001F39A1">
            <w:pPr>
              <w:spacing w:line="240" w:lineRule="exact"/>
              <w:jc w:val="center"/>
              <w:rPr>
                <w:bCs/>
                <w:sz w:val="22"/>
                <w:szCs w:val="22"/>
              </w:rPr>
            </w:pPr>
            <w:r w:rsidRPr="005B289F">
              <w:rPr>
                <w:bCs/>
                <w:sz w:val="22"/>
                <w:szCs w:val="22"/>
              </w:rPr>
              <w:t>Team Leader</w:t>
            </w:r>
          </w:p>
        </w:tc>
        <w:tc>
          <w:tcPr>
            <w:tcW w:w="3870" w:type="dxa"/>
            <w:tcBorders>
              <w:top w:val="single" w:sz="4" w:space="0" w:color="auto"/>
            </w:tcBorders>
          </w:tcPr>
          <w:p w:rsidR="006A5C13" w:rsidRPr="00ED2DB3" w:rsidRDefault="006A5C13" w:rsidP="001F39A1">
            <w:pPr>
              <w:pStyle w:val="Header"/>
              <w:tabs>
                <w:tab w:val="clear" w:pos="4320"/>
                <w:tab w:val="clear" w:pos="8640"/>
              </w:tabs>
              <w:spacing w:line="240" w:lineRule="exact"/>
              <w:rPr>
                <w:bCs/>
                <w:sz w:val="22"/>
                <w:szCs w:val="22"/>
              </w:rPr>
            </w:pPr>
            <w:r w:rsidRPr="00ED2DB3">
              <w:rPr>
                <w:bCs/>
                <w:sz w:val="22"/>
                <w:szCs w:val="22"/>
              </w:rPr>
              <w:t xml:space="preserve">50 Ocean County-Owned Bridges, </w:t>
            </w:r>
            <w:r w:rsidR="00403305" w:rsidRPr="004D35B1">
              <w:rPr>
                <w:b/>
                <w:sz w:val="22"/>
                <w:szCs w:val="22"/>
              </w:rPr>
              <w:t>NJDOT</w:t>
            </w:r>
            <w:r w:rsidR="00403305">
              <w:rPr>
                <w:b/>
                <w:sz w:val="22"/>
                <w:szCs w:val="22"/>
              </w:rPr>
              <w:t xml:space="preserve"> </w:t>
            </w:r>
            <w:r w:rsidR="00F20716" w:rsidRPr="00ED2DB3">
              <w:rPr>
                <w:bCs/>
                <w:sz w:val="22"/>
                <w:szCs w:val="22"/>
              </w:rPr>
              <w:t>(</w:t>
            </w:r>
            <w:r w:rsidRPr="00ED2DB3">
              <w:rPr>
                <w:bCs/>
                <w:sz w:val="22"/>
                <w:szCs w:val="22"/>
              </w:rPr>
              <w:t>Group 15D8, 2</w:t>
            </w:r>
            <w:r w:rsidRPr="00ED2DB3">
              <w:rPr>
                <w:bCs/>
                <w:sz w:val="22"/>
                <w:szCs w:val="22"/>
                <w:vertAlign w:val="superscript"/>
              </w:rPr>
              <w:t>nd</w:t>
            </w:r>
            <w:r w:rsidRPr="00ED2DB3">
              <w:rPr>
                <w:bCs/>
                <w:sz w:val="22"/>
                <w:szCs w:val="22"/>
              </w:rPr>
              <w:t xml:space="preserve"> Cycle</w:t>
            </w:r>
            <w:r w:rsidR="00F20716" w:rsidRPr="00ED2DB3">
              <w:rPr>
                <w:bCs/>
                <w:sz w:val="22"/>
                <w:szCs w:val="22"/>
              </w:rPr>
              <w:t>)</w:t>
            </w:r>
          </w:p>
          <w:p w:rsidR="006A5C13" w:rsidRPr="00E75A5F" w:rsidRDefault="006A5C13" w:rsidP="001F39A1">
            <w:pPr>
              <w:pStyle w:val="Header"/>
              <w:tabs>
                <w:tab w:val="clear" w:pos="4320"/>
                <w:tab w:val="clear" w:pos="8640"/>
              </w:tabs>
              <w:spacing w:line="240" w:lineRule="exact"/>
              <w:rPr>
                <w:b/>
                <w:sz w:val="22"/>
                <w:szCs w:val="22"/>
                <w:u w:val="single"/>
              </w:rPr>
            </w:pPr>
          </w:p>
        </w:tc>
        <w:tc>
          <w:tcPr>
            <w:tcW w:w="6574" w:type="dxa"/>
            <w:tcBorders>
              <w:top w:val="single" w:sz="4" w:space="0" w:color="auto"/>
            </w:tcBorders>
          </w:tcPr>
          <w:p w:rsidR="006A5C13" w:rsidRDefault="006A5C13" w:rsidP="001F39A1">
            <w:pPr>
              <w:spacing w:line="240" w:lineRule="exact"/>
              <w:jc w:val="both"/>
              <w:rPr>
                <w:bCs/>
                <w:sz w:val="22"/>
                <w:szCs w:val="22"/>
              </w:rPr>
            </w:pPr>
            <w:r w:rsidRPr="00E75A5F">
              <w:rPr>
                <w:bCs/>
                <w:sz w:val="22"/>
                <w:szCs w:val="22"/>
              </w:rPr>
              <w:t>Supervised a team of 3 engineers</w:t>
            </w:r>
            <w:del w:id="293" w:author="Alex Rosenzweig" w:date="2025-02-28T12:00:00Z">
              <w:r w:rsidRPr="00E75A5F" w:rsidDel="00E86572">
                <w:rPr>
                  <w:bCs/>
                  <w:sz w:val="22"/>
                  <w:szCs w:val="22"/>
                </w:rPr>
                <w:delText xml:space="preserve"> </w:delText>
              </w:r>
            </w:del>
            <w:r w:rsidRPr="00E75A5F">
              <w:rPr>
                <w:bCs/>
                <w:sz w:val="22"/>
                <w:szCs w:val="22"/>
              </w:rPr>
              <w:t>/</w:t>
            </w:r>
            <w:del w:id="294" w:author="Alex Rosenzweig" w:date="2025-02-28T12:00:00Z">
              <w:r w:rsidRPr="00E75A5F" w:rsidDel="00E86572">
                <w:rPr>
                  <w:bCs/>
                  <w:sz w:val="22"/>
                  <w:szCs w:val="22"/>
                </w:rPr>
                <w:delText xml:space="preserve"> </w:delText>
              </w:r>
            </w:del>
            <w:r w:rsidRPr="00E75A5F">
              <w:rPr>
                <w:bCs/>
                <w:sz w:val="22"/>
                <w:szCs w:val="22"/>
              </w:rPr>
              <w:t>divers</w:t>
            </w:r>
            <w:r w:rsidRPr="00DF4EAF">
              <w:rPr>
                <w:bCs/>
                <w:color w:val="0070C0"/>
                <w:sz w:val="22"/>
                <w:szCs w:val="22"/>
              </w:rPr>
              <w:t xml:space="preserve"> </w:t>
            </w:r>
            <w:r w:rsidRPr="00F664FB">
              <w:rPr>
                <w:b/>
                <w:color w:val="0070C0"/>
                <w:sz w:val="22"/>
                <w:szCs w:val="22"/>
              </w:rPr>
              <w:t>performing Type 2 or Type 3 underwater structural inspections, and fathometer surveys of 16 county</w:t>
            </w:r>
            <w:ins w:id="295" w:author="Alex Rosenzweig" w:date="2025-02-28T12:00:00Z">
              <w:r w:rsidRPr="00F664FB">
                <w:rPr>
                  <w:b/>
                  <w:color w:val="0070C0"/>
                  <w:sz w:val="22"/>
                  <w:szCs w:val="22"/>
                </w:rPr>
                <w:t>-</w:t>
              </w:r>
            </w:ins>
            <w:del w:id="296" w:author="Alex Rosenzweig" w:date="2025-02-28T12:00:00Z">
              <w:r w:rsidRPr="00F664FB" w:rsidDel="00E86572">
                <w:rPr>
                  <w:b/>
                  <w:color w:val="0070C0"/>
                  <w:sz w:val="22"/>
                  <w:szCs w:val="22"/>
                </w:rPr>
                <w:delText xml:space="preserve"> </w:delText>
              </w:r>
            </w:del>
            <w:r w:rsidRPr="00F664FB">
              <w:rPr>
                <w:b/>
                <w:color w:val="0070C0"/>
                <w:sz w:val="22"/>
                <w:szCs w:val="22"/>
              </w:rPr>
              <w:t xml:space="preserve">owned </w:t>
            </w:r>
            <w:r w:rsidR="005D40C0" w:rsidRPr="00F664FB">
              <w:rPr>
                <w:b/>
                <w:color w:val="0070C0"/>
                <w:sz w:val="22"/>
                <w:szCs w:val="22"/>
              </w:rPr>
              <w:t xml:space="preserve">NBIS </w:t>
            </w:r>
            <w:r w:rsidRPr="00F664FB">
              <w:rPr>
                <w:b/>
                <w:color w:val="0070C0"/>
                <w:sz w:val="22"/>
                <w:szCs w:val="22"/>
              </w:rPr>
              <w:t>structures</w:t>
            </w:r>
            <w:r w:rsidRPr="00E75A5F">
              <w:rPr>
                <w:bCs/>
                <w:sz w:val="22"/>
                <w:szCs w:val="22"/>
              </w:rPr>
              <w:t xml:space="preserve"> located throughout</w:t>
            </w:r>
            <w:del w:id="297" w:author="Alex Rosenzweig" w:date="2025-02-28T10:09:00Z">
              <w:r w:rsidRPr="00E75A5F" w:rsidDel="0032413A">
                <w:rPr>
                  <w:bCs/>
                  <w:sz w:val="22"/>
                  <w:szCs w:val="22"/>
                </w:rPr>
                <w:delText>,</w:delText>
              </w:r>
            </w:del>
            <w:r w:rsidRPr="00E75A5F">
              <w:rPr>
                <w:bCs/>
                <w:sz w:val="22"/>
                <w:szCs w:val="22"/>
              </w:rPr>
              <w:t xml:space="preserve"> Ocean County, New Jersey in accordance with NBIS, FHWA, NJDOT, and OSHA standards. Responsibilities included organizing and scheduling inspections, performing the inspection</w:t>
            </w:r>
            <w:ins w:id="298" w:author="Alex Rosenzweig" w:date="2025-02-28T12:00:00Z">
              <w:r w:rsidRPr="00E75A5F">
                <w:rPr>
                  <w:bCs/>
                  <w:sz w:val="22"/>
                  <w:szCs w:val="22"/>
                </w:rPr>
                <w:t>s</w:t>
              </w:r>
            </w:ins>
            <w:r w:rsidRPr="00E75A5F">
              <w:rPr>
                <w:bCs/>
                <w:sz w:val="22"/>
                <w:szCs w:val="22"/>
              </w:rPr>
              <w:t>, collecting field data, structural evaluations, preparing inspection reports, preparing emergency</w:t>
            </w:r>
            <w:del w:id="299" w:author="Alex Rosenzweig" w:date="2025-02-28T12:00:00Z">
              <w:r w:rsidRPr="00E75A5F" w:rsidDel="00E86572">
                <w:rPr>
                  <w:bCs/>
                  <w:sz w:val="22"/>
                  <w:szCs w:val="22"/>
                </w:rPr>
                <w:delText xml:space="preserve"> </w:delText>
              </w:r>
            </w:del>
            <w:r w:rsidRPr="00E75A5F">
              <w:rPr>
                <w:bCs/>
                <w:sz w:val="22"/>
                <w:szCs w:val="22"/>
              </w:rPr>
              <w:t>/</w:t>
            </w:r>
            <w:del w:id="300" w:author="Alex Rosenzweig" w:date="2025-02-28T12:00:00Z">
              <w:r w:rsidRPr="00E75A5F" w:rsidDel="00E86572">
                <w:rPr>
                  <w:bCs/>
                  <w:sz w:val="22"/>
                  <w:szCs w:val="22"/>
                </w:rPr>
                <w:delText xml:space="preserve"> </w:delText>
              </w:r>
            </w:del>
            <w:r w:rsidRPr="00E75A5F">
              <w:rPr>
                <w:bCs/>
                <w:sz w:val="22"/>
                <w:szCs w:val="22"/>
              </w:rPr>
              <w:t>priority repair recommendations as needed, including CAD drawings, quantities, and costs, and overall structural condition ratings</w:t>
            </w:r>
            <w:r w:rsidRPr="00E75A5F">
              <w:rPr>
                <w:rFonts w:ascii="Arial" w:hAnsi="Arial" w:cs="Arial"/>
                <w:b/>
                <w:sz w:val="22"/>
                <w:szCs w:val="22"/>
              </w:rPr>
              <w:t xml:space="preserve"> </w:t>
            </w:r>
            <w:r w:rsidRPr="00E75A5F">
              <w:rPr>
                <w:bCs/>
                <w:sz w:val="22"/>
                <w:szCs w:val="22"/>
              </w:rPr>
              <w:t>in</w:t>
            </w:r>
            <w:r w:rsidRPr="00E75A5F">
              <w:rPr>
                <w:rFonts w:ascii="Arial" w:hAnsi="Arial" w:cs="Arial"/>
                <w:bCs/>
                <w:sz w:val="22"/>
                <w:szCs w:val="22"/>
              </w:rPr>
              <w:t xml:space="preserve"> </w:t>
            </w:r>
            <w:r w:rsidRPr="00E75A5F">
              <w:rPr>
                <w:bCs/>
                <w:sz w:val="22"/>
                <w:szCs w:val="22"/>
              </w:rPr>
              <w:t>acco</w:t>
            </w:r>
            <w:r w:rsidRPr="00E75A5F">
              <w:rPr>
                <w:bCs/>
                <w:sz w:val="22"/>
                <w:szCs w:val="22"/>
              </w:rPr>
              <w:t>r</w:t>
            </w:r>
            <w:r w:rsidRPr="00E75A5F">
              <w:rPr>
                <w:bCs/>
                <w:sz w:val="22"/>
                <w:szCs w:val="22"/>
              </w:rPr>
              <w:t xml:space="preserve">dance with the NJDOT </w:t>
            </w:r>
            <w:r w:rsidRPr="00DF4EAF">
              <w:rPr>
                <w:bCs/>
                <w:i/>
                <w:iCs/>
                <w:sz w:val="22"/>
                <w:szCs w:val="22"/>
              </w:rPr>
              <w:t>Underwater Inspection and Evaluation of New Jersey Bridges Guidelines Manual</w:t>
            </w:r>
            <w:ins w:id="301" w:author="Alex Rosenzweig" w:date="2025-02-28T12:01:00Z">
              <w:r w:rsidRPr="00E75A5F">
                <w:rPr>
                  <w:bCs/>
                  <w:sz w:val="22"/>
                  <w:szCs w:val="22"/>
                </w:rPr>
                <w:t>,</w:t>
              </w:r>
            </w:ins>
            <w:r w:rsidRPr="00E75A5F">
              <w:rPr>
                <w:bCs/>
                <w:sz w:val="22"/>
                <w:szCs w:val="22"/>
              </w:rPr>
              <w:t xml:space="preserve"> June 1994</w:t>
            </w:r>
            <w:ins w:id="302" w:author="Alex Rosenzweig" w:date="2025-02-28T12:01:00Z">
              <w:r w:rsidRPr="00E75A5F">
                <w:rPr>
                  <w:bCs/>
                  <w:sz w:val="22"/>
                  <w:szCs w:val="22"/>
                </w:rPr>
                <w:t>,</w:t>
              </w:r>
            </w:ins>
            <w:r w:rsidRPr="00E75A5F">
              <w:rPr>
                <w:bCs/>
                <w:sz w:val="22"/>
                <w:szCs w:val="22"/>
              </w:rPr>
              <w:t xml:space="preserve"> Rev. June 1997 &amp; May 2008.</w:t>
            </w:r>
          </w:p>
          <w:p w:rsidR="00A2266B" w:rsidRPr="00E75A5F" w:rsidDel="00F20716" w:rsidRDefault="00A2266B" w:rsidP="001F39A1">
            <w:pPr>
              <w:spacing w:line="240" w:lineRule="exact"/>
              <w:jc w:val="both"/>
              <w:rPr>
                <w:del w:id="303" w:author="Margret Thomas" w:date="2025-03-04T11:25:00Z"/>
                <w:bCs/>
                <w:sz w:val="22"/>
                <w:szCs w:val="22"/>
              </w:rPr>
            </w:pPr>
          </w:p>
          <w:p w:rsidR="006A5C13" w:rsidRPr="00E75A5F" w:rsidRDefault="006A5C13" w:rsidP="001F39A1">
            <w:pPr>
              <w:spacing w:line="240" w:lineRule="exact"/>
              <w:jc w:val="both"/>
              <w:rPr>
                <w:sz w:val="22"/>
                <w:szCs w:val="22"/>
              </w:rPr>
            </w:pPr>
          </w:p>
        </w:tc>
      </w:tr>
      <w:tr w:rsidR="00581DEC" w:rsidTr="001F39A1">
        <w:trPr>
          <w:trHeight w:val="20"/>
        </w:trPr>
        <w:tc>
          <w:tcPr>
            <w:tcW w:w="990" w:type="dxa"/>
            <w:tcBorders>
              <w:bottom w:val="single" w:sz="4" w:space="0" w:color="auto"/>
            </w:tcBorders>
          </w:tcPr>
          <w:p w:rsidR="006A5C13" w:rsidRDefault="006A5C13" w:rsidP="001F39A1">
            <w:pPr>
              <w:spacing w:line="240" w:lineRule="exact"/>
              <w:jc w:val="center"/>
              <w:rPr>
                <w:ins w:id="304" w:author="Margret Thomas" w:date="2025-03-04T11:46:00Z"/>
                <w:bCs/>
                <w:sz w:val="22"/>
                <w:szCs w:val="22"/>
              </w:rPr>
            </w:pPr>
            <w:r w:rsidRPr="00E75A5F">
              <w:rPr>
                <w:bCs/>
                <w:sz w:val="22"/>
                <w:szCs w:val="22"/>
              </w:rPr>
              <w:t>2019</w:t>
            </w:r>
          </w:p>
          <w:p w:rsidR="00F376F0" w:rsidRDefault="00F376F0" w:rsidP="001F39A1">
            <w:pPr>
              <w:spacing w:line="240" w:lineRule="exact"/>
              <w:jc w:val="center"/>
              <w:rPr>
                <w:ins w:id="305" w:author="Margret Thomas" w:date="2025-03-04T11:46:00Z"/>
                <w:bCs/>
                <w:sz w:val="22"/>
                <w:szCs w:val="22"/>
              </w:rPr>
            </w:pPr>
          </w:p>
          <w:p w:rsidR="00F376F0" w:rsidRDefault="00F376F0" w:rsidP="001F39A1">
            <w:pPr>
              <w:spacing w:line="240" w:lineRule="exact"/>
              <w:jc w:val="center"/>
              <w:rPr>
                <w:ins w:id="306" w:author="Margret Thomas" w:date="2025-03-04T11:46:00Z"/>
                <w:bCs/>
                <w:sz w:val="22"/>
                <w:szCs w:val="22"/>
              </w:rPr>
            </w:pPr>
          </w:p>
          <w:p w:rsidR="00F376F0" w:rsidRDefault="00F376F0" w:rsidP="001F39A1">
            <w:pPr>
              <w:spacing w:line="240" w:lineRule="exact"/>
              <w:jc w:val="center"/>
              <w:rPr>
                <w:ins w:id="307" w:author="Margret Thomas" w:date="2025-03-04T11:46:00Z"/>
                <w:bCs/>
                <w:sz w:val="22"/>
                <w:szCs w:val="22"/>
              </w:rPr>
            </w:pPr>
          </w:p>
          <w:p w:rsidR="00F376F0" w:rsidRDefault="00F376F0" w:rsidP="001F39A1">
            <w:pPr>
              <w:spacing w:line="240" w:lineRule="exact"/>
              <w:jc w:val="center"/>
              <w:rPr>
                <w:ins w:id="308" w:author="Margret Thomas" w:date="2025-03-04T11:46:00Z"/>
                <w:bCs/>
                <w:sz w:val="22"/>
                <w:szCs w:val="22"/>
              </w:rPr>
            </w:pPr>
          </w:p>
          <w:p w:rsidR="00F376F0" w:rsidRDefault="00F376F0" w:rsidP="001F39A1">
            <w:pPr>
              <w:spacing w:line="240" w:lineRule="exact"/>
              <w:jc w:val="center"/>
              <w:rPr>
                <w:ins w:id="309" w:author="Margret Thomas" w:date="2025-03-04T11:46:00Z"/>
                <w:bCs/>
                <w:sz w:val="22"/>
                <w:szCs w:val="22"/>
              </w:rPr>
            </w:pPr>
          </w:p>
          <w:p w:rsidR="00F376F0" w:rsidRDefault="00F376F0" w:rsidP="001F39A1">
            <w:pPr>
              <w:spacing w:line="240" w:lineRule="exact"/>
              <w:jc w:val="center"/>
              <w:rPr>
                <w:ins w:id="310" w:author="Margret Thomas" w:date="2025-03-04T11:46:00Z"/>
                <w:bCs/>
                <w:sz w:val="22"/>
                <w:szCs w:val="22"/>
              </w:rPr>
            </w:pPr>
          </w:p>
          <w:p w:rsidR="00F376F0" w:rsidRDefault="00F376F0" w:rsidP="001F39A1">
            <w:pPr>
              <w:spacing w:line="240" w:lineRule="exact"/>
              <w:jc w:val="center"/>
              <w:rPr>
                <w:ins w:id="311" w:author="Margret Thomas" w:date="2025-03-04T11:46:00Z"/>
                <w:bCs/>
                <w:sz w:val="22"/>
                <w:szCs w:val="22"/>
              </w:rPr>
            </w:pPr>
          </w:p>
          <w:p w:rsidR="00F376F0" w:rsidRDefault="00F376F0" w:rsidP="001F39A1">
            <w:pPr>
              <w:spacing w:line="240" w:lineRule="exact"/>
              <w:jc w:val="center"/>
              <w:rPr>
                <w:ins w:id="312" w:author="Margret Thomas" w:date="2025-03-04T11:46:00Z"/>
                <w:bCs/>
                <w:sz w:val="22"/>
                <w:szCs w:val="22"/>
              </w:rPr>
            </w:pPr>
          </w:p>
          <w:p w:rsidR="00F376F0" w:rsidRDefault="00F376F0" w:rsidP="001F39A1">
            <w:pPr>
              <w:spacing w:line="240" w:lineRule="exact"/>
              <w:jc w:val="center"/>
              <w:rPr>
                <w:ins w:id="313" w:author="Margret Thomas" w:date="2025-03-04T11:46:00Z"/>
                <w:bCs/>
                <w:sz w:val="22"/>
                <w:szCs w:val="22"/>
              </w:rPr>
            </w:pPr>
          </w:p>
          <w:p w:rsidR="00F376F0" w:rsidRDefault="00F376F0" w:rsidP="001F39A1">
            <w:pPr>
              <w:spacing w:line="240" w:lineRule="exact"/>
              <w:jc w:val="center"/>
              <w:rPr>
                <w:ins w:id="314" w:author="Margret Thomas" w:date="2025-03-04T11:52:00Z"/>
                <w:bCs/>
                <w:sz w:val="22"/>
                <w:szCs w:val="22"/>
              </w:rPr>
            </w:pPr>
          </w:p>
          <w:p w:rsidR="00581DEC" w:rsidRPr="00E75A5F" w:rsidRDefault="00581DEC" w:rsidP="001F39A1">
            <w:pPr>
              <w:spacing w:line="240" w:lineRule="exact"/>
              <w:jc w:val="center"/>
              <w:rPr>
                <w:bCs/>
                <w:sz w:val="22"/>
                <w:szCs w:val="22"/>
              </w:rPr>
            </w:pPr>
          </w:p>
        </w:tc>
        <w:tc>
          <w:tcPr>
            <w:tcW w:w="990" w:type="dxa"/>
            <w:tcBorders>
              <w:bottom w:val="single" w:sz="4" w:space="0" w:color="auto"/>
            </w:tcBorders>
          </w:tcPr>
          <w:p w:rsidR="006A5C13" w:rsidRPr="00E75A5F" w:rsidRDefault="006A5C13" w:rsidP="001F39A1">
            <w:pPr>
              <w:spacing w:line="240" w:lineRule="exact"/>
              <w:jc w:val="center"/>
              <w:rPr>
                <w:bCs/>
                <w:sz w:val="22"/>
                <w:szCs w:val="22"/>
              </w:rPr>
            </w:pPr>
            <w:r w:rsidRPr="00E75A5F">
              <w:rPr>
                <w:bCs/>
                <w:sz w:val="22"/>
                <w:szCs w:val="22"/>
              </w:rPr>
              <w:t>5</w:t>
            </w:r>
          </w:p>
        </w:tc>
        <w:tc>
          <w:tcPr>
            <w:tcW w:w="1530" w:type="dxa"/>
            <w:tcBorders>
              <w:bottom w:val="single" w:sz="4" w:space="0" w:color="auto"/>
            </w:tcBorders>
          </w:tcPr>
          <w:p w:rsidR="006A5C13" w:rsidRPr="00E75A5F" w:rsidRDefault="006A5C13" w:rsidP="001F39A1">
            <w:pPr>
              <w:spacing w:line="240" w:lineRule="exact"/>
              <w:jc w:val="center"/>
              <w:rPr>
                <w:bCs/>
                <w:sz w:val="22"/>
                <w:szCs w:val="22"/>
              </w:rPr>
            </w:pPr>
            <w:r w:rsidRPr="00E75A5F">
              <w:rPr>
                <w:bCs/>
                <w:sz w:val="22"/>
                <w:szCs w:val="22"/>
              </w:rPr>
              <w:t>Team Leader</w:t>
            </w:r>
            <w:del w:id="315" w:author="Margret Thomas" w:date="2025-03-04T11:26:00Z">
              <w:r w:rsidRPr="00E75A5F" w:rsidDel="00F20716">
                <w:rPr>
                  <w:bCs/>
                  <w:sz w:val="22"/>
                  <w:szCs w:val="22"/>
                </w:rPr>
                <w:delText xml:space="preserve"> </w:delText>
              </w:r>
            </w:del>
          </w:p>
        </w:tc>
        <w:tc>
          <w:tcPr>
            <w:tcW w:w="3870" w:type="dxa"/>
            <w:tcBorders>
              <w:bottom w:val="single" w:sz="4" w:space="0" w:color="auto"/>
            </w:tcBorders>
          </w:tcPr>
          <w:p w:rsidR="006A5C13" w:rsidRPr="00E75A5F" w:rsidRDefault="006A5C13" w:rsidP="001F39A1">
            <w:pPr>
              <w:pStyle w:val="Header"/>
              <w:tabs>
                <w:tab w:val="clear" w:pos="4320"/>
                <w:tab w:val="clear" w:pos="8640"/>
              </w:tabs>
              <w:spacing w:line="240" w:lineRule="exact"/>
              <w:rPr>
                <w:bCs/>
                <w:sz w:val="22"/>
                <w:szCs w:val="22"/>
              </w:rPr>
            </w:pPr>
            <w:r w:rsidRPr="00E75A5F">
              <w:rPr>
                <w:bCs/>
                <w:sz w:val="22"/>
                <w:szCs w:val="22"/>
              </w:rPr>
              <w:t>30 State</w:t>
            </w:r>
            <w:r w:rsidR="00FA0712">
              <w:rPr>
                <w:bCs/>
                <w:sz w:val="22"/>
                <w:szCs w:val="22"/>
              </w:rPr>
              <w:t xml:space="preserve"> Owned</w:t>
            </w:r>
            <w:r w:rsidRPr="00E75A5F">
              <w:rPr>
                <w:bCs/>
                <w:sz w:val="22"/>
                <w:szCs w:val="22"/>
              </w:rPr>
              <w:t xml:space="preserve"> In-House Bridges, </w:t>
            </w:r>
            <w:r w:rsidR="00403305" w:rsidRPr="004D35B1">
              <w:rPr>
                <w:b/>
                <w:sz w:val="22"/>
                <w:szCs w:val="22"/>
              </w:rPr>
              <w:t>NJDOT</w:t>
            </w:r>
            <w:r w:rsidR="00403305">
              <w:rPr>
                <w:b/>
                <w:sz w:val="22"/>
                <w:szCs w:val="22"/>
              </w:rPr>
              <w:t xml:space="preserve"> (</w:t>
            </w:r>
            <w:r w:rsidRPr="00E75A5F">
              <w:rPr>
                <w:bCs/>
                <w:sz w:val="22"/>
                <w:szCs w:val="22"/>
              </w:rPr>
              <w:t xml:space="preserve">Group </w:t>
            </w:r>
            <w:r w:rsidRPr="00ED2DB3">
              <w:rPr>
                <w:bCs/>
                <w:sz w:val="22"/>
                <w:szCs w:val="22"/>
              </w:rPr>
              <w:t>SE19</w:t>
            </w:r>
            <w:r w:rsidR="00F20716" w:rsidRPr="00ED2DB3">
              <w:rPr>
                <w:bCs/>
                <w:sz w:val="22"/>
                <w:szCs w:val="22"/>
              </w:rPr>
              <w:t>,</w:t>
            </w:r>
            <w:r w:rsidR="00403305">
              <w:rPr>
                <w:bCs/>
                <w:sz w:val="22"/>
                <w:szCs w:val="22"/>
              </w:rPr>
              <w:t xml:space="preserve"> One Cycle Contract)</w:t>
            </w:r>
            <w:r w:rsidR="00F20716" w:rsidRPr="00ED2DB3">
              <w:rPr>
                <w:bCs/>
                <w:sz w:val="22"/>
                <w:szCs w:val="22"/>
              </w:rPr>
              <w:t xml:space="preserve"> </w:t>
            </w:r>
            <w:r w:rsidR="004D35B1" w:rsidRPr="004D35B1">
              <w:rPr>
                <w:bCs/>
                <w:sz w:val="22"/>
                <w:szCs w:val="22"/>
                <w:highlight w:val="yellow"/>
              </w:rPr>
              <w:t xml:space="preserve"> </w:t>
            </w:r>
          </w:p>
          <w:p w:rsidR="006A5C13" w:rsidRPr="00E75A5F" w:rsidRDefault="006A5C13" w:rsidP="001F39A1">
            <w:pPr>
              <w:pStyle w:val="Header"/>
              <w:tabs>
                <w:tab w:val="clear" w:pos="4320"/>
                <w:tab w:val="clear" w:pos="8640"/>
              </w:tabs>
              <w:spacing w:line="240" w:lineRule="exact"/>
              <w:rPr>
                <w:b/>
                <w:sz w:val="22"/>
                <w:szCs w:val="22"/>
              </w:rPr>
            </w:pPr>
          </w:p>
          <w:p w:rsidR="006A5C13" w:rsidRPr="00E75A5F" w:rsidRDefault="006A5C13" w:rsidP="001F39A1">
            <w:pPr>
              <w:pStyle w:val="Header"/>
              <w:tabs>
                <w:tab w:val="clear" w:pos="4320"/>
                <w:tab w:val="clear" w:pos="8640"/>
              </w:tabs>
              <w:spacing w:line="240" w:lineRule="exact"/>
              <w:rPr>
                <w:b/>
                <w:sz w:val="22"/>
                <w:szCs w:val="22"/>
                <w:u w:val="single"/>
              </w:rPr>
            </w:pPr>
          </w:p>
        </w:tc>
        <w:tc>
          <w:tcPr>
            <w:tcW w:w="6574" w:type="dxa"/>
            <w:tcBorders>
              <w:bottom w:val="single" w:sz="4" w:space="0" w:color="auto"/>
            </w:tcBorders>
          </w:tcPr>
          <w:p w:rsidR="006A5C13" w:rsidRDefault="006A5C13" w:rsidP="001F39A1">
            <w:pPr>
              <w:spacing w:line="240" w:lineRule="exact"/>
              <w:jc w:val="both"/>
              <w:rPr>
                <w:bCs/>
                <w:sz w:val="22"/>
                <w:szCs w:val="22"/>
              </w:rPr>
            </w:pPr>
            <w:r w:rsidRPr="00E75A5F">
              <w:rPr>
                <w:bCs/>
                <w:sz w:val="22"/>
                <w:szCs w:val="22"/>
              </w:rPr>
              <w:t>Supervised a team of 3 engineers</w:t>
            </w:r>
            <w:del w:id="316" w:author="Alex Rosenzweig" w:date="2025-02-28T12:01:00Z">
              <w:r w:rsidRPr="00E75A5F" w:rsidDel="00092984">
                <w:rPr>
                  <w:bCs/>
                  <w:sz w:val="22"/>
                  <w:szCs w:val="22"/>
                </w:rPr>
                <w:delText xml:space="preserve"> </w:delText>
              </w:r>
            </w:del>
            <w:r w:rsidRPr="00E75A5F">
              <w:rPr>
                <w:bCs/>
                <w:sz w:val="22"/>
                <w:szCs w:val="22"/>
              </w:rPr>
              <w:t>/</w:t>
            </w:r>
            <w:del w:id="317" w:author="Alex Rosenzweig" w:date="2025-02-28T12:01:00Z">
              <w:r w:rsidRPr="00E75A5F" w:rsidDel="00092984">
                <w:rPr>
                  <w:bCs/>
                  <w:sz w:val="22"/>
                  <w:szCs w:val="22"/>
                </w:rPr>
                <w:delText xml:space="preserve"> </w:delText>
              </w:r>
            </w:del>
            <w:r w:rsidRPr="00E75A5F">
              <w:rPr>
                <w:bCs/>
                <w:sz w:val="22"/>
                <w:szCs w:val="22"/>
              </w:rPr>
              <w:t xml:space="preserve">divers </w:t>
            </w:r>
            <w:r w:rsidRPr="00F664FB">
              <w:rPr>
                <w:b/>
                <w:color w:val="0070C0"/>
                <w:sz w:val="22"/>
                <w:szCs w:val="22"/>
              </w:rPr>
              <w:t>performing Type 2 or Type 3 underwater structural inspections, and fathometer surveys of 30 state</w:t>
            </w:r>
            <w:ins w:id="318" w:author="Alex Rosenzweig" w:date="2025-02-28T12:01:00Z">
              <w:r w:rsidRPr="00F664FB">
                <w:rPr>
                  <w:b/>
                  <w:color w:val="0070C0"/>
                  <w:sz w:val="22"/>
                  <w:szCs w:val="22"/>
                </w:rPr>
                <w:t>-</w:t>
              </w:r>
            </w:ins>
            <w:del w:id="319" w:author="Alex Rosenzweig" w:date="2025-02-28T12:01:00Z">
              <w:r w:rsidRPr="00F664FB" w:rsidDel="00092984">
                <w:rPr>
                  <w:b/>
                  <w:color w:val="0070C0"/>
                  <w:sz w:val="22"/>
                  <w:szCs w:val="22"/>
                </w:rPr>
                <w:delText xml:space="preserve"> </w:delText>
              </w:r>
            </w:del>
            <w:r w:rsidRPr="00F664FB">
              <w:rPr>
                <w:b/>
                <w:color w:val="0070C0"/>
                <w:sz w:val="22"/>
                <w:szCs w:val="22"/>
              </w:rPr>
              <w:t xml:space="preserve">owned </w:t>
            </w:r>
            <w:r w:rsidR="005D40C0" w:rsidRPr="00F664FB">
              <w:rPr>
                <w:b/>
                <w:color w:val="0070C0"/>
                <w:sz w:val="22"/>
                <w:szCs w:val="22"/>
              </w:rPr>
              <w:t xml:space="preserve">NBIS </w:t>
            </w:r>
            <w:r w:rsidRPr="00F664FB">
              <w:rPr>
                <w:b/>
                <w:color w:val="0070C0"/>
                <w:sz w:val="22"/>
                <w:szCs w:val="22"/>
              </w:rPr>
              <w:t>structures</w:t>
            </w:r>
            <w:r w:rsidRPr="00E75A5F">
              <w:rPr>
                <w:bCs/>
                <w:sz w:val="22"/>
                <w:szCs w:val="22"/>
              </w:rPr>
              <w:t xml:space="preserve"> located throughout</w:t>
            </w:r>
            <w:del w:id="320" w:author="Alex Rosenzweig" w:date="2025-02-28T10:09:00Z">
              <w:r w:rsidRPr="00E75A5F" w:rsidDel="0032413A">
                <w:rPr>
                  <w:bCs/>
                  <w:sz w:val="22"/>
                  <w:szCs w:val="22"/>
                </w:rPr>
                <w:delText>,</w:delText>
              </w:r>
            </w:del>
            <w:r w:rsidRPr="00E75A5F">
              <w:rPr>
                <w:bCs/>
                <w:sz w:val="22"/>
                <w:szCs w:val="22"/>
              </w:rPr>
              <w:t xml:space="preserve"> New Jersey in accordance with NBIS, FHWA, NJDOT, and OSHA standards. Responsibilities included organizing and scheduling inspections, performing the inspection</w:t>
            </w:r>
            <w:ins w:id="321" w:author="Alex Rosenzweig" w:date="2025-02-28T12:01:00Z">
              <w:r w:rsidRPr="00E75A5F">
                <w:rPr>
                  <w:bCs/>
                  <w:sz w:val="22"/>
                  <w:szCs w:val="22"/>
                </w:rPr>
                <w:t>s</w:t>
              </w:r>
            </w:ins>
            <w:r w:rsidRPr="00E75A5F">
              <w:rPr>
                <w:bCs/>
                <w:sz w:val="22"/>
                <w:szCs w:val="22"/>
              </w:rPr>
              <w:t>, collecting field data, structural evaluations, preparing inspection reports, preparing emergency</w:t>
            </w:r>
            <w:del w:id="322" w:author="Alex Rosenzweig" w:date="2025-02-28T12:01:00Z">
              <w:r w:rsidRPr="00E75A5F" w:rsidDel="00092984">
                <w:rPr>
                  <w:bCs/>
                  <w:sz w:val="22"/>
                  <w:szCs w:val="22"/>
                </w:rPr>
                <w:delText xml:space="preserve"> </w:delText>
              </w:r>
            </w:del>
            <w:r w:rsidRPr="00E75A5F">
              <w:rPr>
                <w:bCs/>
                <w:sz w:val="22"/>
                <w:szCs w:val="22"/>
              </w:rPr>
              <w:t>/</w:t>
            </w:r>
            <w:del w:id="323" w:author="Alex Rosenzweig" w:date="2025-02-28T12:01:00Z">
              <w:r w:rsidRPr="00E75A5F" w:rsidDel="00092984">
                <w:rPr>
                  <w:bCs/>
                  <w:sz w:val="22"/>
                  <w:szCs w:val="22"/>
                </w:rPr>
                <w:delText xml:space="preserve"> </w:delText>
              </w:r>
            </w:del>
            <w:r w:rsidRPr="00E75A5F">
              <w:rPr>
                <w:bCs/>
                <w:sz w:val="22"/>
                <w:szCs w:val="22"/>
              </w:rPr>
              <w:t>priority repair recommendations as needed, including CAD drawings, quantities, and costs, and overall structural condition ratings</w:t>
            </w:r>
            <w:r w:rsidRPr="00E75A5F">
              <w:rPr>
                <w:rFonts w:ascii="Arial" w:hAnsi="Arial" w:cs="Arial"/>
                <w:b/>
                <w:sz w:val="22"/>
                <w:szCs w:val="22"/>
              </w:rPr>
              <w:t xml:space="preserve"> </w:t>
            </w:r>
            <w:r w:rsidRPr="00E75A5F">
              <w:rPr>
                <w:bCs/>
                <w:sz w:val="22"/>
                <w:szCs w:val="22"/>
              </w:rPr>
              <w:t>in</w:t>
            </w:r>
            <w:r w:rsidRPr="00E75A5F">
              <w:rPr>
                <w:rFonts w:ascii="Arial" w:hAnsi="Arial" w:cs="Arial"/>
                <w:bCs/>
                <w:sz w:val="22"/>
                <w:szCs w:val="22"/>
              </w:rPr>
              <w:t xml:space="preserve"> </w:t>
            </w:r>
            <w:r w:rsidRPr="00E75A5F">
              <w:rPr>
                <w:bCs/>
                <w:sz w:val="22"/>
                <w:szCs w:val="22"/>
              </w:rPr>
              <w:t>acco</w:t>
            </w:r>
            <w:r w:rsidRPr="00E75A5F">
              <w:rPr>
                <w:bCs/>
                <w:sz w:val="22"/>
                <w:szCs w:val="22"/>
              </w:rPr>
              <w:t>r</w:t>
            </w:r>
            <w:r w:rsidRPr="00E75A5F">
              <w:rPr>
                <w:bCs/>
                <w:sz w:val="22"/>
                <w:szCs w:val="22"/>
              </w:rPr>
              <w:t xml:space="preserve">dance with the NJDOT </w:t>
            </w:r>
            <w:r w:rsidRPr="00DF4EAF">
              <w:rPr>
                <w:bCs/>
                <w:i/>
                <w:iCs/>
                <w:sz w:val="22"/>
                <w:szCs w:val="22"/>
              </w:rPr>
              <w:t>Underwater Inspection and Evaluation of New Jersey Bridges Guidelines Manual</w:t>
            </w:r>
            <w:ins w:id="324" w:author="Alex Rosenzweig" w:date="2025-02-28T12:02:00Z">
              <w:r w:rsidRPr="00E75A5F">
                <w:rPr>
                  <w:bCs/>
                  <w:sz w:val="22"/>
                  <w:szCs w:val="22"/>
                </w:rPr>
                <w:t>,</w:t>
              </w:r>
            </w:ins>
            <w:r w:rsidRPr="00E75A5F">
              <w:rPr>
                <w:bCs/>
                <w:sz w:val="22"/>
                <w:szCs w:val="22"/>
              </w:rPr>
              <w:t xml:space="preserve"> June 1994</w:t>
            </w:r>
            <w:ins w:id="325" w:author="Alex Rosenzweig" w:date="2025-02-28T12:02:00Z">
              <w:r w:rsidRPr="00E75A5F">
                <w:rPr>
                  <w:bCs/>
                  <w:sz w:val="22"/>
                  <w:szCs w:val="22"/>
                </w:rPr>
                <w:t>,</w:t>
              </w:r>
            </w:ins>
            <w:r w:rsidRPr="00E75A5F">
              <w:rPr>
                <w:bCs/>
                <w:sz w:val="22"/>
                <w:szCs w:val="22"/>
              </w:rPr>
              <w:t xml:space="preserve"> Rev. June 1997 &amp; May 2008.</w:t>
            </w:r>
          </w:p>
          <w:p w:rsidR="006A5C13" w:rsidRPr="00E75A5F" w:rsidRDefault="006A5C13" w:rsidP="001F39A1">
            <w:pPr>
              <w:spacing w:line="240" w:lineRule="exact"/>
              <w:jc w:val="both"/>
              <w:rPr>
                <w:sz w:val="22"/>
                <w:szCs w:val="22"/>
              </w:rPr>
            </w:pPr>
          </w:p>
        </w:tc>
      </w:tr>
      <w:tr w:rsidR="00581DEC" w:rsidTr="001F39A1">
        <w:trPr>
          <w:trHeight w:val="20"/>
        </w:trPr>
        <w:tc>
          <w:tcPr>
            <w:tcW w:w="990" w:type="dxa"/>
            <w:tcBorders>
              <w:top w:val="single" w:sz="4" w:space="0" w:color="auto"/>
              <w:left w:val="single" w:sz="4" w:space="0" w:color="auto"/>
              <w:bottom w:val="single" w:sz="4" w:space="0" w:color="auto"/>
              <w:right w:val="single" w:sz="4" w:space="0" w:color="auto"/>
            </w:tcBorders>
          </w:tcPr>
          <w:p w:rsidR="00F20716" w:rsidRPr="00E75A5F" w:rsidRDefault="006A5C13" w:rsidP="001F39A1">
            <w:pPr>
              <w:spacing w:line="240" w:lineRule="exact"/>
              <w:jc w:val="center"/>
              <w:rPr>
                <w:ins w:id="326" w:author="Margret Thomas" w:date="2025-03-04T11:28:00Z"/>
                <w:bCs/>
                <w:sz w:val="22"/>
                <w:szCs w:val="22"/>
              </w:rPr>
            </w:pPr>
            <w:r w:rsidRPr="00E75A5F">
              <w:rPr>
                <w:bCs/>
                <w:sz w:val="22"/>
                <w:szCs w:val="22"/>
              </w:rPr>
              <w:t>2019</w:t>
            </w:r>
          </w:p>
          <w:p w:rsidR="00F20716" w:rsidRPr="00E75A5F" w:rsidRDefault="00F20716" w:rsidP="001F39A1">
            <w:pPr>
              <w:spacing w:line="240" w:lineRule="exact"/>
              <w:jc w:val="center"/>
              <w:rPr>
                <w:ins w:id="327" w:author="Margret Thomas" w:date="2025-03-04T11:28:00Z"/>
                <w:bCs/>
                <w:sz w:val="22"/>
                <w:szCs w:val="22"/>
              </w:rPr>
            </w:pPr>
          </w:p>
          <w:p w:rsidR="00F20716" w:rsidRPr="00E75A5F" w:rsidRDefault="00F20716" w:rsidP="001F39A1">
            <w:pPr>
              <w:spacing w:line="240" w:lineRule="exact"/>
              <w:jc w:val="center"/>
              <w:rPr>
                <w:ins w:id="328" w:author="Margret Thomas" w:date="2025-03-04T11:28:00Z"/>
                <w:bCs/>
                <w:sz w:val="22"/>
                <w:szCs w:val="22"/>
              </w:rPr>
            </w:pPr>
          </w:p>
          <w:p w:rsidR="00F20716" w:rsidRPr="00E75A5F" w:rsidRDefault="00F20716" w:rsidP="001F39A1">
            <w:pPr>
              <w:spacing w:line="240" w:lineRule="exact"/>
              <w:jc w:val="center"/>
              <w:rPr>
                <w:ins w:id="329" w:author="Margret Thomas" w:date="2025-03-04T11:28:00Z"/>
                <w:bCs/>
                <w:sz w:val="22"/>
                <w:szCs w:val="22"/>
              </w:rPr>
            </w:pPr>
          </w:p>
          <w:p w:rsidR="00F20716" w:rsidRPr="00E75A5F" w:rsidRDefault="00F20716" w:rsidP="001F39A1">
            <w:pPr>
              <w:spacing w:line="240" w:lineRule="exact"/>
              <w:jc w:val="center"/>
              <w:rPr>
                <w:ins w:id="330" w:author="Margret Thomas" w:date="2025-03-04T11:28:00Z"/>
                <w:bCs/>
                <w:sz w:val="22"/>
                <w:szCs w:val="22"/>
              </w:rPr>
            </w:pPr>
          </w:p>
          <w:p w:rsidR="00F20716" w:rsidRPr="00E75A5F" w:rsidRDefault="00F20716" w:rsidP="001F39A1">
            <w:pPr>
              <w:spacing w:line="240" w:lineRule="exact"/>
              <w:jc w:val="center"/>
              <w:rPr>
                <w:ins w:id="331" w:author="Margret Thomas" w:date="2025-03-04T11:28:00Z"/>
                <w:bCs/>
                <w:sz w:val="22"/>
                <w:szCs w:val="22"/>
              </w:rPr>
            </w:pPr>
          </w:p>
          <w:p w:rsidR="00F20716" w:rsidRPr="00E75A5F" w:rsidRDefault="00F20716" w:rsidP="001F39A1">
            <w:pPr>
              <w:spacing w:line="240" w:lineRule="exact"/>
              <w:jc w:val="center"/>
              <w:rPr>
                <w:ins w:id="332" w:author="Margret Thomas" w:date="2025-03-04T11:28:00Z"/>
                <w:bCs/>
                <w:sz w:val="22"/>
                <w:szCs w:val="22"/>
              </w:rPr>
            </w:pPr>
          </w:p>
          <w:p w:rsidR="00F20716" w:rsidRPr="00E75A5F" w:rsidRDefault="00F20716" w:rsidP="001F39A1">
            <w:pPr>
              <w:spacing w:line="240" w:lineRule="exact"/>
              <w:jc w:val="center"/>
              <w:rPr>
                <w:ins w:id="333" w:author="Margret Thomas" w:date="2025-03-04T11:28:00Z"/>
                <w:bCs/>
                <w:sz w:val="22"/>
                <w:szCs w:val="22"/>
              </w:rPr>
            </w:pPr>
          </w:p>
          <w:p w:rsidR="00F20716" w:rsidRPr="00E75A5F" w:rsidRDefault="00F20716" w:rsidP="001F39A1">
            <w:pPr>
              <w:spacing w:line="240" w:lineRule="exact"/>
              <w:jc w:val="center"/>
              <w:rPr>
                <w:ins w:id="334" w:author="Margret Thomas" w:date="2025-03-04T11:28:00Z"/>
                <w:bCs/>
                <w:sz w:val="22"/>
                <w:szCs w:val="22"/>
              </w:rPr>
            </w:pPr>
          </w:p>
          <w:p w:rsidR="00F20716" w:rsidRPr="00E75A5F" w:rsidRDefault="00F20716" w:rsidP="001F39A1">
            <w:pPr>
              <w:spacing w:line="240" w:lineRule="exact"/>
              <w:jc w:val="center"/>
              <w:rPr>
                <w:ins w:id="335" w:author="Margret Thomas" w:date="2025-03-04T11:28:00Z"/>
                <w:bCs/>
                <w:sz w:val="22"/>
                <w:szCs w:val="22"/>
              </w:rPr>
            </w:pPr>
          </w:p>
          <w:p w:rsidR="00F20716" w:rsidRPr="00E75A5F" w:rsidRDefault="00F20716" w:rsidP="001F39A1">
            <w:pPr>
              <w:spacing w:line="240" w:lineRule="exact"/>
              <w:jc w:val="center"/>
              <w:rPr>
                <w:ins w:id="336" w:author="Margret Thomas" w:date="2025-03-04T11:28:00Z"/>
                <w:bCs/>
                <w:sz w:val="22"/>
                <w:szCs w:val="22"/>
              </w:rPr>
            </w:pPr>
          </w:p>
          <w:p w:rsidR="00F20716" w:rsidRPr="00617FBD" w:rsidRDefault="00F20716" w:rsidP="001F39A1">
            <w:pPr>
              <w:spacing w:line="240" w:lineRule="exact"/>
              <w:jc w:val="center"/>
              <w:rPr>
                <w:bCs/>
                <w:sz w:val="22"/>
                <w:szCs w:val="22"/>
              </w:rPr>
            </w:pPr>
          </w:p>
        </w:tc>
        <w:tc>
          <w:tcPr>
            <w:tcW w:w="990" w:type="dxa"/>
            <w:tcBorders>
              <w:top w:val="single" w:sz="4" w:space="0" w:color="auto"/>
              <w:left w:val="single" w:sz="4" w:space="0" w:color="auto"/>
              <w:bottom w:val="single" w:sz="4" w:space="0" w:color="auto"/>
              <w:right w:val="single" w:sz="4" w:space="0" w:color="auto"/>
            </w:tcBorders>
          </w:tcPr>
          <w:p w:rsidR="006A5C13" w:rsidRPr="00617FBD" w:rsidRDefault="006A5C13" w:rsidP="001F39A1">
            <w:pPr>
              <w:spacing w:line="240" w:lineRule="exact"/>
              <w:jc w:val="center"/>
              <w:rPr>
                <w:bCs/>
                <w:sz w:val="22"/>
                <w:szCs w:val="22"/>
              </w:rPr>
            </w:pPr>
            <w:r w:rsidRPr="00617FBD">
              <w:rPr>
                <w:bCs/>
                <w:sz w:val="22"/>
                <w:szCs w:val="22"/>
              </w:rPr>
              <w:t>3</w:t>
            </w:r>
          </w:p>
        </w:tc>
        <w:tc>
          <w:tcPr>
            <w:tcW w:w="1530" w:type="dxa"/>
            <w:tcBorders>
              <w:top w:val="single" w:sz="4" w:space="0" w:color="auto"/>
              <w:left w:val="single" w:sz="4" w:space="0" w:color="auto"/>
              <w:bottom w:val="single" w:sz="4" w:space="0" w:color="auto"/>
              <w:right w:val="single" w:sz="4" w:space="0" w:color="auto"/>
            </w:tcBorders>
          </w:tcPr>
          <w:p w:rsidR="006A5C13" w:rsidRPr="00617FBD" w:rsidRDefault="006A5C13" w:rsidP="001F39A1">
            <w:pPr>
              <w:spacing w:line="240" w:lineRule="exact"/>
              <w:jc w:val="center"/>
              <w:rPr>
                <w:bCs/>
                <w:sz w:val="22"/>
                <w:szCs w:val="22"/>
              </w:rPr>
            </w:pPr>
            <w:r w:rsidRPr="00617FBD">
              <w:rPr>
                <w:bCs/>
                <w:sz w:val="22"/>
                <w:szCs w:val="22"/>
              </w:rPr>
              <w:t xml:space="preserve">Team Leader </w:t>
            </w:r>
          </w:p>
        </w:tc>
        <w:tc>
          <w:tcPr>
            <w:tcW w:w="3870" w:type="dxa"/>
            <w:tcBorders>
              <w:top w:val="single" w:sz="4" w:space="0" w:color="auto"/>
              <w:left w:val="single" w:sz="4" w:space="0" w:color="auto"/>
              <w:bottom w:val="single" w:sz="4" w:space="0" w:color="auto"/>
              <w:right w:val="single" w:sz="4" w:space="0" w:color="auto"/>
            </w:tcBorders>
          </w:tcPr>
          <w:p w:rsidR="006A5C13" w:rsidRPr="00E75A5F" w:rsidRDefault="006A5C13" w:rsidP="001F39A1">
            <w:pPr>
              <w:pStyle w:val="Header"/>
              <w:tabs>
                <w:tab w:val="clear" w:pos="4320"/>
                <w:tab w:val="clear" w:pos="8640"/>
              </w:tabs>
              <w:spacing w:line="240" w:lineRule="exact"/>
              <w:rPr>
                <w:b/>
                <w:sz w:val="22"/>
                <w:szCs w:val="22"/>
              </w:rPr>
            </w:pPr>
            <w:r w:rsidRPr="00617FBD">
              <w:rPr>
                <w:bCs/>
                <w:sz w:val="22"/>
                <w:szCs w:val="22"/>
              </w:rPr>
              <w:t>25 NJ Transit Southern New Jersey Light Rail Bridges (River Line)</w:t>
            </w:r>
            <w:r w:rsidR="00F20716" w:rsidRPr="00617FBD">
              <w:rPr>
                <w:bCs/>
                <w:sz w:val="22"/>
                <w:szCs w:val="22"/>
              </w:rPr>
              <w:t>,</w:t>
            </w:r>
            <w:r w:rsidR="00F20716" w:rsidRPr="00E75A5F">
              <w:rPr>
                <w:b/>
                <w:sz w:val="22"/>
                <w:szCs w:val="22"/>
              </w:rPr>
              <w:t xml:space="preserve"> NJ Transit</w:t>
            </w:r>
          </w:p>
        </w:tc>
        <w:tc>
          <w:tcPr>
            <w:tcW w:w="6574" w:type="dxa"/>
            <w:tcBorders>
              <w:top w:val="single" w:sz="4" w:space="0" w:color="auto"/>
              <w:left w:val="single" w:sz="4" w:space="0" w:color="auto"/>
              <w:bottom w:val="single" w:sz="4" w:space="0" w:color="auto"/>
              <w:right w:val="single" w:sz="4" w:space="0" w:color="auto"/>
            </w:tcBorders>
          </w:tcPr>
          <w:p w:rsidR="00A2266B" w:rsidRPr="00617FBD" w:rsidDel="00F20716" w:rsidRDefault="006A5C13" w:rsidP="001F39A1">
            <w:pPr>
              <w:spacing w:line="240" w:lineRule="exact"/>
              <w:jc w:val="both"/>
              <w:rPr>
                <w:ins w:id="337" w:author="Alex Rosenzweig" w:date="2025-02-28T17:11:00Z"/>
                <w:del w:id="338" w:author="Margret Thomas" w:date="2025-03-04T11:28:00Z"/>
                <w:bCs/>
                <w:sz w:val="22"/>
                <w:szCs w:val="22"/>
              </w:rPr>
            </w:pPr>
            <w:r w:rsidRPr="00E75A5F">
              <w:rPr>
                <w:bCs/>
                <w:sz w:val="22"/>
                <w:szCs w:val="22"/>
              </w:rPr>
              <w:t xml:space="preserve">Team leader performing </w:t>
            </w:r>
            <w:r w:rsidRPr="00F664FB">
              <w:rPr>
                <w:b/>
                <w:color w:val="0070C0"/>
                <w:sz w:val="22"/>
                <w:szCs w:val="22"/>
              </w:rPr>
              <w:t xml:space="preserve">structural inspections, FCM inspections, underwater inspections, and fathometer surveys of 25 railroad carry </w:t>
            </w:r>
            <w:r w:rsidR="005D40C0" w:rsidRPr="00F664FB">
              <w:rPr>
                <w:b/>
                <w:color w:val="0070C0"/>
                <w:sz w:val="22"/>
                <w:szCs w:val="22"/>
              </w:rPr>
              <w:t xml:space="preserve">NBIS </w:t>
            </w:r>
            <w:r w:rsidRPr="00F664FB">
              <w:rPr>
                <w:b/>
                <w:color w:val="0070C0"/>
                <w:sz w:val="22"/>
                <w:szCs w:val="22"/>
              </w:rPr>
              <w:t xml:space="preserve">bridges located along the Southern New Jersey Light Rail Transit </w:t>
            </w:r>
            <w:ins w:id="339" w:author="Alex Rosenzweig" w:date="2025-02-28T11:12:00Z">
              <w:r w:rsidRPr="00F664FB">
                <w:rPr>
                  <w:b/>
                  <w:color w:val="0070C0"/>
                  <w:sz w:val="22"/>
                  <w:szCs w:val="22"/>
                </w:rPr>
                <w:t>(SNJLRT) s</w:t>
              </w:r>
            </w:ins>
            <w:del w:id="340" w:author="Alex Rosenzweig" w:date="2025-02-28T11:12:00Z">
              <w:r w:rsidRPr="00F664FB" w:rsidDel="0052232F">
                <w:rPr>
                  <w:b/>
                  <w:color w:val="0070C0"/>
                  <w:sz w:val="22"/>
                  <w:szCs w:val="22"/>
                </w:rPr>
                <w:delText>S</w:delText>
              </w:r>
            </w:del>
            <w:r w:rsidRPr="00F664FB">
              <w:rPr>
                <w:b/>
                <w:color w:val="0070C0"/>
                <w:sz w:val="22"/>
                <w:szCs w:val="22"/>
              </w:rPr>
              <w:t>ystem’s</w:t>
            </w:r>
            <w:r w:rsidRPr="00617FBD">
              <w:rPr>
                <w:bCs/>
                <w:sz w:val="22"/>
                <w:szCs w:val="22"/>
              </w:rPr>
              <w:t xml:space="preserve"> alignment </w:t>
            </w:r>
            <w:del w:id="341" w:author="Alex Rosenzweig" w:date="2025-02-28T11:12:00Z">
              <w:r w:rsidRPr="00617FBD" w:rsidDel="0052232F">
                <w:rPr>
                  <w:bCs/>
                  <w:sz w:val="22"/>
                  <w:szCs w:val="22"/>
                </w:rPr>
                <w:delText xml:space="preserve">(SNJLRT) </w:delText>
              </w:r>
            </w:del>
            <w:r w:rsidRPr="00617FBD">
              <w:rPr>
                <w:bCs/>
                <w:sz w:val="22"/>
                <w:szCs w:val="22"/>
              </w:rPr>
              <w:t>in accordance with NBIS, FHWA, FRA, and OSHA standards. Worked as a team leader/structural engineer performing visual, physical, and advanced inspections of various bridge superstructures</w:t>
            </w:r>
            <w:ins w:id="342" w:author="Alex Rosenzweig" w:date="2025-02-28T11:16:00Z">
              <w:r w:rsidRPr="00617FBD">
                <w:rPr>
                  <w:bCs/>
                  <w:sz w:val="22"/>
                  <w:szCs w:val="22"/>
                </w:rPr>
                <w:t>,</w:t>
              </w:r>
            </w:ins>
            <w:r w:rsidRPr="00617FBD">
              <w:rPr>
                <w:bCs/>
                <w:sz w:val="22"/>
                <w:szCs w:val="22"/>
              </w:rPr>
              <w:t xml:space="preserve"> </w:t>
            </w:r>
            <w:del w:id="343" w:author="Alex Rosenzweig" w:date="2025-02-28T11:16:00Z">
              <w:r w:rsidRPr="00617FBD" w:rsidDel="0052232F">
                <w:rPr>
                  <w:bCs/>
                  <w:sz w:val="22"/>
                  <w:szCs w:val="22"/>
                </w:rPr>
                <w:delText xml:space="preserve">and </w:delText>
              </w:r>
            </w:del>
            <w:r w:rsidRPr="00617FBD">
              <w:rPr>
                <w:bCs/>
                <w:sz w:val="22"/>
                <w:szCs w:val="22"/>
              </w:rPr>
              <w:t>substructures</w:t>
            </w:r>
            <w:ins w:id="344" w:author="Alex Rosenzweig" w:date="2025-02-28T11:16:00Z">
              <w:r w:rsidRPr="00617FBD">
                <w:rPr>
                  <w:bCs/>
                  <w:sz w:val="22"/>
                  <w:szCs w:val="22"/>
                </w:rPr>
                <w:t>,</w:t>
              </w:r>
            </w:ins>
            <w:r w:rsidRPr="00617FBD">
              <w:rPr>
                <w:bCs/>
                <w:sz w:val="22"/>
                <w:szCs w:val="22"/>
              </w:rPr>
              <w:t xml:space="preserve"> and culverts. Inspections included existing and</w:t>
            </w:r>
            <w:del w:id="345" w:author="Alex Rosenzweig" w:date="2025-02-28T11:16:00Z">
              <w:r w:rsidRPr="00617FBD" w:rsidDel="0052232F">
                <w:rPr>
                  <w:bCs/>
                  <w:sz w:val="22"/>
                  <w:szCs w:val="22"/>
                </w:rPr>
                <w:delText xml:space="preserve"> </w:delText>
              </w:r>
            </w:del>
            <w:r w:rsidRPr="00617FBD">
              <w:rPr>
                <w:bCs/>
                <w:sz w:val="22"/>
                <w:szCs w:val="22"/>
              </w:rPr>
              <w:t>/</w:t>
            </w:r>
            <w:del w:id="346" w:author="Alex Rosenzweig" w:date="2025-02-28T11:16:00Z">
              <w:r w:rsidRPr="00617FBD" w:rsidDel="0052232F">
                <w:rPr>
                  <w:bCs/>
                  <w:sz w:val="22"/>
                  <w:szCs w:val="22"/>
                </w:rPr>
                <w:delText xml:space="preserve"> </w:delText>
              </w:r>
            </w:del>
            <w:r w:rsidRPr="00617FBD">
              <w:rPr>
                <w:bCs/>
                <w:sz w:val="22"/>
                <w:szCs w:val="22"/>
              </w:rPr>
              <w:t>or newly constructed</w:t>
            </w:r>
            <w:del w:id="347" w:author="Alex Rosenzweig" w:date="2025-02-28T11:16:00Z">
              <w:r w:rsidRPr="00617FBD" w:rsidDel="0052232F">
                <w:rPr>
                  <w:bCs/>
                  <w:sz w:val="22"/>
                  <w:szCs w:val="22"/>
                </w:rPr>
                <w:delText xml:space="preserve"> </w:delText>
              </w:r>
            </w:del>
            <w:r w:rsidRPr="00617FBD">
              <w:rPr>
                <w:bCs/>
                <w:sz w:val="22"/>
                <w:szCs w:val="22"/>
              </w:rPr>
              <w:t>/</w:t>
            </w:r>
            <w:del w:id="348" w:author="Alex Rosenzweig" w:date="2025-02-28T11:16:00Z">
              <w:r w:rsidRPr="00617FBD" w:rsidDel="0052232F">
                <w:rPr>
                  <w:bCs/>
                  <w:sz w:val="22"/>
                  <w:szCs w:val="22"/>
                </w:rPr>
                <w:delText xml:space="preserve"> </w:delText>
              </w:r>
            </w:del>
            <w:r w:rsidRPr="00617FBD">
              <w:rPr>
                <w:bCs/>
                <w:sz w:val="22"/>
                <w:szCs w:val="22"/>
              </w:rPr>
              <w:t>rehabilitated structures. Responsibilities included organizing and scheduling inspections, performing the inspection</w:t>
            </w:r>
            <w:ins w:id="349" w:author="Alex Rosenzweig" w:date="2025-02-28T11:16:00Z">
              <w:r w:rsidRPr="00617FBD">
                <w:rPr>
                  <w:bCs/>
                  <w:sz w:val="22"/>
                  <w:szCs w:val="22"/>
                </w:rPr>
                <w:t>s</w:t>
              </w:r>
            </w:ins>
            <w:r w:rsidRPr="00617FBD">
              <w:rPr>
                <w:bCs/>
                <w:sz w:val="22"/>
                <w:szCs w:val="22"/>
              </w:rPr>
              <w:t xml:space="preserve">, collecting field data, structural evaluations, preparing inspection reports, structural ratings, preparing </w:t>
            </w:r>
            <w:ins w:id="350" w:author="Alex Rosenzweig" w:date="2025-02-28T11:16:00Z">
              <w:r w:rsidRPr="00617FBD">
                <w:rPr>
                  <w:bCs/>
                  <w:sz w:val="22"/>
                  <w:szCs w:val="22"/>
                </w:rPr>
                <w:t xml:space="preserve">the </w:t>
              </w:r>
            </w:ins>
            <w:r w:rsidRPr="00617FBD">
              <w:rPr>
                <w:bCs/>
                <w:sz w:val="22"/>
                <w:szCs w:val="22"/>
              </w:rPr>
              <w:t xml:space="preserve">MW-203 Form, </w:t>
            </w:r>
            <w:ins w:id="351" w:author="Alex Rosenzweig" w:date="2025-02-28T11:16:00Z">
              <w:r w:rsidRPr="00617FBD">
                <w:rPr>
                  <w:bCs/>
                  <w:sz w:val="22"/>
                  <w:szCs w:val="22"/>
                </w:rPr>
                <w:t xml:space="preserve">and </w:t>
              </w:r>
            </w:ins>
            <w:r w:rsidRPr="00617FBD">
              <w:rPr>
                <w:bCs/>
                <w:sz w:val="22"/>
                <w:szCs w:val="22"/>
              </w:rPr>
              <w:t>emergency</w:t>
            </w:r>
            <w:del w:id="352" w:author="Alex Rosenzweig" w:date="2025-02-28T11:16:00Z">
              <w:r w:rsidRPr="00617FBD" w:rsidDel="0052232F">
                <w:rPr>
                  <w:bCs/>
                  <w:sz w:val="22"/>
                  <w:szCs w:val="22"/>
                </w:rPr>
                <w:delText xml:space="preserve"> </w:delText>
              </w:r>
            </w:del>
            <w:r w:rsidRPr="00617FBD">
              <w:rPr>
                <w:bCs/>
                <w:sz w:val="22"/>
                <w:szCs w:val="22"/>
              </w:rPr>
              <w:t>/</w:t>
            </w:r>
            <w:del w:id="353" w:author="Alex Rosenzweig" w:date="2025-02-28T11:16:00Z">
              <w:r w:rsidRPr="00617FBD" w:rsidDel="0052232F">
                <w:rPr>
                  <w:bCs/>
                  <w:sz w:val="22"/>
                  <w:szCs w:val="22"/>
                </w:rPr>
                <w:delText xml:space="preserve"> </w:delText>
              </w:r>
            </w:del>
            <w:r w:rsidRPr="00617FBD">
              <w:rPr>
                <w:bCs/>
                <w:sz w:val="22"/>
                <w:szCs w:val="22"/>
              </w:rPr>
              <w:t>priority repair recommendations as needed, including CAD drawings, quantities, and cost estimates.</w:t>
            </w:r>
          </w:p>
          <w:p w:rsidR="006A5C13" w:rsidRPr="00617FBD" w:rsidRDefault="006A5C13" w:rsidP="001F39A1">
            <w:pPr>
              <w:spacing w:line="240" w:lineRule="exact"/>
              <w:jc w:val="both"/>
              <w:rPr>
                <w:bCs/>
                <w:sz w:val="22"/>
                <w:szCs w:val="22"/>
              </w:rPr>
            </w:pPr>
          </w:p>
        </w:tc>
      </w:tr>
      <w:tr w:rsidR="00581DEC" w:rsidTr="001F39A1">
        <w:trPr>
          <w:trHeight w:val="20"/>
        </w:trPr>
        <w:tc>
          <w:tcPr>
            <w:tcW w:w="990" w:type="dxa"/>
            <w:tcBorders>
              <w:top w:val="single" w:sz="4" w:space="0" w:color="auto"/>
            </w:tcBorders>
          </w:tcPr>
          <w:p w:rsidR="006A5C13" w:rsidRPr="00617FBD" w:rsidRDefault="006A5C13" w:rsidP="001F39A1">
            <w:pPr>
              <w:spacing w:line="240" w:lineRule="exact"/>
              <w:jc w:val="center"/>
              <w:rPr>
                <w:bCs/>
                <w:sz w:val="22"/>
                <w:szCs w:val="22"/>
              </w:rPr>
            </w:pPr>
            <w:r w:rsidRPr="00617FBD">
              <w:rPr>
                <w:bCs/>
                <w:sz w:val="22"/>
                <w:szCs w:val="22"/>
              </w:rPr>
              <w:t>2019</w:t>
            </w:r>
          </w:p>
        </w:tc>
        <w:tc>
          <w:tcPr>
            <w:tcW w:w="990" w:type="dxa"/>
            <w:tcBorders>
              <w:top w:val="single" w:sz="4" w:space="0" w:color="auto"/>
            </w:tcBorders>
          </w:tcPr>
          <w:p w:rsidR="006A5C13" w:rsidRPr="00617FBD" w:rsidRDefault="006A5C13" w:rsidP="001F39A1">
            <w:pPr>
              <w:spacing w:line="240" w:lineRule="exact"/>
              <w:jc w:val="center"/>
              <w:rPr>
                <w:bCs/>
                <w:sz w:val="22"/>
                <w:szCs w:val="22"/>
              </w:rPr>
            </w:pPr>
            <w:r w:rsidRPr="00617FBD">
              <w:rPr>
                <w:bCs/>
                <w:sz w:val="22"/>
                <w:szCs w:val="22"/>
              </w:rPr>
              <w:t>4</w:t>
            </w:r>
          </w:p>
        </w:tc>
        <w:tc>
          <w:tcPr>
            <w:tcW w:w="1530" w:type="dxa"/>
            <w:tcBorders>
              <w:top w:val="single" w:sz="4" w:space="0" w:color="auto"/>
            </w:tcBorders>
          </w:tcPr>
          <w:p w:rsidR="006A5C13" w:rsidRPr="00617FBD" w:rsidRDefault="006A5C13" w:rsidP="001F39A1">
            <w:pPr>
              <w:spacing w:line="240" w:lineRule="exact"/>
              <w:jc w:val="center"/>
              <w:rPr>
                <w:bCs/>
                <w:sz w:val="22"/>
                <w:szCs w:val="22"/>
              </w:rPr>
            </w:pPr>
            <w:r w:rsidRPr="00617FBD">
              <w:rPr>
                <w:bCs/>
                <w:sz w:val="22"/>
                <w:szCs w:val="22"/>
              </w:rPr>
              <w:t xml:space="preserve">Team Leader </w:t>
            </w:r>
          </w:p>
        </w:tc>
        <w:tc>
          <w:tcPr>
            <w:tcW w:w="3870" w:type="dxa"/>
            <w:tcBorders>
              <w:top w:val="single" w:sz="4" w:space="0" w:color="auto"/>
            </w:tcBorders>
          </w:tcPr>
          <w:p w:rsidR="006A5C13" w:rsidRPr="00617FBD" w:rsidRDefault="006A5C13" w:rsidP="001F39A1">
            <w:pPr>
              <w:pStyle w:val="Header"/>
              <w:tabs>
                <w:tab w:val="clear" w:pos="4320"/>
                <w:tab w:val="clear" w:pos="8640"/>
              </w:tabs>
              <w:spacing w:line="240" w:lineRule="exact"/>
              <w:rPr>
                <w:bCs/>
                <w:sz w:val="22"/>
                <w:szCs w:val="22"/>
              </w:rPr>
            </w:pPr>
            <w:r w:rsidRPr="00617FBD">
              <w:rPr>
                <w:bCs/>
                <w:sz w:val="22"/>
                <w:szCs w:val="22"/>
              </w:rPr>
              <w:t>86 Monmouth County</w:t>
            </w:r>
            <w:ins w:id="354" w:author="Alex Rosenzweig" w:date="2025-02-28T12:02:00Z">
              <w:r w:rsidRPr="00617FBD">
                <w:rPr>
                  <w:bCs/>
                  <w:sz w:val="22"/>
                  <w:szCs w:val="22"/>
                </w:rPr>
                <w:t>-</w:t>
              </w:r>
            </w:ins>
            <w:del w:id="355" w:author="Alex Rosenzweig" w:date="2025-02-28T12:02:00Z">
              <w:r w:rsidRPr="00617FBD" w:rsidDel="00092984">
                <w:rPr>
                  <w:bCs/>
                  <w:sz w:val="22"/>
                  <w:szCs w:val="22"/>
                </w:rPr>
                <w:delText xml:space="preserve"> </w:delText>
              </w:r>
            </w:del>
            <w:r w:rsidRPr="00617FBD">
              <w:rPr>
                <w:bCs/>
                <w:sz w:val="22"/>
                <w:szCs w:val="22"/>
              </w:rPr>
              <w:t xml:space="preserve">Owned Bridges, </w:t>
            </w:r>
            <w:r w:rsidR="00403305" w:rsidRPr="004D35B1">
              <w:rPr>
                <w:b/>
                <w:sz w:val="22"/>
                <w:szCs w:val="22"/>
              </w:rPr>
              <w:t>NJDOT</w:t>
            </w:r>
            <w:r w:rsidR="00403305">
              <w:rPr>
                <w:b/>
                <w:sz w:val="22"/>
                <w:szCs w:val="22"/>
              </w:rPr>
              <w:t xml:space="preserve"> </w:t>
            </w:r>
            <w:r w:rsidR="00F20716" w:rsidRPr="00617FBD">
              <w:rPr>
                <w:bCs/>
                <w:sz w:val="22"/>
                <w:szCs w:val="22"/>
              </w:rPr>
              <w:t>(</w:t>
            </w:r>
            <w:r w:rsidRPr="00617FBD">
              <w:rPr>
                <w:bCs/>
                <w:sz w:val="22"/>
                <w:szCs w:val="22"/>
              </w:rPr>
              <w:t>Group 13G9, 1</w:t>
            </w:r>
            <w:r w:rsidRPr="00617FBD">
              <w:rPr>
                <w:bCs/>
                <w:sz w:val="22"/>
                <w:szCs w:val="22"/>
                <w:vertAlign w:val="superscript"/>
              </w:rPr>
              <w:t>st</w:t>
            </w:r>
            <w:r w:rsidRPr="00617FBD">
              <w:rPr>
                <w:bCs/>
                <w:sz w:val="22"/>
                <w:szCs w:val="22"/>
              </w:rPr>
              <w:t xml:space="preserve"> Cycle</w:t>
            </w:r>
            <w:r w:rsidR="00F20716" w:rsidRPr="00617FBD">
              <w:rPr>
                <w:bCs/>
                <w:sz w:val="22"/>
                <w:szCs w:val="22"/>
              </w:rPr>
              <w:t>)</w:t>
            </w:r>
            <w:r w:rsidR="004D35B1">
              <w:rPr>
                <w:bCs/>
                <w:sz w:val="22"/>
                <w:szCs w:val="22"/>
              </w:rPr>
              <w:t xml:space="preserve"> </w:t>
            </w:r>
          </w:p>
          <w:p w:rsidR="006A5C13" w:rsidRPr="00617FBD" w:rsidRDefault="006A5C13" w:rsidP="001F39A1">
            <w:pPr>
              <w:pStyle w:val="Header"/>
              <w:tabs>
                <w:tab w:val="clear" w:pos="4320"/>
                <w:tab w:val="clear" w:pos="8640"/>
              </w:tabs>
              <w:spacing w:line="240" w:lineRule="exact"/>
              <w:rPr>
                <w:b/>
                <w:sz w:val="22"/>
                <w:szCs w:val="22"/>
                <w:u w:val="single"/>
              </w:rPr>
            </w:pPr>
          </w:p>
        </w:tc>
        <w:tc>
          <w:tcPr>
            <w:tcW w:w="6574" w:type="dxa"/>
            <w:tcBorders>
              <w:top w:val="single" w:sz="4" w:space="0" w:color="auto"/>
            </w:tcBorders>
          </w:tcPr>
          <w:p w:rsidR="00A2266B" w:rsidRDefault="006A5C13" w:rsidP="001F39A1">
            <w:pPr>
              <w:spacing w:line="240" w:lineRule="exact"/>
              <w:jc w:val="both"/>
              <w:rPr>
                <w:bCs/>
                <w:sz w:val="22"/>
                <w:szCs w:val="22"/>
              </w:rPr>
            </w:pPr>
            <w:r w:rsidRPr="00617FBD">
              <w:rPr>
                <w:bCs/>
                <w:sz w:val="22"/>
                <w:szCs w:val="22"/>
              </w:rPr>
              <w:t>Supervised a team of 3 engineers</w:t>
            </w:r>
            <w:del w:id="356" w:author="Alex Rosenzweig" w:date="2025-02-28T12:02:00Z">
              <w:r w:rsidRPr="00617FBD" w:rsidDel="00092984">
                <w:rPr>
                  <w:bCs/>
                  <w:sz w:val="22"/>
                  <w:szCs w:val="22"/>
                </w:rPr>
                <w:delText xml:space="preserve"> </w:delText>
              </w:r>
            </w:del>
            <w:r w:rsidRPr="00617FBD">
              <w:rPr>
                <w:bCs/>
                <w:sz w:val="22"/>
                <w:szCs w:val="22"/>
              </w:rPr>
              <w:t>/</w:t>
            </w:r>
            <w:del w:id="357" w:author="Alex Rosenzweig" w:date="2025-02-28T12:02:00Z">
              <w:r w:rsidRPr="00617FBD" w:rsidDel="00092984">
                <w:rPr>
                  <w:bCs/>
                  <w:sz w:val="22"/>
                  <w:szCs w:val="22"/>
                </w:rPr>
                <w:delText xml:space="preserve"> </w:delText>
              </w:r>
            </w:del>
            <w:r w:rsidRPr="00617FBD">
              <w:rPr>
                <w:bCs/>
                <w:sz w:val="22"/>
                <w:szCs w:val="22"/>
              </w:rPr>
              <w:t xml:space="preserve">divers </w:t>
            </w:r>
            <w:r w:rsidRPr="00F664FB">
              <w:rPr>
                <w:b/>
                <w:color w:val="0070C0"/>
                <w:sz w:val="22"/>
                <w:szCs w:val="22"/>
              </w:rPr>
              <w:t>performing Type 2 or Type 3 underwater structural inspections, and fathometer surveys of 21 county</w:t>
            </w:r>
            <w:ins w:id="358" w:author="Alex Rosenzweig" w:date="2025-02-28T12:02:00Z">
              <w:r w:rsidRPr="00F664FB">
                <w:rPr>
                  <w:b/>
                  <w:color w:val="0070C0"/>
                  <w:sz w:val="22"/>
                  <w:szCs w:val="22"/>
                </w:rPr>
                <w:t>-</w:t>
              </w:r>
            </w:ins>
            <w:del w:id="359" w:author="Alex Rosenzweig" w:date="2025-02-28T12:02:00Z">
              <w:r w:rsidRPr="00F664FB" w:rsidDel="00092984">
                <w:rPr>
                  <w:b/>
                  <w:color w:val="0070C0"/>
                  <w:sz w:val="22"/>
                  <w:szCs w:val="22"/>
                </w:rPr>
                <w:delText xml:space="preserve"> </w:delText>
              </w:r>
            </w:del>
            <w:r w:rsidRPr="00F664FB">
              <w:rPr>
                <w:b/>
                <w:color w:val="0070C0"/>
                <w:sz w:val="22"/>
                <w:szCs w:val="22"/>
              </w:rPr>
              <w:t xml:space="preserve">owned </w:t>
            </w:r>
            <w:r w:rsidR="005D40C0" w:rsidRPr="00F664FB">
              <w:rPr>
                <w:b/>
                <w:color w:val="0070C0"/>
                <w:sz w:val="22"/>
                <w:szCs w:val="22"/>
              </w:rPr>
              <w:t xml:space="preserve">NBIS </w:t>
            </w:r>
            <w:r w:rsidRPr="00F664FB">
              <w:rPr>
                <w:b/>
                <w:color w:val="0070C0"/>
                <w:sz w:val="22"/>
                <w:szCs w:val="22"/>
              </w:rPr>
              <w:t>structures</w:t>
            </w:r>
            <w:r w:rsidRPr="00617FBD">
              <w:rPr>
                <w:bCs/>
                <w:sz w:val="22"/>
                <w:szCs w:val="22"/>
              </w:rPr>
              <w:t xml:space="preserve"> located throughout</w:t>
            </w:r>
            <w:del w:id="360" w:author="Alex Rosenzweig" w:date="2025-02-28T10:10:00Z">
              <w:r w:rsidRPr="00617FBD" w:rsidDel="0032413A">
                <w:rPr>
                  <w:bCs/>
                  <w:sz w:val="22"/>
                  <w:szCs w:val="22"/>
                </w:rPr>
                <w:delText>,</w:delText>
              </w:r>
            </w:del>
            <w:r w:rsidRPr="00617FBD">
              <w:rPr>
                <w:bCs/>
                <w:sz w:val="22"/>
                <w:szCs w:val="22"/>
              </w:rPr>
              <w:t xml:space="preserve"> Monmouth County, New Jersey in accordance with NBIS, FHWA, NJDOT, and OSHA standards. Responsibilities included organizing and scheduling inspections, performing the inspection</w:t>
            </w:r>
            <w:ins w:id="361" w:author="Alex Rosenzweig" w:date="2025-02-28T12:03:00Z">
              <w:r w:rsidRPr="00617FBD">
                <w:rPr>
                  <w:bCs/>
                  <w:sz w:val="22"/>
                  <w:szCs w:val="22"/>
                </w:rPr>
                <w:t>s</w:t>
              </w:r>
            </w:ins>
            <w:r w:rsidRPr="00617FBD">
              <w:rPr>
                <w:bCs/>
                <w:sz w:val="22"/>
                <w:szCs w:val="22"/>
              </w:rPr>
              <w:t>, collecting field data, structural evaluations, preparing inspection reports, preparing emergency</w:t>
            </w:r>
            <w:del w:id="362" w:author="Alex Rosenzweig" w:date="2025-02-28T12:03:00Z">
              <w:r w:rsidRPr="00617FBD" w:rsidDel="00092984">
                <w:rPr>
                  <w:bCs/>
                  <w:sz w:val="22"/>
                  <w:szCs w:val="22"/>
                </w:rPr>
                <w:delText xml:space="preserve"> </w:delText>
              </w:r>
            </w:del>
            <w:r w:rsidRPr="00617FBD">
              <w:rPr>
                <w:bCs/>
                <w:sz w:val="22"/>
                <w:szCs w:val="22"/>
              </w:rPr>
              <w:t>/</w:t>
            </w:r>
            <w:del w:id="363" w:author="Alex Rosenzweig" w:date="2025-02-28T12:03:00Z">
              <w:r w:rsidRPr="00617FBD" w:rsidDel="00092984">
                <w:rPr>
                  <w:bCs/>
                  <w:sz w:val="22"/>
                  <w:szCs w:val="22"/>
                </w:rPr>
                <w:delText xml:space="preserve"> </w:delText>
              </w:r>
            </w:del>
            <w:r w:rsidRPr="00617FBD">
              <w:rPr>
                <w:bCs/>
                <w:sz w:val="22"/>
                <w:szCs w:val="22"/>
              </w:rPr>
              <w:t>priority repair recommendations as needed, including CAD drawings, quantities, and costs, and overall structural condition ratings</w:t>
            </w:r>
            <w:r w:rsidRPr="00617FBD">
              <w:rPr>
                <w:rFonts w:ascii="Arial" w:hAnsi="Arial" w:cs="Arial"/>
                <w:b/>
                <w:sz w:val="22"/>
                <w:szCs w:val="22"/>
              </w:rPr>
              <w:t xml:space="preserve"> </w:t>
            </w:r>
            <w:r w:rsidRPr="00617FBD">
              <w:rPr>
                <w:bCs/>
                <w:sz w:val="22"/>
                <w:szCs w:val="22"/>
              </w:rPr>
              <w:t>in</w:t>
            </w:r>
            <w:r w:rsidRPr="00617FBD">
              <w:rPr>
                <w:rFonts w:ascii="Arial" w:hAnsi="Arial" w:cs="Arial"/>
                <w:bCs/>
                <w:sz w:val="22"/>
                <w:szCs w:val="22"/>
              </w:rPr>
              <w:t xml:space="preserve"> </w:t>
            </w:r>
            <w:r w:rsidRPr="00617FBD">
              <w:rPr>
                <w:bCs/>
                <w:sz w:val="22"/>
                <w:szCs w:val="22"/>
              </w:rPr>
              <w:t>acco</w:t>
            </w:r>
            <w:r w:rsidRPr="00617FBD">
              <w:rPr>
                <w:bCs/>
                <w:sz w:val="22"/>
                <w:szCs w:val="22"/>
              </w:rPr>
              <w:t>r</w:t>
            </w:r>
            <w:r w:rsidRPr="00617FBD">
              <w:rPr>
                <w:bCs/>
                <w:sz w:val="22"/>
                <w:szCs w:val="22"/>
              </w:rPr>
              <w:t xml:space="preserve">dance with the NJDOT </w:t>
            </w:r>
            <w:r w:rsidRPr="00617FBD">
              <w:rPr>
                <w:bCs/>
                <w:i/>
                <w:iCs/>
                <w:sz w:val="22"/>
                <w:szCs w:val="22"/>
              </w:rPr>
              <w:t>Underwater Inspection and Evaluation of New Jersey Bridges Guidelines Manual</w:t>
            </w:r>
            <w:ins w:id="364" w:author="Alex Rosenzweig" w:date="2025-02-28T12:03:00Z">
              <w:r w:rsidRPr="00617FBD">
                <w:rPr>
                  <w:bCs/>
                  <w:sz w:val="22"/>
                  <w:szCs w:val="22"/>
                </w:rPr>
                <w:t>,</w:t>
              </w:r>
            </w:ins>
            <w:r w:rsidRPr="00617FBD">
              <w:rPr>
                <w:bCs/>
                <w:sz w:val="22"/>
                <w:szCs w:val="22"/>
              </w:rPr>
              <w:t xml:space="preserve"> June 1994</w:t>
            </w:r>
            <w:ins w:id="365" w:author="Alex Rosenzweig" w:date="2025-02-28T12:03:00Z">
              <w:r w:rsidRPr="00617FBD">
                <w:rPr>
                  <w:bCs/>
                  <w:sz w:val="22"/>
                  <w:szCs w:val="22"/>
                </w:rPr>
                <w:t>,</w:t>
              </w:r>
            </w:ins>
            <w:r w:rsidRPr="00617FBD">
              <w:rPr>
                <w:bCs/>
                <w:sz w:val="22"/>
                <w:szCs w:val="22"/>
              </w:rPr>
              <w:t xml:space="preserve"> Rev. June 1997 &amp; May 2008.</w:t>
            </w:r>
          </w:p>
          <w:p w:rsidR="007C1CB6" w:rsidRPr="00617FBD" w:rsidDel="00F20716" w:rsidRDefault="007C1CB6" w:rsidP="001F39A1">
            <w:pPr>
              <w:spacing w:line="240" w:lineRule="exact"/>
              <w:jc w:val="both"/>
              <w:rPr>
                <w:del w:id="366" w:author="Margret Thomas" w:date="2025-03-04T11:29:00Z"/>
                <w:bCs/>
                <w:sz w:val="22"/>
                <w:szCs w:val="22"/>
              </w:rPr>
            </w:pPr>
          </w:p>
          <w:p w:rsidR="006A5C13" w:rsidRPr="00617FBD" w:rsidRDefault="006A5C13" w:rsidP="001F39A1">
            <w:pPr>
              <w:spacing w:line="240" w:lineRule="exact"/>
              <w:jc w:val="both"/>
              <w:rPr>
                <w:sz w:val="22"/>
                <w:szCs w:val="22"/>
              </w:rPr>
            </w:pPr>
          </w:p>
        </w:tc>
      </w:tr>
      <w:tr w:rsidR="00581DEC" w:rsidTr="001F39A1">
        <w:trPr>
          <w:trHeight w:val="20"/>
        </w:trPr>
        <w:tc>
          <w:tcPr>
            <w:tcW w:w="990" w:type="dxa"/>
            <w:tcBorders>
              <w:bottom w:val="single" w:sz="4" w:space="0" w:color="auto"/>
            </w:tcBorders>
          </w:tcPr>
          <w:p w:rsidR="006A5C13" w:rsidRDefault="006A5C13" w:rsidP="001F39A1">
            <w:pPr>
              <w:spacing w:line="240" w:lineRule="exact"/>
              <w:jc w:val="center"/>
              <w:rPr>
                <w:ins w:id="367" w:author="Margret Thomas" w:date="2025-03-04T11:46:00Z"/>
                <w:bCs/>
                <w:sz w:val="22"/>
                <w:szCs w:val="22"/>
              </w:rPr>
            </w:pPr>
            <w:r w:rsidRPr="00617FBD">
              <w:rPr>
                <w:bCs/>
                <w:sz w:val="22"/>
                <w:szCs w:val="22"/>
              </w:rPr>
              <w:t>2018</w:t>
            </w:r>
          </w:p>
          <w:p w:rsidR="00F376F0" w:rsidRDefault="00F376F0" w:rsidP="001F39A1">
            <w:pPr>
              <w:spacing w:line="240" w:lineRule="exact"/>
              <w:jc w:val="center"/>
              <w:rPr>
                <w:ins w:id="368" w:author="Margret Thomas" w:date="2025-03-04T11:46:00Z"/>
                <w:bCs/>
                <w:sz w:val="22"/>
                <w:szCs w:val="22"/>
              </w:rPr>
            </w:pPr>
          </w:p>
          <w:p w:rsidR="00F376F0" w:rsidRDefault="00F376F0" w:rsidP="001F39A1">
            <w:pPr>
              <w:spacing w:line="240" w:lineRule="exact"/>
              <w:jc w:val="center"/>
              <w:rPr>
                <w:ins w:id="369" w:author="Margret Thomas" w:date="2025-03-04T11:46:00Z"/>
                <w:bCs/>
                <w:sz w:val="22"/>
                <w:szCs w:val="22"/>
              </w:rPr>
            </w:pPr>
          </w:p>
          <w:p w:rsidR="00F376F0" w:rsidRDefault="00F376F0" w:rsidP="001F39A1">
            <w:pPr>
              <w:spacing w:line="240" w:lineRule="exact"/>
              <w:jc w:val="center"/>
              <w:rPr>
                <w:ins w:id="370" w:author="Margret Thomas" w:date="2025-03-04T11:46:00Z"/>
                <w:bCs/>
                <w:sz w:val="22"/>
                <w:szCs w:val="22"/>
              </w:rPr>
            </w:pPr>
          </w:p>
          <w:p w:rsidR="00F376F0" w:rsidRDefault="00F376F0" w:rsidP="001F39A1">
            <w:pPr>
              <w:spacing w:line="240" w:lineRule="exact"/>
              <w:jc w:val="center"/>
              <w:rPr>
                <w:ins w:id="371" w:author="Margret Thomas" w:date="2025-03-04T11:46:00Z"/>
                <w:bCs/>
                <w:sz w:val="22"/>
                <w:szCs w:val="22"/>
              </w:rPr>
            </w:pPr>
          </w:p>
          <w:p w:rsidR="00F376F0" w:rsidRDefault="00F376F0" w:rsidP="001F39A1">
            <w:pPr>
              <w:spacing w:line="240" w:lineRule="exact"/>
              <w:jc w:val="center"/>
              <w:rPr>
                <w:ins w:id="372" w:author="Margret Thomas" w:date="2025-03-04T11:46:00Z"/>
                <w:bCs/>
                <w:sz w:val="22"/>
                <w:szCs w:val="22"/>
              </w:rPr>
            </w:pPr>
          </w:p>
          <w:p w:rsidR="00F376F0" w:rsidRDefault="00F376F0" w:rsidP="001F39A1">
            <w:pPr>
              <w:spacing w:line="240" w:lineRule="exact"/>
              <w:jc w:val="center"/>
              <w:rPr>
                <w:ins w:id="373" w:author="Margret Thomas" w:date="2025-03-04T11:46:00Z"/>
                <w:bCs/>
                <w:sz w:val="22"/>
                <w:szCs w:val="22"/>
              </w:rPr>
            </w:pPr>
          </w:p>
          <w:p w:rsidR="00F376F0" w:rsidRPr="00617FBD" w:rsidRDefault="00F376F0" w:rsidP="001F39A1">
            <w:pPr>
              <w:spacing w:line="240" w:lineRule="exact"/>
              <w:jc w:val="center"/>
              <w:rPr>
                <w:bCs/>
                <w:sz w:val="22"/>
                <w:szCs w:val="22"/>
              </w:rPr>
            </w:pPr>
          </w:p>
        </w:tc>
        <w:tc>
          <w:tcPr>
            <w:tcW w:w="990" w:type="dxa"/>
            <w:tcBorders>
              <w:bottom w:val="single" w:sz="4" w:space="0" w:color="auto"/>
            </w:tcBorders>
          </w:tcPr>
          <w:p w:rsidR="006A5C13" w:rsidRPr="00617FBD" w:rsidRDefault="006A5C13" w:rsidP="001F39A1">
            <w:pPr>
              <w:spacing w:line="240" w:lineRule="exact"/>
              <w:jc w:val="center"/>
              <w:rPr>
                <w:bCs/>
                <w:sz w:val="22"/>
                <w:szCs w:val="22"/>
              </w:rPr>
            </w:pPr>
            <w:r w:rsidRPr="00617FBD">
              <w:rPr>
                <w:bCs/>
                <w:sz w:val="22"/>
                <w:szCs w:val="22"/>
              </w:rPr>
              <w:t>6</w:t>
            </w:r>
          </w:p>
        </w:tc>
        <w:tc>
          <w:tcPr>
            <w:tcW w:w="1530" w:type="dxa"/>
            <w:tcBorders>
              <w:bottom w:val="single" w:sz="4" w:space="0" w:color="auto"/>
            </w:tcBorders>
          </w:tcPr>
          <w:p w:rsidR="006A5C13" w:rsidRPr="00617FBD" w:rsidRDefault="006A5C13" w:rsidP="001F39A1">
            <w:pPr>
              <w:spacing w:line="240" w:lineRule="exact"/>
              <w:jc w:val="center"/>
              <w:rPr>
                <w:bCs/>
                <w:sz w:val="22"/>
                <w:szCs w:val="22"/>
              </w:rPr>
            </w:pPr>
            <w:r w:rsidRPr="00617FBD">
              <w:rPr>
                <w:bCs/>
                <w:sz w:val="22"/>
                <w:szCs w:val="22"/>
              </w:rPr>
              <w:t xml:space="preserve">Team Leader </w:t>
            </w:r>
          </w:p>
        </w:tc>
        <w:tc>
          <w:tcPr>
            <w:tcW w:w="3870" w:type="dxa"/>
            <w:tcBorders>
              <w:bottom w:val="single" w:sz="4" w:space="0" w:color="auto"/>
            </w:tcBorders>
          </w:tcPr>
          <w:p w:rsidR="006A5C13" w:rsidRPr="00617FBD" w:rsidRDefault="006A5C13" w:rsidP="001F39A1">
            <w:pPr>
              <w:pStyle w:val="Header"/>
              <w:tabs>
                <w:tab w:val="clear" w:pos="4320"/>
                <w:tab w:val="clear" w:pos="8640"/>
              </w:tabs>
              <w:spacing w:line="240" w:lineRule="exact"/>
              <w:rPr>
                <w:b/>
                <w:sz w:val="22"/>
                <w:szCs w:val="22"/>
                <w:u w:val="single"/>
              </w:rPr>
            </w:pPr>
            <w:r w:rsidRPr="00617FBD">
              <w:rPr>
                <w:bCs/>
                <w:sz w:val="22"/>
                <w:szCs w:val="22"/>
              </w:rPr>
              <w:t>37 State</w:t>
            </w:r>
            <w:r w:rsidR="00FA0712">
              <w:rPr>
                <w:bCs/>
                <w:sz w:val="22"/>
                <w:szCs w:val="22"/>
              </w:rPr>
              <w:t xml:space="preserve"> Owned</w:t>
            </w:r>
            <w:r w:rsidRPr="00617FBD">
              <w:rPr>
                <w:bCs/>
                <w:sz w:val="22"/>
                <w:szCs w:val="22"/>
              </w:rPr>
              <w:t xml:space="preserve"> In-House Bridges, </w:t>
            </w:r>
            <w:r w:rsidR="00403305" w:rsidRPr="004D35B1">
              <w:rPr>
                <w:b/>
                <w:sz w:val="22"/>
                <w:szCs w:val="22"/>
              </w:rPr>
              <w:t>NJDOT</w:t>
            </w:r>
            <w:r w:rsidR="00403305">
              <w:rPr>
                <w:b/>
                <w:sz w:val="22"/>
                <w:szCs w:val="22"/>
              </w:rPr>
              <w:t xml:space="preserve"> (</w:t>
            </w:r>
            <w:r w:rsidRPr="00617FBD">
              <w:rPr>
                <w:bCs/>
                <w:sz w:val="22"/>
                <w:szCs w:val="22"/>
              </w:rPr>
              <w:t>Group SE18</w:t>
            </w:r>
            <w:r w:rsidR="007E057B" w:rsidRPr="00617FBD">
              <w:rPr>
                <w:bCs/>
                <w:sz w:val="22"/>
                <w:szCs w:val="22"/>
              </w:rPr>
              <w:t>,</w:t>
            </w:r>
            <w:r w:rsidR="00403305">
              <w:rPr>
                <w:bCs/>
                <w:sz w:val="22"/>
                <w:szCs w:val="22"/>
              </w:rPr>
              <w:t xml:space="preserve"> One Cycle Contract)</w:t>
            </w:r>
            <w:r w:rsidR="007E057B" w:rsidRPr="00617FBD">
              <w:rPr>
                <w:bCs/>
                <w:sz w:val="22"/>
                <w:szCs w:val="22"/>
              </w:rPr>
              <w:t xml:space="preserve"> </w:t>
            </w:r>
            <w:r w:rsidR="004D35B1" w:rsidRPr="004D35B1">
              <w:rPr>
                <w:bCs/>
                <w:sz w:val="22"/>
                <w:szCs w:val="22"/>
                <w:highlight w:val="yellow"/>
              </w:rPr>
              <w:t xml:space="preserve"> </w:t>
            </w:r>
          </w:p>
        </w:tc>
        <w:tc>
          <w:tcPr>
            <w:tcW w:w="6574" w:type="dxa"/>
            <w:tcBorders>
              <w:bottom w:val="single" w:sz="4" w:space="0" w:color="auto"/>
            </w:tcBorders>
          </w:tcPr>
          <w:p w:rsidR="006A5C13" w:rsidRDefault="006A5C13" w:rsidP="005E04FF">
            <w:pPr>
              <w:spacing w:line="240" w:lineRule="exact"/>
              <w:jc w:val="both"/>
              <w:rPr>
                <w:bCs/>
                <w:sz w:val="22"/>
                <w:szCs w:val="22"/>
              </w:rPr>
            </w:pPr>
            <w:r w:rsidRPr="00617FBD">
              <w:rPr>
                <w:bCs/>
                <w:sz w:val="22"/>
                <w:szCs w:val="22"/>
              </w:rPr>
              <w:t>Supervised a team of 3 engineers</w:t>
            </w:r>
            <w:del w:id="374" w:author="Alex Rosenzweig" w:date="2025-02-28T12:04:00Z">
              <w:r w:rsidRPr="00617FBD" w:rsidDel="00092984">
                <w:rPr>
                  <w:bCs/>
                  <w:sz w:val="22"/>
                  <w:szCs w:val="22"/>
                </w:rPr>
                <w:delText xml:space="preserve"> </w:delText>
              </w:r>
            </w:del>
            <w:r w:rsidRPr="00617FBD">
              <w:rPr>
                <w:bCs/>
                <w:sz w:val="22"/>
                <w:szCs w:val="22"/>
              </w:rPr>
              <w:t>/</w:t>
            </w:r>
            <w:del w:id="375" w:author="Alex Rosenzweig" w:date="2025-02-28T12:04:00Z">
              <w:r w:rsidRPr="00617FBD" w:rsidDel="00092984">
                <w:rPr>
                  <w:bCs/>
                  <w:sz w:val="22"/>
                  <w:szCs w:val="22"/>
                </w:rPr>
                <w:delText xml:space="preserve"> </w:delText>
              </w:r>
            </w:del>
            <w:r w:rsidRPr="00617FBD">
              <w:rPr>
                <w:bCs/>
                <w:sz w:val="22"/>
                <w:szCs w:val="22"/>
              </w:rPr>
              <w:t xml:space="preserve">divers </w:t>
            </w:r>
            <w:r w:rsidRPr="00F664FB">
              <w:rPr>
                <w:b/>
                <w:color w:val="0070C0"/>
                <w:sz w:val="22"/>
                <w:szCs w:val="22"/>
              </w:rPr>
              <w:t>performing Type 2 or Type 3 underwater structural inspections, and fathometer surveys of 37 state</w:t>
            </w:r>
            <w:ins w:id="376" w:author="Alex Rosenzweig" w:date="2025-02-28T12:04:00Z">
              <w:r w:rsidRPr="00F664FB">
                <w:rPr>
                  <w:b/>
                  <w:color w:val="0070C0"/>
                  <w:sz w:val="22"/>
                  <w:szCs w:val="22"/>
                </w:rPr>
                <w:t>-</w:t>
              </w:r>
            </w:ins>
            <w:del w:id="377" w:author="Alex Rosenzweig" w:date="2025-02-28T12:04:00Z">
              <w:r w:rsidRPr="00F664FB" w:rsidDel="00092984">
                <w:rPr>
                  <w:b/>
                  <w:color w:val="0070C0"/>
                  <w:sz w:val="22"/>
                  <w:szCs w:val="22"/>
                </w:rPr>
                <w:delText xml:space="preserve"> </w:delText>
              </w:r>
            </w:del>
            <w:r w:rsidRPr="00F664FB">
              <w:rPr>
                <w:b/>
                <w:color w:val="0070C0"/>
                <w:sz w:val="22"/>
                <w:szCs w:val="22"/>
              </w:rPr>
              <w:t xml:space="preserve">owned </w:t>
            </w:r>
            <w:r w:rsidR="005D40C0" w:rsidRPr="00F664FB">
              <w:rPr>
                <w:b/>
                <w:color w:val="0070C0"/>
                <w:sz w:val="22"/>
                <w:szCs w:val="22"/>
              </w:rPr>
              <w:t xml:space="preserve">NBIS </w:t>
            </w:r>
            <w:r w:rsidRPr="00F664FB">
              <w:rPr>
                <w:b/>
                <w:color w:val="0070C0"/>
                <w:sz w:val="22"/>
                <w:szCs w:val="22"/>
              </w:rPr>
              <w:t>structures</w:t>
            </w:r>
            <w:r w:rsidRPr="00617FBD">
              <w:rPr>
                <w:bCs/>
                <w:sz w:val="22"/>
                <w:szCs w:val="22"/>
              </w:rPr>
              <w:t xml:space="preserve"> located throughout</w:t>
            </w:r>
            <w:del w:id="378" w:author="Alex Rosenzweig" w:date="2025-02-28T10:10:00Z">
              <w:r w:rsidRPr="00617FBD" w:rsidDel="0032413A">
                <w:rPr>
                  <w:bCs/>
                  <w:sz w:val="22"/>
                  <w:szCs w:val="22"/>
                </w:rPr>
                <w:delText>,</w:delText>
              </w:r>
            </w:del>
            <w:r w:rsidRPr="00617FBD">
              <w:rPr>
                <w:bCs/>
                <w:sz w:val="22"/>
                <w:szCs w:val="22"/>
              </w:rPr>
              <w:t xml:space="preserve"> New Jersey in accordance with NBIS, FHWA, NJDOT, and OSHA standards. Responsibilities included organizing and scheduling inspections, performing the inspection</w:t>
            </w:r>
            <w:ins w:id="379" w:author="Alex Rosenzweig" w:date="2025-02-28T12:04:00Z">
              <w:r w:rsidRPr="00617FBD">
                <w:rPr>
                  <w:bCs/>
                  <w:sz w:val="22"/>
                  <w:szCs w:val="22"/>
                </w:rPr>
                <w:t>s</w:t>
              </w:r>
            </w:ins>
            <w:r w:rsidRPr="00617FBD">
              <w:rPr>
                <w:bCs/>
                <w:sz w:val="22"/>
                <w:szCs w:val="22"/>
              </w:rPr>
              <w:t>, collecting field data, structural evaluations, preparing inspection reports, preparing emergency</w:t>
            </w:r>
            <w:del w:id="380" w:author="Alex Rosenzweig" w:date="2025-02-28T12:04:00Z">
              <w:r w:rsidRPr="00617FBD" w:rsidDel="00092984">
                <w:rPr>
                  <w:bCs/>
                  <w:sz w:val="22"/>
                  <w:szCs w:val="22"/>
                </w:rPr>
                <w:delText xml:space="preserve"> </w:delText>
              </w:r>
            </w:del>
            <w:r w:rsidRPr="00617FBD">
              <w:rPr>
                <w:bCs/>
                <w:sz w:val="22"/>
                <w:szCs w:val="22"/>
              </w:rPr>
              <w:t>/</w:t>
            </w:r>
            <w:del w:id="381" w:author="Alex Rosenzweig" w:date="2025-02-28T12:04:00Z">
              <w:r w:rsidRPr="00617FBD" w:rsidDel="00092984">
                <w:rPr>
                  <w:bCs/>
                  <w:sz w:val="22"/>
                  <w:szCs w:val="22"/>
                </w:rPr>
                <w:delText xml:space="preserve"> </w:delText>
              </w:r>
            </w:del>
            <w:r w:rsidRPr="00617FBD">
              <w:rPr>
                <w:bCs/>
                <w:sz w:val="22"/>
                <w:szCs w:val="22"/>
              </w:rPr>
              <w:t>priority repair recommendations as needed, including CAD drawings, quantities, and costs, and overall structural condition ratings</w:t>
            </w:r>
            <w:r w:rsidRPr="00617FBD">
              <w:rPr>
                <w:rFonts w:ascii="Arial" w:hAnsi="Arial" w:cs="Arial"/>
                <w:b/>
                <w:sz w:val="22"/>
                <w:szCs w:val="22"/>
              </w:rPr>
              <w:t xml:space="preserve"> </w:t>
            </w:r>
            <w:r w:rsidRPr="00617FBD">
              <w:rPr>
                <w:bCs/>
                <w:sz w:val="22"/>
                <w:szCs w:val="22"/>
              </w:rPr>
              <w:t>in</w:t>
            </w:r>
            <w:r w:rsidRPr="00617FBD">
              <w:rPr>
                <w:rFonts w:ascii="Arial" w:hAnsi="Arial" w:cs="Arial"/>
                <w:bCs/>
                <w:sz w:val="22"/>
                <w:szCs w:val="22"/>
              </w:rPr>
              <w:t xml:space="preserve"> </w:t>
            </w:r>
            <w:r w:rsidRPr="00617FBD">
              <w:rPr>
                <w:bCs/>
                <w:sz w:val="22"/>
                <w:szCs w:val="22"/>
              </w:rPr>
              <w:t>acco</w:t>
            </w:r>
            <w:r w:rsidRPr="00617FBD">
              <w:rPr>
                <w:bCs/>
                <w:sz w:val="22"/>
                <w:szCs w:val="22"/>
              </w:rPr>
              <w:t>r</w:t>
            </w:r>
            <w:r w:rsidRPr="00617FBD">
              <w:rPr>
                <w:bCs/>
                <w:sz w:val="22"/>
                <w:szCs w:val="22"/>
              </w:rPr>
              <w:t xml:space="preserve">dance with the NJDOT </w:t>
            </w:r>
            <w:r w:rsidRPr="00617FBD">
              <w:rPr>
                <w:bCs/>
                <w:i/>
                <w:iCs/>
                <w:sz w:val="22"/>
                <w:szCs w:val="22"/>
              </w:rPr>
              <w:t>Underwater Inspection and Evaluation of New Jersey Bridges Guidelines Manual</w:t>
            </w:r>
            <w:ins w:id="382" w:author="Alex Rosenzweig" w:date="2025-02-28T12:04:00Z">
              <w:r w:rsidRPr="00617FBD">
                <w:rPr>
                  <w:bCs/>
                  <w:sz w:val="22"/>
                  <w:szCs w:val="22"/>
                </w:rPr>
                <w:t>,</w:t>
              </w:r>
            </w:ins>
            <w:r w:rsidRPr="00617FBD">
              <w:rPr>
                <w:bCs/>
                <w:sz w:val="22"/>
                <w:szCs w:val="22"/>
              </w:rPr>
              <w:t xml:space="preserve"> June 1994</w:t>
            </w:r>
            <w:ins w:id="383" w:author="Alex Rosenzweig" w:date="2025-02-28T12:04:00Z">
              <w:r w:rsidRPr="00617FBD">
                <w:rPr>
                  <w:bCs/>
                  <w:sz w:val="22"/>
                  <w:szCs w:val="22"/>
                </w:rPr>
                <w:t>,</w:t>
              </w:r>
            </w:ins>
            <w:r w:rsidRPr="00617FBD">
              <w:rPr>
                <w:bCs/>
                <w:sz w:val="22"/>
                <w:szCs w:val="22"/>
              </w:rPr>
              <w:t xml:space="preserve"> Rev. June 1997 &amp; May 2008.</w:t>
            </w:r>
          </w:p>
          <w:p w:rsidR="007C1CB6" w:rsidRPr="00617FBD" w:rsidRDefault="007C1CB6" w:rsidP="005E04FF">
            <w:pPr>
              <w:spacing w:line="240" w:lineRule="exact"/>
              <w:jc w:val="both"/>
              <w:rPr>
                <w:sz w:val="22"/>
                <w:szCs w:val="22"/>
              </w:rPr>
            </w:pPr>
          </w:p>
        </w:tc>
      </w:tr>
      <w:tr w:rsidR="00581DEC" w:rsidTr="001F39A1">
        <w:trPr>
          <w:trHeight w:val="20"/>
        </w:trPr>
        <w:tc>
          <w:tcPr>
            <w:tcW w:w="990" w:type="dxa"/>
            <w:tcBorders>
              <w:top w:val="single" w:sz="4" w:space="0" w:color="auto"/>
              <w:bottom w:val="single" w:sz="4" w:space="0" w:color="auto"/>
            </w:tcBorders>
          </w:tcPr>
          <w:p w:rsidR="00581DEC" w:rsidRPr="00617FBD" w:rsidRDefault="006A5C13" w:rsidP="001F39A1">
            <w:pPr>
              <w:spacing w:line="240" w:lineRule="exact"/>
              <w:jc w:val="center"/>
              <w:rPr>
                <w:ins w:id="384" w:author="Margret Thomas" w:date="2025-03-04T11:36:00Z"/>
                <w:bCs/>
                <w:sz w:val="22"/>
                <w:szCs w:val="22"/>
              </w:rPr>
            </w:pPr>
            <w:r w:rsidRPr="00617FBD">
              <w:rPr>
                <w:bCs/>
                <w:sz w:val="22"/>
                <w:szCs w:val="22"/>
              </w:rPr>
              <w:t>2018</w:t>
            </w:r>
          </w:p>
          <w:p w:rsidR="00D86EF0" w:rsidRPr="00617FBD" w:rsidRDefault="00D86EF0" w:rsidP="001F39A1">
            <w:pPr>
              <w:spacing w:line="240" w:lineRule="exact"/>
              <w:jc w:val="center"/>
              <w:rPr>
                <w:ins w:id="385" w:author="Margret Thomas" w:date="2025-03-04T11:36:00Z"/>
                <w:bCs/>
                <w:sz w:val="22"/>
                <w:szCs w:val="22"/>
              </w:rPr>
            </w:pPr>
          </w:p>
          <w:p w:rsidR="00D86EF0" w:rsidRPr="00617FBD" w:rsidRDefault="00D86EF0" w:rsidP="001F39A1">
            <w:pPr>
              <w:spacing w:line="240" w:lineRule="exact"/>
              <w:jc w:val="center"/>
              <w:rPr>
                <w:ins w:id="386" w:author="Margret Thomas" w:date="2025-03-04T11:36:00Z"/>
                <w:bCs/>
                <w:sz w:val="22"/>
                <w:szCs w:val="22"/>
              </w:rPr>
            </w:pPr>
          </w:p>
          <w:p w:rsidR="00D86EF0" w:rsidRPr="00617FBD" w:rsidRDefault="00D86EF0" w:rsidP="001F39A1">
            <w:pPr>
              <w:spacing w:line="240" w:lineRule="exact"/>
              <w:jc w:val="center"/>
              <w:rPr>
                <w:ins w:id="387" w:author="Margret Thomas" w:date="2025-03-04T11:36:00Z"/>
                <w:bCs/>
                <w:sz w:val="22"/>
                <w:szCs w:val="22"/>
              </w:rPr>
            </w:pPr>
          </w:p>
          <w:p w:rsidR="00D86EF0" w:rsidRPr="00B64624" w:rsidRDefault="00D86EF0" w:rsidP="001F39A1">
            <w:pPr>
              <w:spacing w:line="240" w:lineRule="exact"/>
              <w:jc w:val="center"/>
              <w:rPr>
                <w:bCs/>
                <w:sz w:val="22"/>
                <w:szCs w:val="22"/>
              </w:rPr>
            </w:pPr>
          </w:p>
        </w:tc>
        <w:tc>
          <w:tcPr>
            <w:tcW w:w="990" w:type="dxa"/>
            <w:tcBorders>
              <w:top w:val="single" w:sz="4" w:space="0" w:color="auto"/>
              <w:bottom w:val="single" w:sz="4" w:space="0" w:color="auto"/>
            </w:tcBorders>
          </w:tcPr>
          <w:p w:rsidR="006A5C13" w:rsidRPr="00B64624" w:rsidRDefault="006A5C13" w:rsidP="001F39A1">
            <w:pPr>
              <w:spacing w:line="240" w:lineRule="exact"/>
              <w:jc w:val="center"/>
              <w:rPr>
                <w:bCs/>
                <w:sz w:val="22"/>
                <w:szCs w:val="22"/>
              </w:rPr>
            </w:pPr>
            <w:r w:rsidRPr="00B64624">
              <w:rPr>
                <w:bCs/>
                <w:sz w:val="22"/>
                <w:szCs w:val="22"/>
              </w:rPr>
              <w:t>2</w:t>
            </w:r>
          </w:p>
        </w:tc>
        <w:tc>
          <w:tcPr>
            <w:tcW w:w="1530" w:type="dxa"/>
            <w:tcBorders>
              <w:top w:val="single" w:sz="4" w:space="0" w:color="auto"/>
              <w:bottom w:val="single" w:sz="4" w:space="0" w:color="auto"/>
            </w:tcBorders>
          </w:tcPr>
          <w:p w:rsidR="006A5C13" w:rsidRPr="00B64624" w:rsidRDefault="006A5C13" w:rsidP="001F39A1">
            <w:pPr>
              <w:spacing w:line="240" w:lineRule="exact"/>
              <w:jc w:val="center"/>
              <w:rPr>
                <w:bCs/>
                <w:sz w:val="22"/>
                <w:szCs w:val="22"/>
              </w:rPr>
            </w:pPr>
            <w:r w:rsidRPr="00B64624">
              <w:rPr>
                <w:bCs/>
                <w:sz w:val="22"/>
                <w:szCs w:val="22"/>
              </w:rPr>
              <w:t xml:space="preserve">Team Leader </w:t>
            </w:r>
          </w:p>
        </w:tc>
        <w:tc>
          <w:tcPr>
            <w:tcW w:w="3870" w:type="dxa"/>
            <w:tcBorders>
              <w:top w:val="single" w:sz="4" w:space="0" w:color="auto"/>
              <w:bottom w:val="single" w:sz="4" w:space="0" w:color="auto"/>
            </w:tcBorders>
          </w:tcPr>
          <w:p w:rsidR="006A5C13" w:rsidRPr="00B64624" w:rsidRDefault="006A5C13" w:rsidP="001F39A1">
            <w:pPr>
              <w:pStyle w:val="Header"/>
              <w:tabs>
                <w:tab w:val="clear" w:pos="4320"/>
                <w:tab w:val="clear" w:pos="8640"/>
              </w:tabs>
              <w:spacing w:line="240" w:lineRule="exact"/>
              <w:rPr>
                <w:bCs/>
                <w:sz w:val="22"/>
                <w:szCs w:val="22"/>
              </w:rPr>
            </w:pPr>
            <w:r w:rsidRPr="00B64624">
              <w:rPr>
                <w:bCs/>
                <w:sz w:val="22"/>
                <w:szCs w:val="22"/>
              </w:rPr>
              <w:t xml:space="preserve">22 Gloucester County-Owned Bridges, </w:t>
            </w:r>
            <w:r w:rsidR="007E057B" w:rsidRPr="00B64624">
              <w:rPr>
                <w:bCs/>
                <w:sz w:val="22"/>
                <w:szCs w:val="22"/>
              </w:rPr>
              <w:t xml:space="preserve"> </w:t>
            </w:r>
            <w:r w:rsidR="00403305" w:rsidRPr="004D35B1">
              <w:rPr>
                <w:b/>
                <w:sz w:val="22"/>
                <w:szCs w:val="22"/>
              </w:rPr>
              <w:t>NJDOT</w:t>
            </w:r>
            <w:r w:rsidR="00403305">
              <w:rPr>
                <w:b/>
                <w:sz w:val="22"/>
                <w:szCs w:val="22"/>
              </w:rPr>
              <w:t xml:space="preserve"> </w:t>
            </w:r>
            <w:r w:rsidR="007E057B" w:rsidRPr="00B64624">
              <w:rPr>
                <w:bCs/>
                <w:sz w:val="22"/>
                <w:szCs w:val="22"/>
              </w:rPr>
              <w:t>(</w:t>
            </w:r>
            <w:r w:rsidRPr="00B64624">
              <w:rPr>
                <w:bCs/>
                <w:sz w:val="22"/>
                <w:szCs w:val="22"/>
              </w:rPr>
              <w:t>Group 08D8, 1</w:t>
            </w:r>
            <w:r w:rsidRPr="00B64624">
              <w:rPr>
                <w:bCs/>
                <w:sz w:val="22"/>
                <w:szCs w:val="22"/>
                <w:vertAlign w:val="superscript"/>
              </w:rPr>
              <w:t>st</w:t>
            </w:r>
            <w:r w:rsidRPr="00B64624">
              <w:rPr>
                <w:bCs/>
                <w:sz w:val="22"/>
                <w:szCs w:val="22"/>
              </w:rPr>
              <w:t xml:space="preserve"> Cycle</w:t>
            </w:r>
            <w:r w:rsidR="007E057B" w:rsidRPr="00B64624">
              <w:rPr>
                <w:bCs/>
                <w:sz w:val="22"/>
                <w:szCs w:val="22"/>
              </w:rPr>
              <w:t>)</w:t>
            </w:r>
            <w:r w:rsidR="004D35B1">
              <w:rPr>
                <w:bCs/>
                <w:sz w:val="22"/>
                <w:szCs w:val="22"/>
              </w:rPr>
              <w:t xml:space="preserve"> </w:t>
            </w:r>
          </w:p>
          <w:p w:rsidR="006A5C13" w:rsidRPr="00B64624" w:rsidRDefault="006A5C13" w:rsidP="001F39A1">
            <w:pPr>
              <w:pStyle w:val="Header"/>
              <w:tabs>
                <w:tab w:val="clear" w:pos="4320"/>
                <w:tab w:val="clear" w:pos="8640"/>
              </w:tabs>
              <w:spacing w:line="240" w:lineRule="exact"/>
              <w:rPr>
                <w:b/>
                <w:sz w:val="22"/>
                <w:szCs w:val="22"/>
                <w:u w:val="single"/>
              </w:rPr>
            </w:pPr>
          </w:p>
        </w:tc>
        <w:tc>
          <w:tcPr>
            <w:tcW w:w="6574" w:type="dxa"/>
            <w:tcBorders>
              <w:top w:val="single" w:sz="4" w:space="0" w:color="auto"/>
              <w:bottom w:val="single" w:sz="4" w:space="0" w:color="auto"/>
            </w:tcBorders>
          </w:tcPr>
          <w:p w:rsidR="007C1CB6" w:rsidRPr="00901BF6" w:rsidDel="007E057B" w:rsidRDefault="006A5C13" w:rsidP="001F39A1">
            <w:pPr>
              <w:spacing w:line="240" w:lineRule="exact"/>
              <w:jc w:val="both"/>
              <w:rPr>
                <w:del w:id="388" w:author="Margret Thomas" w:date="2025-03-04T11:32:00Z"/>
                <w:bCs/>
                <w:sz w:val="22"/>
                <w:szCs w:val="22"/>
              </w:rPr>
            </w:pPr>
            <w:r w:rsidRPr="00B64624">
              <w:rPr>
                <w:bCs/>
                <w:sz w:val="22"/>
                <w:szCs w:val="22"/>
              </w:rPr>
              <w:t>Supervised a team of 3 engineers</w:t>
            </w:r>
            <w:del w:id="389" w:author="Alex Rosenzweig" w:date="2025-02-28T12:05:00Z">
              <w:r w:rsidRPr="00B64624" w:rsidDel="00092984">
                <w:rPr>
                  <w:bCs/>
                  <w:sz w:val="22"/>
                  <w:szCs w:val="22"/>
                </w:rPr>
                <w:delText xml:space="preserve"> </w:delText>
              </w:r>
            </w:del>
            <w:r w:rsidRPr="00B64624">
              <w:rPr>
                <w:bCs/>
                <w:sz w:val="22"/>
                <w:szCs w:val="22"/>
              </w:rPr>
              <w:t>/</w:t>
            </w:r>
            <w:del w:id="390" w:author="Alex Rosenzweig" w:date="2025-02-28T12:05:00Z">
              <w:r w:rsidRPr="00B64624" w:rsidDel="00092984">
                <w:rPr>
                  <w:bCs/>
                  <w:sz w:val="22"/>
                  <w:szCs w:val="22"/>
                </w:rPr>
                <w:delText xml:space="preserve"> </w:delText>
              </w:r>
            </w:del>
            <w:r w:rsidRPr="00B64624">
              <w:rPr>
                <w:bCs/>
                <w:sz w:val="22"/>
                <w:szCs w:val="22"/>
              </w:rPr>
              <w:t>divers</w:t>
            </w:r>
            <w:r w:rsidRPr="00B64624">
              <w:rPr>
                <w:bCs/>
                <w:color w:val="0070C0"/>
                <w:sz w:val="22"/>
                <w:szCs w:val="22"/>
              </w:rPr>
              <w:t xml:space="preserve"> </w:t>
            </w:r>
            <w:r w:rsidRPr="00F664FB">
              <w:rPr>
                <w:b/>
                <w:color w:val="0070C0"/>
                <w:sz w:val="22"/>
                <w:szCs w:val="22"/>
              </w:rPr>
              <w:t>performing Type 2 or Type 3 underwater structural inspections, and fathometer surveys of 9 county</w:t>
            </w:r>
            <w:ins w:id="391" w:author="Alex Rosenzweig" w:date="2025-02-28T12:05:00Z">
              <w:r w:rsidRPr="00F664FB">
                <w:rPr>
                  <w:b/>
                  <w:color w:val="0070C0"/>
                  <w:sz w:val="22"/>
                  <w:szCs w:val="22"/>
                </w:rPr>
                <w:t>-</w:t>
              </w:r>
            </w:ins>
            <w:del w:id="392" w:author="Alex Rosenzweig" w:date="2025-02-28T12:05:00Z">
              <w:r w:rsidRPr="00F664FB" w:rsidDel="00092984">
                <w:rPr>
                  <w:b/>
                  <w:color w:val="0070C0"/>
                  <w:sz w:val="22"/>
                  <w:szCs w:val="22"/>
                </w:rPr>
                <w:delText xml:space="preserve"> </w:delText>
              </w:r>
            </w:del>
            <w:r w:rsidRPr="00F664FB">
              <w:rPr>
                <w:b/>
                <w:color w:val="0070C0"/>
                <w:sz w:val="22"/>
                <w:szCs w:val="22"/>
              </w:rPr>
              <w:t xml:space="preserve">owned </w:t>
            </w:r>
            <w:r w:rsidR="005D40C0" w:rsidRPr="00F664FB">
              <w:rPr>
                <w:b/>
                <w:color w:val="0070C0"/>
                <w:sz w:val="22"/>
                <w:szCs w:val="22"/>
              </w:rPr>
              <w:t xml:space="preserve">NBIS </w:t>
            </w:r>
            <w:r w:rsidRPr="00F664FB">
              <w:rPr>
                <w:b/>
                <w:color w:val="0070C0"/>
                <w:sz w:val="22"/>
                <w:szCs w:val="22"/>
              </w:rPr>
              <w:t>structures</w:t>
            </w:r>
            <w:r w:rsidRPr="00B64624">
              <w:rPr>
                <w:bCs/>
                <w:color w:val="0070C0"/>
                <w:sz w:val="22"/>
                <w:szCs w:val="22"/>
              </w:rPr>
              <w:t xml:space="preserve"> </w:t>
            </w:r>
            <w:r w:rsidRPr="00B64624">
              <w:rPr>
                <w:bCs/>
                <w:sz w:val="22"/>
                <w:szCs w:val="22"/>
              </w:rPr>
              <w:t>located throughout</w:t>
            </w:r>
            <w:del w:id="393" w:author="Alex Rosenzweig" w:date="2025-02-28T10:10:00Z">
              <w:r w:rsidRPr="00B64624" w:rsidDel="0032413A">
                <w:rPr>
                  <w:bCs/>
                  <w:sz w:val="22"/>
                  <w:szCs w:val="22"/>
                </w:rPr>
                <w:delText>,</w:delText>
              </w:r>
            </w:del>
            <w:r w:rsidRPr="00B64624">
              <w:rPr>
                <w:bCs/>
                <w:sz w:val="22"/>
                <w:szCs w:val="22"/>
              </w:rPr>
              <w:t xml:space="preserve"> Gloucester County, New Jersey in accordance with NBIS, FHWA, NJDOT, and OSHA standards. Responsibilities included organizing and scheduling inspections, performing the inspection</w:t>
            </w:r>
            <w:ins w:id="394" w:author="Alex Rosenzweig" w:date="2025-02-28T12:05:00Z">
              <w:r w:rsidRPr="00B64624">
                <w:rPr>
                  <w:bCs/>
                  <w:sz w:val="22"/>
                  <w:szCs w:val="22"/>
                </w:rPr>
                <w:t>s</w:t>
              </w:r>
            </w:ins>
            <w:r w:rsidRPr="00B64624">
              <w:rPr>
                <w:bCs/>
                <w:sz w:val="22"/>
                <w:szCs w:val="22"/>
              </w:rPr>
              <w:t>, collecting field data, structural evaluations, preparing inspection reports, preparing emergency</w:t>
            </w:r>
            <w:del w:id="395" w:author="Alex Rosenzweig" w:date="2025-02-28T12:05:00Z">
              <w:r w:rsidRPr="00B64624" w:rsidDel="00092984">
                <w:rPr>
                  <w:bCs/>
                  <w:sz w:val="22"/>
                  <w:szCs w:val="22"/>
                </w:rPr>
                <w:delText xml:space="preserve"> </w:delText>
              </w:r>
            </w:del>
            <w:r w:rsidRPr="00B64624">
              <w:rPr>
                <w:bCs/>
                <w:sz w:val="22"/>
                <w:szCs w:val="22"/>
              </w:rPr>
              <w:t>/</w:t>
            </w:r>
            <w:del w:id="396" w:author="Alex Rosenzweig" w:date="2025-02-28T12:05:00Z">
              <w:r w:rsidRPr="00B64624" w:rsidDel="00092984">
                <w:rPr>
                  <w:bCs/>
                  <w:sz w:val="22"/>
                  <w:szCs w:val="22"/>
                </w:rPr>
                <w:delText xml:space="preserve"> </w:delText>
              </w:r>
            </w:del>
            <w:r w:rsidRPr="00B64624">
              <w:rPr>
                <w:bCs/>
                <w:sz w:val="22"/>
                <w:szCs w:val="22"/>
              </w:rPr>
              <w:t>priority repair recommendations as needed, including CAD drawings, quantities, and costs, and overall structural condition ratings</w:t>
            </w:r>
            <w:r w:rsidRPr="00B64624">
              <w:rPr>
                <w:rFonts w:ascii="Arial" w:hAnsi="Arial" w:cs="Arial"/>
                <w:b/>
                <w:sz w:val="22"/>
                <w:szCs w:val="22"/>
              </w:rPr>
              <w:t xml:space="preserve"> </w:t>
            </w:r>
            <w:r w:rsidRPr="00B64624">
              <w:rPr>
                <w:bCs/>
                <w:sz w:val="22"/>
                <w:szCs w:val="22"/>
              </w:rPr>
              <w:t>in</w:t>
            </w:r>
            <w:r w:rsidRPr="00B64624">
              <w:rPr>
                <w:rFonts w:ascii="Arial" w:hAnsi="Arial" w:cs="Arial"/>
                <w:bCs/>
                <w:sz w:val="22"/>
                <w:szCs w:val="22"/>
              </w:rPr>
              <w:t xml:space="preserve"> </w:t>
            </w:r>
            <w:r w:rsidRPr="00B64624">
              <w:rPr>
                <w:bCs/>
                <w:sz w:val="22"/>
                <w:szCs w:val="22"/>
              </w:rPr>
              <w:t>acco</w:t>
            </w:r>
            <w:r w:rsidRPr="00B64624">
              <w:rPr>
                <w:bCs/>
                <w:sz w:val="22"/>
                <w:szCs w:val="22"/>
              </w:rPr>
              <w:t>r</w:t>
            </w:r>
            <w:r w:rsidRPr="00B64624">
              <w:rPr>
                <w:bCs/>
                <w:sz w:val="22"/>
                <w:szCs w:val="22"/>
              </w:rPr>
              <w:t xml:space="preserve">dance with the NJDOT </w:t>
            </w:r>
            <w:r w:rsidRPr="00B64624">
              <w:rPr>
                <w:bCs/>
                <w:i/>
                <w:iCs/>
                <w:sz w:val="22"/>
                <w:szCs w:val="22"/>
              </w:rPr>
              <w:t>Underwater Inspection and Evaluation of New Jersey Bridges Guidelines Manual</w:t>
            </w:r>
            <w:ins w:id="397" w:author="Alex Rosenzweig" w:date="2025-02-28T12:05:00Z">
              <w:r w:rsidRPr="00901BF6">
                <w:rPr>
                  <w:bCs/>
                  <w:sz w:val="22"/>
                  <w:szCs w:val="22"/>
                </w:rPr>
                <w:t>,</w:t>
              </w:r>
            </w:ins>
            <w:r w:rsidRPr="00901BF6">
              <w:rPr>
                <w:bCs/>
                <w:sz w:val="22"/>
                <w:szCs w:val="22"/>
              </w:rPr>
              <w:t xml:space="preserve"> June 1994</w:t>
            </w:r>
            <w:ins w:id="398" w:author="Alex Rosenzweig" w:date="2025-02-28T12:05:00Z">
              <w:r w:rsidRPr="00901BF6">
                <w:rPr>
                  <w:bCs/>
                  <w:sz w:val="22"/>
                  <w:szCs w:val="22"/>
                </w:rPr>
                <w:t>,</w:t>
              </w:r>
            </w:ins>
            <w:r w:rsidRPr="00901BF6">
              <w:rPr>
                <w:bCs/>
                <w:sz w:val="22"/>
                <w:szCs w:val="22"/>
              </w:rPr>
              <w:t xml:space="preserve"> Rev. June 1997 &amp; May 2008.</w:t>
            </w:r>
          </w:p>
          <w:p w:rsidR="006A5C13" w:rsidRPr="00901BF6" w:rsidRDefault="006A5C13" w:rsidP="001F39A1">
            <w:pPr>
              <w:spacing w:line="240" w:lineRule="exact"/>
              <w:jc w:val="both"/>
              <w:rPr>
                <w:sz w:val="22"/>
                <w:szCs w:val="22"/>
              </w:rPr>
            </w:pPr>
          </w:p>
        </w:tc>
      </w:tr>
      <w:tr w:rsidR="00581DEC" w:rsidTr="001F39A1">
        <w:trPr>
          <w:trHeight w:val="20"/>
        </w:trPr>
        <w:tc>
          <w:tcPr>
            <w:tcW w:w="990" w:type="dxa"/>
            <w:tcBorders>
              <w:top w:val="nil"/>
              <w:bottom w:val="single" w:sz="4" w:space="0" w:color="auto"/>
            </w:tcBorders>
          </w:tcPr>
          <w:p w:rsidR="006A5C13" w:rsidRPr="0021282E" w:rsidRDefault="006A5C13" w:rsidP="001F39A1">
            <w:pPr>
              <w:spacing w:line="240" w:lineRule="exact"/>
              <w:jc w:val="center"/>
              <w:rPr>
                <w:bCs/>
                <w:sz w:val="22"/>
                <w:szCs w:val="22"/>
              </w:rPr>
            </w:pPr>
            <w:r w:rsidRPr="0021282E">
              <w:rPr>
                <w:bCs/>
                <w:sz w:val="22"/>
                <w:szCs w:val="22"/>
              </w:rPr>
              <w:t>2018</w:t>
            </w:r>
            <w:r w:rsidR="00A2266B">
              <w:rPr>
                <w:bCs/>
                <w:sz w:val="22"/>
                <w:szCs w:val="22"/>
              </w:rPr>
              <w:t xml:space="preserve"> </w:t>
            </w:r>
          </w:p>
        </w:tc>
        <w:tc>
          <w:tcPr>
            <w:tcW w:w="990" w:type="dxa"/>
            <w:tcBorders>
              <w:top w:val="nil"/>
              <w:bottom w:val="single" w:sz="4" w:space="0" w:color="auto"/>
            </w:tcBorders>
          </w:tcPr>
          <w:p w:rsidR="006A5C13" w:rsidRPr="0021282E" w:rsidRDefault="006A5C13" w:rsidP="001F39A1">
            <w:pPr>
              <w:spacing w:line="240" w:lineRule="exact"/>
              <w:jc w:val="center"/>
              <w:rPr>
                <w:bCs/>
                <w:sz w:val="22"/>
                <w:szCs w:val="22"/>
              </w:rPr>
            </w:pPr>
            <w:r w:rsidRPr="0021282E">
              <w:rPr>
                <w:bCs/>
                <w:sz w:val="22"/>
                <w:szCs w:val="22"/>
              </w:rPr>
              <w:t>2</w:t>
            </w:r>
          </w:p>
        </w:tc>
        <w:tc>
          <w:tcPr>
            <w:tcW w:w="1530" w:type="dxa"/>
            <w:tcBorders>
              <w:top w:val="nil"/>
              <w:bottom w:val="single" w:sz="4" w:space="0" w:color="auto"/>
            </w:tcBorders>
          </w:tcPr>
          <w:p w:rsidR="006A5C13" w:rsidRPr="0021282E" w:rsidRDefault="006A5C13" w:rsidP="001F39A1">
            <w:pPr>
              <w:spacing w:line="240" w:lineRule="exact"/>
              <w:jc w:val="center"/>
              <w:rPr>
                <w:bCs/>
                <w:sz w:val="22"/>
                <w:szCs w:val="22"/>
              </w:rPr>
            </w:pPr>
            <w:r w:rsidRPr="0021282E">
              <w:rPr>
                <w:bCs/>
                <w:sz w:val="22"/>
                <w:szCs w:val="22"/>
              </w:rPr>
              <w:t xml:space="preserve">Team Leader </w:t>
            </w:r>
          </w:p>
        </w:tc>
        <w:tc>
          <w:tcPr>
            <w:tcW w:w="3870" w:type="dxa"/>
            <w:tcBorders>
              <w:top w:val="nil"/>
              <w:bottom w:val="single" w:sz="4" w:space="0" w:color="auto"/>
            </w:tcBorders>
          </w:tcPr>
          <w:p w:rsidR="006A5C13" w:rsidRPr="006255A5" w:rsidRDefault="006A5C13" w:rsidP="001F39A1">
            <w:pPr>
              <w:pStyle w:val="Header"/>
              <w:tabs>
                <w:tab w:val="clear" w:pos="4320"/>
                <w:tab w:val="clear" w:pos="8640"/>
              </w:tabs>
              <w:spacing w:line="240" w:lineRule="exact"/>
              <w:rPr>
                <w:b/>
                <w:sz w:val="22"/>
                <w:szCs w:val="22"/>
              </w:rPr>
            </w:pPr>
            <w:r w:rsidRPr="0021282E">
              <w:rPr>
                <w:bCs/>
                <w:sz w:val="22"/>
                <w:szCs w:val="22"/>
              </w:rPr>
              <w:t>BIN 5523069</w:t>
            </w:r>
            <w:r w:rsidRPr="006255A5">
              <w:rPr>
                <w:b/>
                <w:sz w:val="22"/>
                <w:szCs w:val="22"/>
              </w:rPr>
              <w:t xml:space="preserve"> Outerbridge Crossing over Arthur Kill Perth</w:t>
            </w:r>
            <w:r w:rsidRPr="006255A5">
              <w:rPr>
                <w:bCs/>
                <w:sz w:val="22"/>
                <w:szCs w:val="22"/>
              </w:rPr>
              <w:t xml:space="preserve"> Amboy NJ - Staten Island NY</w:t>
            </w:r>
            <w:r w:rsidR="00D86EF0" w:rsidRPr="006255A5">
              <w:rPr>
                <w:bCs/>
                <w:sz w:val="22"/>
                <w:szCs w:val="22"/>
              </w:rPr>
              <w:t>,</w:t>
            </w:r>
            <w:r w:rsidRPr="006255A5">
              <w:rPr>
                <w:b/>
                <w:sz w:val="22"/>
                <w:szCs w:val="22"/>
              </w:rPr>
              <w:t xml:space="preserve"> PANYNJ</w:t>
            </w:r>
            <w:r w:rsidR="00D86EF0" w:rsidRPr="006255A5">
              <w:rPr>
                <w:b/>
                <w:sz w:val="22"/>
                <w:szCs w:val="22"/>
              </w:rPr>
              <w:t xml:space="preserve"> and</w:t>
            </w:r>
            <w:r w:rsidRPr="006255A5">
              <w:rPr>
                <w:b/>
                <w:sz w:val="22"/>
                <w:szCs w:val="22"/>
              </w:rPr>
              <w:t xml:space="preserve"> NYSDOT</w:t>
            </w:r>
          </w:p>
          <w:p w:rsidR="006A5C13" w:rsidRPr="006255A5" w:rsidRDefault="006A5C13" w:rsidP="001F39A1">
            <w:pPr>
              <w:pStyle w:val="Header"/>
              <w:tabs>
                <w:tab w:val="clear" w:pos="4320"/>
                <w:tab w:val="clear" w:pos="8640"/>
              </w:tabs>
              <w:spacing w:line="240" w:lineRule="exact"/>
              <w:rPr>
                <w:b/>
                <w:sz w:val="22"/>
                <w:szCs w:val="22"/>
              </w:rPr>
            </w:pPr>
          </w:p>
        </w:tc>
        <w:tc>
          <w:tcPr>
            <w:tcW w:w="6574" w:type="dxa"/>
            <w:tcBorders>
              <w:top w:val="nil"/>
              <w:bottom w:val="single" w:sz="4" w:space="0" w:color="auto"/>
            </w:tcBorders>
          </w:tcPr>
          <w:p w:rsidR="006A5C13" w:rsidRDefault="006A5C13" w:rsidP="001F39A1">
            <w:pPr>
              <w:spacing w:line="240" w:lineRule="exact"/>
              <w:jc w:val="both"/>
              <w:rPr>
                <w:bCs/>
                <w:sz w:val="22"/>
                <w:szCs w:val="22"/>
              </w:rPr>
            </w:pPr>
            <w:r w:rsidRPr="006255A5">
              <w:rPr>
                <w:bCs/>
                <w:sz w:val="22"/>
                <w:szCs w:val="22"/>
              </w:rPr>
              <w:t>Supervised a team of 3 engineers</w:t>
            </w:r>
            <w:del w:id="399" w:author="Alex Rosenzweig" w:date="2025-02-28T12:06:00Z">
              <w:r w:rsidRPr="006255A5" w:rsidDel="00092984">
                <w:rPr>
                  <w:bCs/>
                  <w:sz w:val="22"/>
                  <w:szCs w:val="22"/>
                </w:rPr>
                <w:delText xml:space="preserve"> </w:delText>
              </w:r>
            </w:del>
            <w:r w:rsidRPr="006255A5">
              <w:rPr>
                <w:bCs/>
                <w:sz w:val="22"/>
                <w:szCs w:val="22"/>
              </w:rPr>
              <w:t>/</w:t>
            </w:r>
            <w:del w:id="400" w:author="Alex Rosenzweig" w:date="2025-02-28T12:06:00Z">
              <w:r w:rsidRPr="006255A5" w:rsidDel="00092984">
                <w:rPr>
                  <w:bCs/>
                  <w:sz w:val="22"/>
                  <w:szCs w:val="22"/>
                </w:rPr>
                <w:delText xml:space="preserve"> </w:delText>
              </w:r>
            </w:del>
            <w:r w:rsidRPr="006255A5">
              <w:rPr>
                <w:bCs/>
                <w:sz w:val="22"/>
                <w:szCs w:val="22"/>
              </w:rPr>
              <w:t>divers</w:t>
            </w:r>
            <w:r w:rsidRPr="006255A5">
              <w:rPr>
                <w:bCs/>
                <w:color w:val="0070C0"/>
                <w:sz w:val="22"/>
                <w:szCs w:val="22"/>
              </w:rPr>
              <w:t xml:space="preserve"> </w:t>
            </w:r>
            <w:r w:rsidRPr="00F664FB">
              <w:rPr>
                <w:b/>
                <w:color w:val="0070C0"/>
                <w:sz w:val="22"/>
                <w:szCs w:val="22"/>
              </w:rPr>
              <w:t xml:space="preserve">performing Type 2 or Type 3 underwater structural inspections, and fathometer surveys of </w:t>
            </w:r>
            <w:r w:rsidR="005D40C0" w:rsidRPr="00F664FB">
              <w:rPr>
                <w:b/>
                <w:color w:val="0070C0"/>
                <w:sz w:val="22"/>
                <w:szCs w:val="22"/>
              </w:rPr>
              <w:t xml:space="preserve">NBIS </w:t>
            </w:r>
            <w:r w:rsidRPr="00F664FB">
              <w:rPr>
                <w:b/>
                <w:color w:val="0070C0"/>
                <w:sz w:val="22"/>
                <w:szCs w:val="22"/>
              </w:rPr>
              <w:t>Outerbridge Crossing</w:t>
            </w:r>
            <w:r w:rsidRPr="006255A5">
              <w:rPr>
                <w:bCs/>
                <w:sz w:val="22"/>
                <w:szCs w:val="22"/>
              </w:rPr>
              <w:t xml:space="preserve"> in accordance with NBIS, FHWA, NYSDOT, and OSHA standards. Responsibilities included organizing and scheduling inspections, performing the inspection</w:t>
            </w:r>
            <w:ins w:id="401" w:author="Alex Rosenzweig" w:date="2025-02-28T12:06:00Z">
              <w:r w:rsidRPr="006255A5">
                <w:rPr>
                  <w:bCs/>
                  <w:sz w:val="22"/>
                  <w:szCs w:val="22"/>
                </w:rPr>
                <w:t>s</w:t>
              </w:r>
            </w:ins>
            <w:r w:rsidRPr="006255A5">
              <w:rPr>
                <w:bCs/>
                <w:sz w:val="22"/>
                <w:szCs w:val="22"/>
              </w:rPr>
              <w:t>, collecting field data, NDT of structural elements, structural evaluations, preparing inspection reports, preparing emergency</w:t>
            </w:r>
            <w:del w:id="402" w:author="Alex Rosenzweig" w:date="2025-02-28T12:06:00Z">
              <w:r w:rsidRPr="006255A5" w:rsidDel="00092984">
                <w:rPr>
                  <w:bCs/>
                  <w:sz w:val="22"/>
                  <w:szCs w:val="22"/>
                </w:rPr>
                <w:delText xml:space="preserve"> </w:delText>
              </w:r>
            </w:del>
            <w:r w:rsidRPr="006255A5">
              <w:rPr>
                <w:bCs/>
                <w:sz w:val="22"/>
                <w:szCs w:val="22"/>
              </w:rPr>
              <w:t>/ priority repair recommendations as needed, including CAD drawings, quantities, and costs, and overall structural condition ratings</w:t>
            </w:r>
            <w:r w:rsidRPr="006255A5">
              <w:rPr>
                <w:rFonts w:ascii="Arial" w:hAnsi="Arial" w:cs="Arial"/>
                <w:b/>
                <w:sz w:val="22"/>
                <w:szCs w:val="22"/>
              </w:rPr>
              <w:t xml:space="preserve"> </w:t>
            </w:r>
            <w:r w:rsidRPr="006255A5">
              <w:rPr>
                <w:bCs/>
                <w:sz w:val="22"/>
                <w:szCs w:val="22"/>
              </w:rPr>
              <w:t>in</w:t>
            </w:r>
            <w:r w:rsidRPr="006255A5">
              <w:rPr>
                <w:rFonts w:ascii="Arial" w:hAnsi="Arial" w:cs="Arial"/>
                <w:bCs/>
                <w:sz w:val="22"/>
                <w:szCs w:val="22"/>
              </w:rPr>
              <w:t xml:space="preserve"> </w:t>
            </w:r>
            <w:r w:rsidRPr="006255A5">
              <w:rPr>
                <w:bCs/>
                <w:sz w:val="22"/>
                <w:szCs w:val="22"/>
              </w:rPr>
              <w:t>acco</w:t>
            </w:r>
            <w:r w:rsidRPr="006255A5">
              <w:rPr>
                <w:bCs/>
                <w:sz w:val="22"/>
                <w:szCs w:val="22"/>
              </w:rPr>
              <w:t>r</w:t>
            </w:r>
            <w:r w:rsidRPr="006255A5">
              <w:rPr>
                <w:bCs/>
                <w:sz w:val="22"/>
                <w:szCs w:val="22"/>
              </w:rPr>
              <w:t xml:space="preserve">dance with the NYSDOT </w:t>
            </w:r>
            <w:r w:rsidRPr="006255A5">
              <w:rPr>
                <w:bCs/>
                <w:i/>
                <w:iCs/>
                <w:sz w:val="22"/>
                <w:szCs w:val="22"/>
              </w:rPr>
              <w:t>Bridge Inspection Manual</w:t>
            </w:r>
            <w:r w:rsidRPr="006255A5">
              <w:rPr>
                <w:bCs/>
                <w:sz w:val="22"/>
                <w:szCs w:val="22"/>
              </w:rPr>
              <w:t xml:space="preserve"> 2017, Appendix F</w:t>
            </w:r>
            <w:ins w:id="403" w:author="Alex Rosenzweig" w:date="2025-02-28T12:07:00Z">
              <w:r w:rsidRPr="006255A5">
                <w:rPr>
                  <w:bCs/>
                  <w:sz w:val="22"/>
                  <w:szCs w:val="22"/>
                </w:rPr>
                <w:t>;</w:t>
              </w:r>
            </w:ins>
            <w:r w:rsidRPr="006255A5">
              <w:rPr>
                <w:bCs/>
                <w:sz w:val="22"/>
                <w:szCs w:val="22"/>
              </w:rPr>
              <w:t xml:space="preserve"> </w:t>
            </w:r>
            <w:r w:rsidRPr="006255A5">
              <w:rPr>
                <w:bCs/>
                <w:i/>
                <w:iCs/>
                <w:sz w:val="22"/>
                <w:szCs w:val="22"/>
              </w:rPr>
              <w:t>Bridge Diving Inspection Manual</w:t>
            </w:r>
            <w:r w:rsidRPr="006255A5">
              <w:rPr>
                <w:bCs/>
                <w:sz w:val="22"/>
                <w:szCs w:val="22"/>
              </w:rPr>
              <w:t xml:space="preserve"> 1999 Rev. 2010</w:t>
            </w:r>
            <w:ins w:id="404" w:author="Alex Rosenzweig" w:date="2025-02-28T12:07:00Z">
              <w:r w:rsidRPr="006255A5">
                <w:rPr>
                  <w:bCs/>
                  <w:sz w:val="22"/>
                  <w:szCs w:val="22"/>
                </w:rPr>
                <w:t>;</w:t>
              </w:r>
            </w:ins>
            <w:r w:rsidRPr="006255A5">
              <w:rPr>
                <w:bCs/>
                <w:sz w:val="22"/>
                <w:szCs w:val="22"/>
              </w:rPr>
              <w:t xml:space="preserve"> &amp; NYSDOT Standard Specifications 2017 Vol. 1 – Vol 4.</w:t>
            </w:r>
          </w:p>
          <w:p w:rsidR="007C1CB6" w:rsidRPr="006255A5" w:rsidRDefault="007C1CB6" w:rsidP="001F39A1">
            <w:pPr>
              <w:spacing w:line="240" w:lineRule="exact"/>
              <w:jc w:val="both"/>
              <w:rPr>
                <w:bCs/>
                <w:sz w:val="22"/>
                <w:szCs w:val="22"/>
              </w:rPr>
            </w:pPr>
          </w:p>
        </w:tc>
      </w:tr>
      <w:tr w:rsidR="00581DEC" w:rsidTr="001F39A1">
        <w:trPr>
          <w:trHeight w:val="20"/>
        </w:trPr>
        <w:tc>
          <w:tcPr>
            <w:tcW w:w="990" w:type="dxa"/>
            <w:tcBorders>
              <w:top w:val="single" w:sz="4" w:space="0" w:color="auto"/>
              <w:bottom w:val="single" w:sz="4" w:space="0" w:color="auto"/>
            </w:tcBorders>
          </w:tcPr>
          <w:p w:rsidR="006A5C13" w:rsidRPr="006255A5" w:rsidRDefault="006A5C13" w:rsidP="001F39A1">
            <w:pPr>
              <w:spacing w:line="240" w:lineRule="exact"/>
              <w:jc w:val="center"/>
              <w:rPr>
                <w:ins w:id="405" w:author="Margret Thomas" w:date="2025-03-04T11:36:00Z"/>
                <w:bCs/>
                <w:sz w:val="22"/>
                <w:szCs w:val="22"/>
              </w:rPr>
            </w:pPr>
            <w:r w:rsidRPr="006255A5">
              <w:rPr>
                <w:bCs/>
                <w:sz w:val="22"/>
                <w:szCs w:val="22"/>
              </w:rPr>
              <w:t>2018</w:t>
            </w:r>
          </w:p>
          <w:p w:rsidR="00D86EF0" w:rsidRPr="006255A5" w:rsidRDefault="00D86EF0" w:rsidP="001F39A1">
            <w:pPr>
              <w:spacing w:line="240" w:lineRule="exact"/>
              <w:jc w:val="center"/>
              <w:rPr>
                <w:ins w:id="406" w:author="Margret Thomas" w:date="2025-03-04T11:36:00Z"/>
                <w:bCs/>
                <w:sz w:val="22"/>
                <w:szCs w:val="22"/>
              </w:rPr>
            </w:pPr>
          </w:p>
          <w:p w:rsidR="00D86EF0" w:rsidRPr="006255A5" w:rsidRDefault="00D86EF0" w:rsidP="001F39A1">
            <w:pPr>
              <w:spacing w:line="240" w:lineRule="exact"/>
              <w:jc w:val="center"/>
              <w:rPr>
                <w:ins w:id="407" w:author="Margret Thomas" w:date="2025-03-04T11:36:00Z"/>
                <w:bCs/>
                <w:sz w:val="22"/>
                <w:szCs w:val="22"/>
              </w:rPr>
            </w:pPr>
          </w:p>
          <w:p w:rsidR="00D86EF0" w:rsidRPr="006255A5" w:rsidRDefault="00D86EF0" w:rsidP="001F39A1">
            <w:pPr>
              <w:spacing w:line="240" w:lineRule="exact"/>
              <w:jc w:val="center"/>
              <w:rPr>
                <w:ins w:id="408" w:author="Margret Thomas" w:date="2025-03-04T11:36:00Z"/>
                <w:bCs/>
                <w:sz w:val="22"/>
                <w:szCs w:val="22"/>
              </w:rPr>
            </w:pPr>
          </w:p>
          <w:p w:rsidR="00D86EF0" w:rsidRPr="006255A5" w:rsidRDefault="00D86EF0" w:rsidP="001F39A1">
            <w:pPr>
              <w:spacing w:line="240" w:lineRule="exact"/>
              <w:jc w:val="center"/>
              <w:rPr>
                <w:ins w:id="409" w:author="Margret Thomas" w:date="2025-03-04T11:36:00Z"/>
                <w:bCs/>
                <w:sz w:val="22"/>
                <w:szCs w:val="22"/>
              </w:rPr>
            </w:pPr>
          </w:p>
          <w:p w:rsidR="00D86EF0" w:rsidRPr="006255A5" w:rsidRDefault="00D86EF0" w:rsidP="001F39A1">
            <w:pPr>
              <w:spacing w:line="240" w:lineRule="exact"/>
              <w:jc w:val="center"/>
              <w:rPr>
                <w:ins w:id="410" w:author="Margret Thomas" w:date="2025-03-04T11:36:00Z"/>
                <w:bCs/>
                <w:sz w:val="22"/>
                <w:szCs w:val="22"/>
              </w:rPr>
            </w:pPr>
          </w:p>
          <w:p w:rsidR="00D86EF0" w:rsidRPr="006255A5" w:rsidRDefault="00D86EF0" w:rsidP="001F39A1">
            <w:pPr>
              <w:spacing w:line="240" w:lineRule="exact"/>
              <w:jc w:val="center"/>
              <w:rPr>
                <w:bCs/>
                <w:sz w:val="22"/>
                <w:szCs w:val="22"/>
              </w:rPr>
            </w:pPr>
          </w:p>
        </w:tc>
        <w:tc>
          <w:tcPr>
            <w:tcW w:w="990" w:type="dxa"/>
            <w:tcBorders>
              <w:top w:val="single" w:sz="4" w:space="0" w:color="auto"/>
              <w:bottom w:val="single" w:sz="4" w:space="0" w:color="auto"/>
            </w:tcBorders>
          </w:tcPr>
          <w:p w:rsidR="006A5C13" w:rsidRPr="006255A5" w:rsidRDefault="006A5C13" w:rsidP="001F39A1">
            <w:pPr>
              <w:spacing w:line="240" w:lineRule="exact"/>
              <w:jc w:val="center"/>
              <w:rPr>
                <w:bCs/>
                <w:sz w:val="22"/>
                <w:szCs w:val="22"/>
              </w:rPr>
            </w:pPr>
            <w:r w:rsidRPr="006255A5">
              <w:rPr>
                <w:bCs/>
                <w:sz w:val="22"/>
                <w:szCs w:val="22"/>
              </w:rPr>
              <w:t>2</w:t>
            </w:r>
          </w:p>
        </w:tc>
        <w:tc>
          <w:tcPr>
            <w:tcW w:w="1530" w:type="dxa"/>
            <w:tcBorders>
              <w:top w:val="single" w:sz="4" w:space="0" w:color="auto"/>
              <w:bottom w:val="single" w:sz="4" w:space="0" w:color="auto"/>
            </w:tcBorders>
          </w:tcPr>
          <w:p w:rsidR="006A5C13" w:rsidRPr="006255A5" w:rsidRDefault="006A5C13" w:rsidP="001F39A1">
            <w:pPr>
              <w:spacing w:line="240" w:lineRule="exact"/>
              <w:jc w:val="center"/>
              <w:rPr>
                <w:bCs/>
                <w:sz w:val="22"/>
                <w:szCs w:val="22"/>
              </w:rPr>
            </w:pPr>
            <w:r w:rsidRPr="006255A5">
              <w:rPr>
                <w:bCs/>
                <w:sz w:val="22"/>
                <w:szCs w:val="22"/>
              </w:rPr>
              <w:t xml:space="preserve">Team Leader </w:t>
            </w:r>
          </w:p>
        </w:tc>
        <w:tc>
          <w:tcPr>
            <w:tcW w:w="3870" w:type="dxa"/>
            <w:tcBorders>
              <w:top w:val="single" w:sz="4" w:space="0" w:color="auto"/>
              <w:bottom w:val="single" w:sz="4" w:space="0" w:color="auto"/>
            </w:tcBorders>
          </w:tcPr>
          <w:p w:rsidR="006A5C13" w:rsidRPr="006255A5" w:rsidRDefault="006A5C13" w:rsidP="001F39A1">
            <w:pPr>
              <w:pStyle w:val="Header"/>
              <w:tabs>
                <w:tab w:val="clear" w:pos="4320"/>
                <w:tab w:val="clear" w:pos="8640"/>
              </w:tabs>
              <w:spacing w:line="240" w:lineRule="exact"/>
              <w:rPr>
                <w:bCs/>
                <w:sz w:val="22"/>
                <w:szCs w:val="22"/>
              </w:rPr>
            </w:pPr>
            <w:r w:rsidRPr="006255A5">
              <w:rPr>
                <w:bCs/>
                <w:sz w:val="22"/>
                <w:szCs w:val="22"/>
              </w:rPr>
              <w:t>8 Ocean County-Owned Bridges,</w:t>
            </w:r>
            <w:r w:rsidR="00D86EF0" w:rsidRPr="006255A5">
              <w:rPr>
                <w:bCs/>
                <w:sz w:val="22"/>
                <w:szCs w:val="22"/>
              </w:rPr>
              <w:t xml:space="preserve"> </w:t>
            </w:r>
            <w:r w:rsidR="00403305" w:rsidRPr="004D35B1">
              <w:rPr>
                <w:b/>
                <w:sz w:val="22"/>
                <w:szCs w:val="22"/>
              </w:rPr>
              <w:t>NJDOT</w:t>
            </w:r>
            <w:r w:rsidR="00403305">
              <w:rPr>
                <w:b/>
                <w:sz w:val="22"/>
                <w:szCs w:val="22"/>
              </w:rPr>
              <w:t xml:space="preserve"> (</w:t>
            </w:r>
            <w:r w:rsidRPr="006255A5">
              <w:rPr>
                <w:bCs/>
                <w:sz w:val="22"/>
                <w:szCs w:val="22"/>
              </w:rPr>
              <w:t>Group 15C6, 1</w:t>
            </w:r>
            <w:r w:rsidRPr="006255A5">
              <w:rPr>
                <w:bCs/>
                <w:sz w:val="22"/>
                <w:szCs w:val="22"/>
                <w:vertAlign w:val="superscript"/>
              </w:rPr>
              <w:t>st</w:t>
            </w:r>
            <w:r w:rsidRPr="006255A5">
              <w:rPr>
                <w:bCs/>
                <w:sz w:val="22"/>
                <w:szCs w:val="22"/>
              </w:rPr>
              <w:t xml:space="preserve"> Cycle</w:t>
            </w:r>
            <w:r w:rsidR="00D86EF0" w:rsidRPr="006255A5">
              <w:rPr>
                <w:bCs/>
                <w:sz w:val="22"/>
                <w:szCs w:val="22"/>
              </w:rPr>
              <w:t>)</w:t>
            </w:r>
          </w:p>
          <w:p w:rsidR="006A5C13" w:rsidRPr="006255A5" w:rsidRDefault="006A5C13" w:rsidP="001F39A1">
            <w:pPr>
              <w:pStyle w:val="Header"/>
              <w:tabs>
                <w:tab w:val="clear" w:pos="4320"/>
                <w:tab w:val="clear" w:pos="8640"/>
              </w:tabs>
              <w:spacing w:line="240" w:lineRule="exact"/>
              <w:rPr>
                <w:b/>
                <w:sz w:val="22"/>
                <w:szCs w:val="22"/>
              </w:rPr>
            </w:pPr>
          </w:p>
        </w:tc>
        <w:tc>
          <w:tcPr>
            <w:tcW w:w="6574" w:type="dxa"/>
            <w:tcBorders>
              <w:top w:val="single" w:sz="4" w:space="0" w:color="auto"/>
              <w:bottom w:val="single" w:sz="4" w:space="0" w:color="auto"/>
            </w:tcBorders>
          </w:tcPr>
          <w:p w:rsidR="006A5C13" w:rsidRDefault="006A5C13" w:rsidP="001F39A1">
            <w:pPr>
              <w:spacing w:line="240" w:lineRule="exact"/>
              <w:jc w:val="both"/>
              <w:rPr>
                <w:bCs/>
                <w:sz w:val="22"/>
                <w:szCs w:val="22"/>
              </w:rPr>
            </w:pPr>
            <w:r w:rsidRPr="006255A5">
              <w:rPr>
                <w:bCs/>
                <w:sz w:val="22"/>
                <w:szCs w:val="22"/>
              </w:rPr>
              <w:t>Supervised a team of 3 engineers</w:t>
            </w:r>
            <w:del w:id="411" w:author="Alex Rosenzweig" w:date="2025-02-28T12:07:00Z">
              <w:r w:rsidRPr="006255A5" w:rsidDel="00092984">
                <w:rPr>
                  <w:bCs/>
                  <w:sz w:val="22"/>
                  <w:szCs w:val="22"/>
                </w:rPr>
                <w:delText xml:space="preserve"> </w:delText>
              </w:r>
            </w:del>
            <w:r w:rsidRPr="006255A5">
              <w:rPr>
                <w:bCs/>
                <w:sz w:val="22"/>
                <w:szCs w:val="22"/>
              </w:rPr>
              <w:t>/</w:t>
            </w:r>
            <w:del w:id="412" w:author="Alex Rosenzweig" w:date="2025-02-28T12:07:00Z">
              <w:r w:rsidRPr="006255A5" w:rsidDel="00092984">
                <w:rPr>
                  <w:bCs/>
                  <w:sz w:val="22"/>
                  <w:szCs w:val="22"/>
                </w:rPr>
                <w:delText xml:space="preserve"> </w:delText>
              </w:r>
            </w:del>
            <w:r w:rsidRPr="006255A5">
              <w:rPr>
                <w:bCs/>
                <w:sz w:val="22"/>
                <w:szCs w:val="22"/>
              </w:rPr>
              <w:t xml:space="preserve">divers </w:t>
            </w:r>
            <w:r w:rsidRPr="00F664FB">
              <w:rPr>
                <w:b/>
                <w:color w:val="0070C0"/>
                <w:sz w:val="22"/>
                <w:szCs w:val="22"/>
              </w:rPr>
              <w:t>performing Type 2 or Type 3 underwater structural inspections, and fathometer surveys of 8 county</w:t>
            </w:r>
            <w:ins w:id="413" w:author="Alex Rosenzweig" w:date="2025-02-28T12:07:00Z">
              <w:r w:rsidRPr="00F664FB">
                <w:rPr>
                  <w:b/>
                  <w:color w:val="0070C0"/>
                  <w:sz w:val="22"/>
                  <w:szCs w:val="22"/>
                </w:rPr>
                <w:t>-</w:t>
              </w:r>
            </w:ins>
            <w:del w:id="414" w:author="Alex Rosenzweig" w:date="2025-02-28T12:07:00Z">
              <w:r w:rsidRPr="00F664FB" w:rsidDel="00092984">
                <w:rPr>
                  <w:b/>
                  <w:color w:val="0070C0"/>
                  <w:sz w:val="22"/>
                  <w:szCs w:val="22"/>
                </w:rPr>
                <w:delText xml:space="preserve"> </w:delText>
              </w:r>
            </w:del>
            <w:r w:rsidRPr="00F664FB">
              <w:rPr>
                <w:b/>
                <w:color w:val="0070C0"/>
                <w:sz w:val="22"/>
                <w:szCs w:val="22"/>
              </w:rPr>
              <w:t xml:space="preserve">owned </w:t>
            </w:r>
            <w:r w:rsidR="005D40C0" w:rsidRPr="00F664FB">
              <w:rPr>
                <w:b/>
                <w:color w:val="0070C0"/>
                <w:sz w:val="22"/>
                <w:szCs w:val="22"/>
              </w:rPr>
              <w:t xml:space="preserve">NBIS </w:t>
            </w:r>
            <w:r w:rsidRPr="00F664FB">
              <w:rPr>
                <w:b/>
                <w:color w:val="0070C0"/>
                <w:sz w:val="22"/>
                <w:szCs w:val="22"/>
              </w:rPr>
              <w:t>structures</w:t>
            </w:r>
            <w:r w:rsidRPr="006255A5">
              <w:rPr>
                <w:bCs/>
                <w:sz w:val="22"/>
                <w:szCs w:val="22"/>
              </w:rPr>
              <w:t xml:space="preserve"> located throughout</w:t>
            </w:r>
            <w:del w:id="415" w:author="Alex Rosenzweig" w:date="2025-02-28T10:10:00Z">
              <w:r w:rsidRPr="006255A5" w:rsidDel="0032413A">
                <w:rPr>
                  <w:bCs/>
                  <w:sz w:val="22"/>
                  <w:szCs w:val="22"/>
                </w:rPr>
                <w:delText>,</w:delText>
              </w:r>
            </w:del>
            <w:r w:rsidRPr="006255A5">
              <w:rPr>
                <w:bCs/>
                <w:sz w:val="22"/>
                <w:szCs w:val="22"/>
              </w:rPr>
              <w:t xml:space="preserve"> Ocean County, New Jersey in accordance with NBIS, FHWA, NJDOT, and OSHA standards. Responsibilities included organizing and scheduling inspections, performing the inspection</w:t>
            </w:r>
            <w:ins w:id="416" w:author="Alex Rosenzweig" w:date="2025-02-28T12:07:00Z">
              <w:r w:rsidRPr="006255A5">
                <w:rPr>
                  <w:bCs/>
                  <w:sz w:val="22"/>
                  <w:szCs w:val="22"/>
                </w:rPr>
                <w:t>s</w:t>
              </w:r>
            </w:ins>
            <w:r w:rsidRPr="006255A5">
              <w:rPr>
                <w:bCs/>
                <w:sz w:val="22"/>
                <w:szCs w:val="22"/>
              </w:rPr>
              <w:t>, collecting field data, structural evaluations, preparing inspection reports, preparing emergency</w:t>
            </w:r>
            <w:del w:id="417" w:author="Alex Rosenzweig" w:date="2025-02-28T12:07:00Z">
              <w:r w:rsidRPr="006255A5" w:rsidDel="00092984">
                <w:rPr>
                  <w:bCs/>
                  <w:sz w:val="22"/>
                  <w:szCs w:val="22"/>
                </w:rPr>
                <w:delText xml:space="preserve"> </w:delText>
              </w:r>
            </w:del>
            <w:r w:rsidRPr="006255A5">
              <w:rPr>
                <w:bCs/>
                <w:sz w:val="22"/>
                <w:szCs w:val="22"/>
              </w:rPr>
              <w:t>/</w:t>
            </w:r>
            <w:del w:id="418" w:author="Alex Rosenzweig" w:date="2025-02-28T12:08:00Z">
              <w:r w:rsidRPr="006255A5" w:rsidDel="00092984">
                <w:rPr>
                  <w:bCs/>
                  <w:sz w:val="22"/>
                  <w:szCs w:val="22"/>
                </w:rPr>
                <w:delText xml:space="preserve"> </w:delText>
              </w:r>
            </w:del>
            <w:r w:rsidRPr="006255A5">
              <w:rPr>
                <w:bCs/>
                <w:sz w:val="22"/>
                <w:szCs w:val="22"/>
              </w:rPr>
              <w:t>priority repair recommendations as needed, including CAD drawings, quantities, and costs, and overall structural condition ratings</w:t>
            </w:r>
            <w:r w:rsidRPr="006255A5">
              <w:rPr>
                <w:rFonts w:ascii="Arial" w:hAnsi="Arial" w:cs="Arial"/>
                <w:b/>
                <w:sz w:val="22"/>
                <w:szCs w:val="22"/>
              </w:rPr>
              <w:t xml:space="preserve"> </w:t>
            </w:r>
            <w:r w:rsidRPr="006255A5">
              <w:rPr>
                <w:bCs/>
                <w:sz w:val="22"/>
                <w:szCs w:val="22"/>
              </w:rPr>
              <w:t>in</w:t>
            </w:r>
            <w:r w:rsidRPr="006255A5">
              <w:rPr>
                <w:rFonts w:ascii="Arial" w:hAnsi="Arial" w:cs="Arial"/>
                <w:bCs/>
                <w:sz w:val="22"/>
                <w:szCs w:val="22"/>
              </w:rPr>
              <w:t xml:space="preserve"> </w:t>
            </w:r>
            <w:r w:rsidRPr="006255A5">
              <w:rPr>
                <w:bCs/>
                <w:sz w:val="22"/>
                <w:szCs w:val="22"/>
              </w:rPr>
              <w:t>acco</w:t>
            </w:r>
            <w:r w:rsidRPr="006255A5">
              <w:rPr>
                <w:bCs/>
                <w:sz w:val="22"/>
                <w:szCs w:val="22"/>
              </w:rPr>
              <w:t>r</w:t>
            </w:r>
            <w:r w:rsidRPr="006255A5">
              <w:rPr>
                <w:bCs/>
                <w:sz w:val="22"/>
                <w:szCs w:val="22"/>
              </w:rPr>
              <w:t xml:space="preserve">dance with the NJDOT </w:t>
            </w:r>
            <w:r w:rsidRPr="006255A5">
              <w:rPr>
                <w:bCs/>
                <w:i/>
                <w:iCs/>
                <w:sz w:val="22"/>
                <w:szCs w:val="22"/>
              </w:rPr>
              <w:t>Underwater Inspection and Evaluation of New Jersey Bridges Guidelines Manual</w:t>
            </w:r>
            <w:ins w:id="419" w:author="Alex Rosenzweig" w:date="2025-02-28T12:08:00Z">
              <w:r w:rsidRPr="006255A5">
                <w:rPr>
                  <w:bCs/>
                  <w:sz w:val="22"/>
                  <w:szCs w:val="22"/>
                </w:rPr>
                <w:t>,</w:t>
              </w:r>
            </w:ins>
            <w:r w:rsidRPr="006255A5">
              <w:rPr>
                <w:bCs/>
                <w:sz w:val="22"/>
                <w:szCs w:val="22"/>
              </w:rPr>
              <w:t xml:space="preserve"> June 1994</w:t>
            </w:r>
            <w:ins w:id="420" w:author="Alex Rosenzweig" w:date="2025-02-28T12:08:00Z">
              <w:r w:rsidRPr="006255A5">
                <w:rPr>
                  <w:bCs/>
                  <w:sz w:val="22"/>
                  <w:szCs w:val="22"/>
                </w:rPr>
                <w:t>,</w:t>
              </w:r>
            </w:ins>
            <w:r w:rsidRPr="006255A5">
              <w:rPr>
                <w:bCs/>
                <w:sz w:val="22"/>
                <w:szCs w:val="22"/>
              </w:rPr>
              <w:t xml:space="preserve"> Rev. June 1997 &amp; May 2008.</w:t>
            </w:r>
          </w:p>
          <w:p w:rsidR="007C1CB6" w:rsidRPr="006255A5" w:rsidRDefault="007C1CB6" w:rsidP="001F39A1">
            <w:pPr>
              <w:spacing w:line="240" w:lineRule="exact"/>
              <w:jc w:val="both"/>
              <w:rPr>
                <w:bCs/>
                <w:sz w:val="22"/>
                <w:szCs w:val="22"/>
              </w:rPr>
            </w:pPr>
          </w:p>
        </w:tc>
      </w:tr>
      <w:tr w:rsidR="00581DEC" w:rsidTr="001F39A1">
        <w:trPr>
          <w:trHeight w:val="20"/>
        </w:trPr>
        <w:tc>
          <w:tcPr>
            <w:tcW w:w="990" w:type="dxa"/>
            <w:tcBorders>
              <w:top w:val="single" w:sz="4" w:space="0" w:color="auto"/>
              <w:left w:val="single" w:sz="4" w:space="0" w:color="auto"/>
              <w:bottom w:val="single" w:sz="4" w:space="0" w:color="auto"/>
              <w:right w:val="single" w:sz="4" w:space="0" w:color="auto"/>
            </w:tcBorders>
          </w:tcPr>
          <w:p w:rsidR="006A5C13" w:rsidRDefault="006A5C13" w:rsidP="001F39A1">
            <w:pPr>
              <w:spacing w:line="240" w:lineRule="exact"/>
              <w:jc w:val="center"/>
              <w:rPr>
                <w:ins w:id="421" w:author="Margret Thomas" w:date="2025-03-04T11:53:00Z"/>
                <w:bCs/>
                <w:sz w:val="22"/>
                <w:szCs w:val="22"/>
              </w:rPr>
            </w:pPr>
            <w:r w:rsidRPr="00CF1517">
              <w:rPr>
                <w:bCs/>
                <w:sz w:val="22"/>
                <w:szCs w:val="22"/>
              </w:rPr>
              <w:t>2017</w:t>
            </w:r>
          </w:p>
          <w:p w:rsidR="00581DEC" w:rsidRDefault="00581DEC" w:rsidP="001F39A1">
            <w:pPr>
              <w:spacing w:line="240" w:lineRule="exact"/>
              <w:jc w:val="center"/>
              <w:rPr>
                <w:ins w:id="422" w:author="Margret Thomas" w:date="2025-03-04T11:53:00Z"/>
                <w:bCs/>
                <w:sz w:val="22"/>
                <w:szCs w:val="22"/>
              </w:rPr>
            </w:pPr>
          </w:p>
          <w:p w:rsidR="00581DEC" w:rsidRDefault="00581DEC" w:rsidP="001F39A1">
            <w:pPr>
              <w:spacing w:line="240" w:lineRule="exact"/>
              <w:jc w:val="center"/>
              <w:rPr>
                <w:ins w:id="423" w:author="Margret Thomas" w:date="2025-03-04T11:53:00Z"/>
                <w:bCs/>
                <w:sz w:val="22"/>
                <w:szCs w:val="22"/>
              </w:rPr>
            </w:pPr>
          </w:p>
          <w:p w:rsidR="00581DEC" w:rsidRDefault="00581DEC" w:rsidP="001F39A1">
            <w:pPr>
              <w:spacing w:line="240" w:lineRule="exact"/>
              <w:jc w:val="center"/>
              <w:rPr>
                <w:ins w:id="424" w:author="Margret Thomas" w:date="2025-03-04T11:53:00Z"/>
                <w:bCs/>
                <w:sz w:val="22"/>
                <w:szCs w:val="22"/>
              </w:rPr>
            </w:pPr>
          </w:p>
          <w:p w:rsidR="00581DEC" w:rsidRDefault="00581DEC" w:rsidP="001F39A1">
            <w:pPr>
              <w:spacing w:line="240" w:lineRule="exact"/>
              <w:jc w:val="center"/>
              <w:rPr>
                <w:ins w:id="425" w:author="Margret Thomas" w:date="2025-03-04T11:53:00Z"/>
                <w:bCs/>
                <w:sz w:val="22"/>
                <w:szCs w:val="22"/>
              </w:rPr>
            </w:pPr>
          </w:p>
          <w:p w:rsidR="00581DEC" w:rsidRPr="00CF1517" w:rsidRDefault="00581DEC" w:rsidP="001F39A1">
            <w:pPr>
              <w:spacing w:line="240" w:lineRule="exact"/>
              <w:jc w:val="center"/>
              <w:rPr>
                <w:bCs/>
                <w:sz w:val="22"/>
                <w:szCs w:val="22"/>
              </w:rPr>
            </w:pPr>
          </w:p>
        </w:tc>
        <w:tc>
          <w:tcPr>
            <w:tcW w:w="990" w:type="dxa"/>
            <w:tcBorders>
              <w:top w:val="single" w:sz="4" w:space="0" w:color="auto"/>
              <w:left w:val="single" w:sz="4" w:space="0" w:color="auto"/>
              <w:bottom w:val="single" w:sz="4" w:space="0" w:color="auto"/>
              <w:right w:val="single" w:sz="4" w:space="0" w:color="auto"/>
            </w:tcBorders>
          </w:tcPr>
          <w:p w:rsidR="006A5C13" w:rsidRPr="00CF1517" w:rsidRDefault="006A5C13" w:rsidP="001F39A1">
            <w:pPr>
              <w:spacing w:line="240" w:lineRule="exact"/>
              <w:jc w:val="center"/>
              <w:rPr>
                <w:bCs/>
                <w:sz w:val="22"/>
                <w:szCs w:val="22"/>
              </w:rPr>
            </w:pPr>
            <w:r w:rsidRPr="00CF1517">
              <w:rPr>
                <w:bCs/>
                <w:sz w:val="22"/>
                <w:szCs w:val="22"/>
              </w:rPr>
              <w:t>1</w:t>
            </w:r>
          </w:p>
        </w:tc>
        <w:tc>
          <w:tcPr>
            <w:tcW w:w="1530" w:type="dxa"/>
            <w:tcBorders>
              <w:top w:val="single" w:sz="4" w:space="0" w:color="auto"/>
              <w:left w:val="single" w:sz="4" w:space="0" w:color="auto"/>
              <w:bottom w:val="single" w:sz="4" w:space="0" w:color="auto"/>
              <w:right w:val="single" w:sz="4" w:space="0" w:color="auto"/>
            </w:tcBorders>
          </w:tcPr>
          <w:p w:rsidR="006A5C13" w:rsidRPr="00CF1517" w:rsidRDefault="006A5C13" w:rsidP="001F39A1">
            <w:pPr>
              <w:spacing w:line="240" w:lineRule="exact"/>
              <w:jc w:val="center"/>
              <w:rPr>
                <w:bCs/>
                <w:sz w:val="22"/>
                <w:szCs w:val="22"/>
              </w:rPr>
            </w:pPr>
            <w:r w:rsidRPr="00CF1517">
              <w:rPr>
                <w:bCs/>
                <w:sz w:val="22"/>
                <w:szCs w:val="22"/>
              </w:rPr>
              <w:t xml:space="preserve">Team Leader </w:t>
            </w:r>
          </w:p>
        </w:tc>
        <w:tc>
          <w:tcPr>
            <w:tcW w:w="3870" w:type="dxa"/>
            <w:tcBorders>
              <w:top w:val="single" w:sz="4" w:space="0" w:color="auto"/>
              <w:left w:val="single" w:sz="4" w:space="0" w:color="auto"/>
              <w:bottom w:val="single" w:sz="4" w:space="0" w:color="auto"/>
              <w:right w:val="single" w:sz="4" w:space="0" w:color="auto"/>
            </w:tcBorders>
          </w:tcPr>
          <w:p w:rsidR="006A5C13" w:rsidRPr="00CF1517" w:rsidRDefault="006A5C13" w:rsidP="001F39A1">
            <w:pPr>
              <w:pStyle w:val="Header"/>
              <w:spacing w:line="240" w:lineRule="exact"/>
              <w:rPr>
                <w:b/>
                <w:sz w:val="22"/>
                <w:szCs w:val="22"/>
              </w:rPr>
            </w:pPr>
            <w:r w:rsidRPr="00CF1517">
              <w:rPr>
                <w:bCs/>
                <w:sz w:val="22"/>
                <w:szCs w:val="22"/>
              </w:rPr>
              <w:t>1 Garden State Parkway Bridge, OPS P3594 Group 3, Milepost 123 to 149</w:t>
            </w:r>
            <w:r w:rsidR="00D86EF0" w:rsidRPr="00CF1517">
              <w:rPr>
                <w:bCs/>
                <w:sz w:val="22"/>
                <w:szCs w:val="22"/>
              </w:rPr>
              <w:t>,</w:t>
            </w:r>
            <w:r w:rsidR="00D86EF0" w:rsidRPr="00CF1517">
              <w:rPr>
                <w:b/>
                <w:sz w:val="22"/>
                <w:szCs w:val="22"/>
              </w:rPr>
              <w:t xml:space="preserve"> NJTA</w:t>
            </w:r>
          </w:p>
          <w:p w:rsidR="006A5C13" w:rsidRPr="00CF1517" w:rsidRDefault="006A5C13" w:rsidP="001F39A1">
            <w:pPr>
              <w:pStyle w:val="Header"/>
              <w:tabs>
                <w:tab w:val="clear" w:pos="4320"/>
                <w:tab w:val="clear" w:pos="8640"/>
              </w:tabs>
              <w:spacing w:line="240" w:lineRule="exact"/>
              <w:rPr>
                <w:b/>
                <w:sz w:val="22"/>
                <w:szCs w:val="22"/>
                <w:u w:val="single"/>
              </w:rPr>
            </w:pPr>
          </w:p>
        </w:tc>
        <w:tc>
          <w:tcPr>
            <w:tcW w:w="6574" w:type="dxa"/>
            <w:tcBorders>
              <w:top w:val="single" w:sz="4" w:space="0" w:color="auto"/>
              <w:left w:val="single" w:sz="4" w:space="0" w:color="auto"/>
              <w:bottom w:val="single" w:sz="4" w:space="0" w:color="auto"/>
              <w:right w:val="single" w:sz="4" w:space="0" w:color="auto"/>
            </w:tcBorders>
          </w:tcPr>
          <w:p w:rsidR="007C1CB6" w:rsidRPr="00CF1517" w:rsidDel="00D86EF0" w:rsidRDefault="006A5C13" w:rsidP="001F39A1">
            <w:pPr>
              <w:spacing w:line="240" w:lineRule="exact"/>
              <w:jc w:val="both"/>
              <w:rPr>
                <w:ins w:id="426" w:author="Alex Rosenzweig" w:date="2025-02-28T12:08:00Z"/>
                <w:del w:id="427" w:author="Margret Thomas" w:date="2025-03-04T11:37:00Z"/>
                <w:bCs/>
                <w:sz w:val="22"/>
                <w:szCs w:val="22"/>
              </w:rPr>
            </w:pPr>
            <w:r w:rsidRPr="00CF1517">
              <w:rPr>
                <w:bCs/>
                <w:sz w:val="22"/>
                <w:szCs w:val="22"/>
              </w:rPr>
              <w:t>Supervised a team of 3 engineers</w:t>
            </w:r>
            <w:del w:id="428" w:author="Alex Rosenzweig" w:date="2025-02-28T17:01:00Z">
              <w:r w:rsidRPr="00CF1517" w:rsidDel="00632390">
                <w:rPr>
                  <w:bCs/>
                  <w:sz w:val="22"/>
                  <w:szCs w:val="22"/>
                </w:rPr>
                <w:delText xml:space="preserve"> </w:delText>
              </w:r>
            </w:del>
            <w:r w:rsidRPr="00CF1517">
              <w:rPr>
                <w:bCs/>
                <w:sz w:val="22"/>
                <w:szCs w:val="22"/>
              </w:rPr>
              <w:t>/</w:t>
            </w:r>
            <w:del w:id="429" w:author="Alex Rosenzweig" w:date="2025-02-28T17:01:00Z">
              <w:r w:rsidRPr="00CF1517" w:rsidDel="00632390">
                <w:rPr>
                  <w:bCs/>
                  <w:sz w:val="22"/>
                  <w:szCs w:val="22"/>
                </w:rPr>
                <w:delText xml:space="preserve"> </w:delText>
              </w:r>
            </w:del>
            <w:r w:rsidRPr="00CF1517">
              <w:rPr>
                <w:bCs/>
                <w:sz w:val="22"/>
                <w:szCs w:val="22"/>
              </w:rPr>
              <w:t xml:space="preserve">divers </w:t>
            </w:r>
            <w:r w:rsidRPr="00F664FB">
              <w:rPr>
                <w:b/>
                <w:color w:val="0070C0"/>
                <w:sz w:val="22"/>
                <w:szCs w:val="22"/>
              </w:rPr>
              <w:t xml:space="preserve">performing Type 2 or Type 3 underwater structural inspections, and fathometer surveys of 1 Garden State Parkway </w:t>
            </w:r>
            <w:r w:rsidR="005D40C0" w:rsidRPr="00F664FB">
              <w:rPr>
                <w:b/>
                <w:color w:val="0070C0"/>
                <w:sz w:val="22"/>
                <w:szCs w:val="22"/>
              </w:rPr>
              <w:t>NBIS</w:t>
            </w:r>
            <w:r w:rsidR="005D40C0" w:rsidRPr="00CF1517">
              <w:rPr>
                <w:bCs/>
                <w:sz w:val="22"/>
                <w:szCs w:val="22"/>
              </w:rPr>
              <w:t xml:space="preserve"> </w:t>
            </w:r>
            <w:ins w:id="430" w:author="Alex Rosenzweig" w:date="2025-02-28T17:02:00Z">
              <w:r w:rsidRPr="00CF1517">
                <w:rPr>
                  <w:bCs/>
                  <w:sz w:val="22"/>
                  <w:szCs w:val="22"/>
                </w:rPr>
                <w:t>b</w:t>
              </w:r>
            </w:ins>
            <w:del w:id="431" w:author="Alex Rosenzweig" w:date="2025-02-28T17:02:00Z">
              <w:r w:rsidRPr="00CF1517" w:rsidDel="00632390">
                <w:rPr>
                  <w:bCs/>
                  <w:sz w:val="22"/>
                  <w:szCs w:val="22"/>
                </w:rPr>
                <w:delText>B</w:delText>
              </w:r>
            </w:del>
            <w:r w:rsidRPr="00CF1517">
              <w:rPr>
                <w:bCs/>
                <w:sz w:val="22"/>
                <w:szCs w:val="22"/>
              </w:rPr>
              <w:t>ridge</w:t>
            </w:r>
            <w:del w:id="432" w:author="Alex Rosenzweig" w:date="2025-02-28T17:02:00Z">
              <w:r w:rsidRPr="00CF1517" w:rsidDel="00632390">
                <w:rPr>
                  <w:bCs/>
                  <w:sz w:val="22"/>
                  <w:szCs w:val="22"/>
                </w:rPr>
                <w:delText>s</w:delText>
              </w:r>
            </w:del>
            <w:r w:rsidRPr="00CF1517">
              <w:rPr>
                <w:bCs/>
                <w:sz w:val="22"/>
                <w:szCs w:val="22"/>
              </w:rPr>
              <w:t xml:space="preserve"> over the Middlesex Reservoir in accordance with NBIS, FHWA, NJTA, NJDOT, and OSHA standards. Responsibilities included organizing and scheduling inspections, performing the inspection</w:t>
            </w:r>
            <w:ins w:id="433" w:author="Alex Rosenzweig" w:date="2025-02-28T17:02:00Z">
              <w:r w:rsidRPr="00CF1517">
                <w:rPr>
                  <w:bCs/>
                  <w:sz w:val="22"/>
                  <w:szCs w:val="22"/>
                </w:rPr>
                <w:t>s</w:t>
              </w:r>
            </w:ins>
            <w:r w:rsidRPr="00CF1517">
              <w:rPr>
                <w:bCs/>
                <w:sz w:val="22"/>
                <w:szCs w:val="22"/>
              </w:rPr>
              <w:t>, collecting field data, structural evaluations, preparing inspection reports, including CAD drawings, repair recommendations</w:t>
            </w:r>
            <w:ins w:id="434" w:author="Alex Rosenzweig" w:date="2025-02-28T17:02:00Z">
              <w:r w:rsidRPr="00CF1517">
                <w:rPr>
                  <w:bCs/>
                  <w:sz w:val="22"/>
                  <w:szCs w:val="22"/>
                </w:rPr>
                <w:t>,</w:t>
              </w:r>
            </w:ins>
            <w:r w:rsidRPr="00CF1517">
              <w:rPr>
                <w:bCs/>
                <w:sz w:val="22"/>
                <w:szCs w:val="22"/>
              </w:rPr>
              <w:t xml:space="preserve"> and structural condition ratings</w:t>
            </w:r>
            <w:r w:rsidRPr="00CF1517">
              <w:rPr>
                <w:rFonts w:ascii="Arial" w:hAnsi="Arial" w:cs="Arial"/>
                <w:b/>
                <w:sz w:val="22"/>
                <w:szCs w:val="22"/>
              </w:rPr>
              <w:t xml:space="preserve"> </w:t>
            </w:r>
            <w:r w:rsidRPr="00CF1517">
              <w:rPr>
                <w:bCs/>
                <w:sz w:val="22"/>
                <w:szCs w:val="22"/>
              </w:rPr>
              <w:t>in</w:t>
            </w:r>
            <w:r w:rsidRPr="00CF1517">
              <w:rPr>
                <w:rFonts w:ascii="Arial" w:hAnsi="Arial" w:cs="Arial"/>
                <w:bCs/>
                <w:sz w:val="22"/>
                <w:szCs w:val="22"/>
              </w:rPr>
              <w:t xml:space="preserve"> </w:t>
            </w:r>
            <w:r w:rsidRPr="00CF1517">
              <w:rPr>
                <w:bCs/>
                <w:sz w:val="22"/>
                <w:szCs w:val="22"/>
              </w:rPr>
              <w:t>acco</w:t>
            </w:r>
            <w:r w:rsidRPr="00CF1517">
              <w:rPr>
                <w:bCs/>
                <w:sz w:val="22"/>
                <w:szCs w:val="22"/>
              </w:rPr>
              <w:t>r</w:t>
            </w:r>
            <w:r w:rsidRPr="00CF1517">
              <w:rPr>
                <w:bCs/>
                <w:sz w:val="22"/>
                <w:szCs w:val="22"/>
              </w:rPr>
              <w:t xml:space="preserve">dance with </w:t>
            </w:r>
            <w:r w:rsidR="004D35B1">
              <w:rPr>
                <w:bCs/>
                <w:sz w:val="22"/>
                <w:szCs w:val="22"/>
              </w:rPr>
              <w:t>current NJTA requirements and</w:t>
            </w:r>
            <w:r w:rsidR="004D35B1" w:rsidRPr="00CF1517">
              <w:rPr>
                <w:bCs/>
                <w:sz w:val="22"/>
                <w:szCs w:val="22"/>
              </w:rPr>
              <w:t xml:space="preserve"> </w:t>
            </w:r>
            <w:r w:rsidR="004D35B1">
              <w:rPr>
                <w:bCs/>
                <w:sz w:val="22"/>
                <w:szCs w:val="22"/>
              </w:rPr>
              <w:t xml:space="preserve">the </w:t>
            </w:r>
            <w:r w:rsidR="004D35B1" w:rsidRPr="00CF1517">
              <w:rPr>
                <w:bCs/>
                <w:sz w:val="22"/>
                <w:szCs w:val="22"/>
              </w:rPr>
              <w:t xml:space="preserve">NJDOT </w:t>
            </w:r>
            <w:r w:rsidR="004D35B1" w:rsidRPr="00CF1517">
              <w:rPr>
                <w:bCs/>
                <w:i/>
                <w:iCs/>
                <w:sz w:val="22"/>
                <w:szCs w:val="22"/>
              </w:rPr>
              <w:t>Underwater Inspection and Evaluation of New Jersey Bridges Guidelines Manual</w:t>
            </w:r>
            <w:ins w:id="435" w:author="Alex Rosenzweig" w:date="2025-02-28T11:21:00Z">
              <w:r w:rsidR="004D35B1" w:rsidRPr="00CF1517">
                <w:rPr>
                  <w:bCs/>
                  <w:sz w:val="22"/>
                  <w:szCs w:val="22"/>
                </w:rPr>
                <w:t>,</w:t>
              </w:r>
            </w:ins>
            <w:r w:rsidR="004D35B1" w:rsidRPr="00CF1517">
              <w:rPr>
                <w:bCs/>
                <w:sz w:val="22"/>
                <w:szCs w:val="22"/>
              </w:rPr>
              <w:t xml:space="preserve"> June 1994</w:t>
            </w:r>
            <w:ins w:id="436" w:author="Alex Rosenzweig" w:date="2025-02-28T11:21:00Z">
              <w:r w:rsidR="004D35B1" w:rsidRPr="00CF1517">
                <w:rPr>
                  <w:bCs/>
                  <w:sz w:val="22"/>
                  <w:szCs w:val="22"/>
                </w:rPr>
                <w:t>,</w:t>
              </w:r>
            </w:ins>
            <w:r w:rsidR="004D35B1" w:rsidRPr="00CF1517">
              <w:rPr>
                <w:bCs/>
                <w:sz w:val="22"/>
                <w:szCs w:val="22"/>
              </w:rPr>
              <w:t xml:space="preserve"> Rev. June 1997 &amp; May 2008</w:t>
            </w:r>
            <w:ins w:id="437" w:author="Margret Thomas" w:date="2025-03-04T10:33:00Z">
              <w:r w:rsidR="004D35B1" w:rsidRPr="00CF1517">
                <w:rPr>
                  <w:bCs/>
                  <w:sz w:val="22"/>
                  <w:szCs w:val="22"/>
                </w:rPr>
                <w:t>.</w:t>
              </w:r>
            </w:ins>
          </w:p>
          <w:p w:rsidR="006A5C13" w:rsidRPr="00CF1517" w:rsidRDefault="006A5C13" w:rsidP="001F39A1">
            <w:pPr>
              <w:spacing w:line="240" w:lineRule="exact"/>
              <w:jc w:val="both"/>
              <w:rPr>
                <w:sz w:val="22"/>
                <w:szCs w:val="22"/>
              </w:rPr>
            </w:pPr>
          </w:p>
        </w:tc>
      </w:tr>
      <w:tr w:rsidR="00581DEC" w:rsidTr="001F39A1">
        <w:trPr>
          <w:trHeight w:val="20"/>
        </w:trPr>
        <w:tc>
          <w:tcPr>
            <w:tcW w:w="990" w:type="dxa"/>
            <w:tcBorders>
              <w:top w:val="single" w:sz="4" w:space="0" w:color="auto"/>
            </w:tcBorders>
          </w:tcPr>
          <w:p w:rsidR="006A5C13" w:rsidRPr="00CF1517" w:rsidRDefault="006A5C13" w:rsidP="001F39A1">
            <w:pPr>
              <w:spacing w:line="240" w:lineRule="exact"/>
              <w:jc w:val="center"/>
              <w:rPr>
                <w:bCs/>
                <w:sz w:val="22"/>
                <w:szCs w:val="22"/>
              </w:rPr>
            </w:pPr>
            <w:r w:rsidRPr="00CF1517">
              <w:rPr>
                <w:bCs/>
                <w:sz w:val="22"/>
                <w:szCs w:val="22"/>
              </w:rPr>
              <w:t>2017</w:t>
            </w:r>
          </w:p>
        </w:tc>
        <w:tc>
          <w:tcPr>
            <w:tcW w:w="990" w:type="dxa"/>
            <w:tcBorders>
              <w:top w:val="single" w:sz="4" w:space="0" w:color="auto"/>
            </w:tcBorders>
          </w:tcPr>
          <w:p w:rsidR="006A5C13" w:rsidRPr="00CF1517" w:rsidRDefault="006A5C13" w:rsidP="001F39A1">
            <w:pPr>
              <w:spacing w:line="240" w:lineRule="exact"/>
              <w:jc w:val="center"/>
              <w:rPr>
                <w:bCs/>
                <w:sz w:val="22"/>
                <w:szCs w:val="22"/>
              </w:rPr>
            </w:pPr>
            <w:r w:rsidRPr="00CF1517">
              <w:rPr>
                <w:bCs/>
                <w:sz w:val="22"/>
                <w:szCs w:val="22"/>
              </w:rPr>
              <w:t>4</w:t>
            </w:r>
          </w:p>
        </w:tc>
        <w:tc>
          <w:tcPr>
            <w:tcW w:w="1530" w:type="dxa"/>
            <w:tcBorders>
              <w:top w:val="single" w:sz="4" w:space="0" w:color="auto"/>
            </w:tcBorders>
          </w:tcPr>
          <w:p w:rsidR="006A5C13" w:rsidRPr="00CF1517" w:rsidRDefault="006A5C13" w:rsidP="001F39A1">
            <w:pPr>
              <w:spacing w:line="240" w:lineRule="exact"/>
              <w:jc w:val="center"/>
              <w:rPr>
                <w:bCs/>
                <w:sz w:val="22"/>
                <w:szCs w:val="22"/>
              </w:rPr>
            </w:pPr>
            <w:r w:rsidRPr="00CF1517">
              <w:rPr>
                <w:bCs/>
                <w:sz w:val="22"/>
                <w:szCs w:val="22"/>
              </w:rPr>
              <w:t xml:space="preserve">Team Leader </w:t>
            </w:r>
          </w:p>
        </w:tc>
        <w:tc>
          <w:tcPr>
            <w:tcW w:w="3870" w:type="dxa"/>
            <w:tcBorders>
              <w:top w:val="single" w:sz="4" w:space="0" w:color="auto"/>
            </w:tcBorders>
          </w:tcPr>
          <w:p w:rsidR="006A5C13" w:rsidRPr="00CF1517" w:rsidRDefault="006A5C13" w:rsidP="001F39A1">
            <w:pPr>
              <w:pStyle w:val="Header"/>
              <w:spacing w:line="240" w:lineRule="exact"/>
              <w:rPr>
                <w:bCs/>
                <w:sz w:val="22"/>
                <w:szCs w:val="22"/>
              </w:rPr>
            </w:pPr>
            <w:r w:rsidRPr="00CF1517">
              <w:rPr>
                <w:bCs/>
                <w:sz w:val="22"/>
                <w:szCs w:val="22"/>
              </w:rPr>
              <w:t>15 NJ Turnpike Bridges</w:t>
            </w:r>
            <w:ins w:id="438" w:author="Margret Thomas" w:date="2025-03-04T11:37:00Z">
              <w:r w:rsidR="00D86EF0" w:rsidRPr="00CF1517">
                <w:rPr>
                  <w:bCs/>
                  <w:sz w:val="22"/>
                  <w:szCs w:val="22"/>
                </w:rPr>
                <w:t>,</w:t>
              </w:r>
            </w:ins>
            <w:r w:rsidRPr="00CF1517">
              <w:rPr>
                <w:bCs/>
                <w:sz w:val="22"/>
                <w:szCs w:val="22"/>
              </w:rPr>
              <w:t xml:space="preserve"> OPS No. T3601</w:t>
            </w:r>
          </w:p>
          <w:p w:rsidR="006A5C13" w:rsidRPr="00CF1517" w:rsidRDefault="006A5C13" w:rsidP="001F39A1">
            <w:pPr>
              <w:pStyle w:val="Header"/>
              <w:spacing w:line="240" w:lineRule="exact"/>
              <w:rPr>
                <w:b/>
                <w:sz w:val="22"/>
                <w:szCs w:val="22"/>
              </w:rPr>
            </w:pPr>
            <w:r w:rsidRPr="00CF1517">
              <w:rPr>
                <w:bCs/>
                <w:sz w:val="22"/>
                <w:szCs w:val="22"/>
              </w:rPr>
              <w:t>Group 2, Milepost 67 to 99</w:t>
            </w:r>
            <w:ins w:id="439" w:author="Margret Thomas" w:date="2025-03-04T11:37:00Z">
              <w:r w:rsidR="00D86EF0" w:rsidRPr="00CF1517">
                <w:rPr>
                  <w:bCs/>
                  <w:sz w:val="22"/>
                  <w:szCs w:val="22"/>
                </w:rPr>
                <w:t>,</w:t>
              </w:r>
            </w:ins>
            <w:r w:rsidRPr="00CF1517">
              <w:rPr>
                <w:b/>
                <w:sz w:val="22"/>
                <w:szCs w:val="22"/>
              </w:rPr>
              <w:t xml:space="preserve"> NJTA</w:t>
            </w:r>
          </w:p>
          <w:p w:rsidR="006A5C13" w:rsidRPr="00CF1517" w:rsidRDefault="006A5C13" w:rsidP="001F39A1">
            <w:pPr>
              <w:pStyle w:val="Header"/>
              <w:tabs>
                <w:tab w:val="clear" w:pos="4320"/>
                <w:tab w:val="clear" w:pos="8640"/>
              </w:tabs>
              <w:spacing w:line="240" w:lineRule="exact"/>
              <w:rPr>
                <w:b/>
                <w:sz w:val="22"/>
                <w:szCs w:val="22"/>
                <w:u w:val="single"/>
              </w:rPr>
            </w:pPr>
          </w:p>
        </w:tc>
        <w:tc>
          <w:tcPr>
            <w:tcW w:w="6574" w:type="dxa"/>
            <w:tcBorders>
              <w:top w:val="single" w:sz="4" w:space="0" w:color="auto"/>
            </w:tcBorders>
          </w:tcPr>
          <w:p w:rsidR="00A2266B" w:rsidRDefault="006A5C13" w:rsidP="001F39A1">
            <w:pPr>
              <w:spacing w:line="240" w:lineRule="exact"/>
              <w:jc w:val="both"/>
              <w:rPr>
                <w:bCs/>
                <w:sz w:val="22"/>
                <w:szCs w:val="22"/>
              </w:rPr>
            </w:pPr>
            <w:r w:rsidRPr="00CF1517">
              <w:rPr>
                <w:bCs/>
                <w:sz w:val="22"/>
                <w:szCs w:val="22"/>
              </w:rPr>
              <w:t>Supervised a team of 3 engineers</w:t>
            </w:r>
            <w:del w:id="440" w:author="Alex Rosenzweig" w:date="2025-02-28T17:03:00Z">
              <w:r w:rsidRPr="00CF1517" w:rsidDel="00632390">
                <w:rPr>
                  <w:bCs/>
                  <w:sz w:val="22"/>
                  <w:szCs w:val="22"/>
                </w:rPr>
                <w:delText xml:space="preserve"> </w:delText>
              </w:r>
            </w:del>
            <w:r w:rsidRPr="00CF1517">
              <w:rPr>
                <w:bCs/>
                <w:sz w:val="22"/>
                <w:szCs w:val="22"/>
              </w:rPr>
              <w:t>/</w:t>
            </w:r>
            <w:del w:id="441" w:author="Alex Rosenzweig" w:date="2025-02-28T17:03:00Z">
              <w:r w:rsidRPr="00CF1517" w:rsidDel="00632390">
                <w:rPr>
                  <w:bCs/>
                  <w:sz w:val="22"/>
                  <w:szCs w:val="22"/>
                </w:rPr>
                <w:delText xml:space="preserve"> </w:delText>
              </w:r>
            </w:del>
            <w:r w:rsidRPr="00CF1517">
              <w:rPr>
                <w:bCs/>
                <w:sz w:val="22"/>
                <w:szCs w:val="22"/>
              </w:rPr>
              <w:t xml:space="preserve">divers </w:t>
            </w:r>
            <w:r w:rsidRPr="00F664FB">
              <w:rPr>
                <w:b/>
                <w:color w:val="0070C0"/>
                <w:sz w:val="22"/>
                <w:szCs w:val="22"/>
              </w:rPr>
              <w:t>performing Type 2 or Type 3 underwater structural inspections, and fathometer surveys of 15</w:t>
            </w:r>
            <w:r w:rsidRPr="00CF1517">
              <w:rPr>
                <w:bCs/>
                <w:color w:val="0070C0"/>
                <w:sz w:val="22"/>
                <w:szCs w:val="22"/>
              </w:rPr>
              <w:t xml:space="preserve"> </w:t>
            </w:r>
            <w:r w:rsidRPr="00CF1517">
              <w:rPr>
                <w:bCs/>
                <w:sz w:val="22"/>
                <w:szCs w:val="22"/>
              </w:rPr>
              <w:t xml:space="preserve">New Jersey Turnpike </w:t>
            </w:r>
            <w:r w:rsidR="005D40C0" w:rsidRPr="00F664FB">
              <w:rPr>
                <w:b/>
                <w:color w:val="0070C0"/>
                <w:sz w:val="22"/>
                <w:szCs w:val="22"/>
              </w:rPr>
              <w:t>NBIS</w:t>
            </w:r>
            <w:r w:rsidR="005D40C0" w:rsidRPr="00CF1517">
              <w:rPr>
                <w:bCs/>
                <w:sz w:val="22"/>
                <w:szCs w:val="22"/>
              </w:rPr>
              <w:t xml:space="preserve"> </w:t>
            </w:r>
            <w:ins w:id="442" w:author="Alex Rosenzweig" w:date="2025-02-28T17:03:00Z">
              <w:r w:rsidRPr="00CF1517">
                <w:rPr>
                  <w:bCs/>
                  <w:sz w:val="22"/>
                  <w:szCs w:val="22"/>
                </w:rPr>
                <w:t>b</w:t>
              </w:r>
            </w:ins>
            <w:del w:id="443" w:author="Alex Rosenzweig" w:date="2025-02-28T17:03:00Z">
              <w:r w:rsidRPr="00CF1517" w:rsidDel="00632390">
                <w:rPr>
                  <w:bCs/>
                  <w:sz w:val="22"/>
                  <w:szCs w:val="22"/>
                </w:rPr>
                <w:delText>B</w:delText>
              </w:r>
            </w:del>
            <w:r w:rsidRPr="00CF1517">
              <w:rPr>
                <w:bCs/>
                <w:sz w:val="22"/>
                <w:szCs w:val="22"/>
              </w:rPr>
              <w:t>ridges in accordance with NBIS, FHWA, NJTA, NJDOT, and OSHA standards. Responsibilities included organizing and scheduling inspections, performing the inspection</w:t>
            </w:r>
            <w:ins w:id="444" w:author="Alex Rosenzweig" w:date="2025-02-28T17:03:00Z">
              <w:r w:rsidRPr="00CF1517">
                <w:rPr>
                  <w:bCs/>
                  <w:sz w:val="22"/>
                  <w:szCs w:val="22"/>
                </w:rPr>
                <w:t>s</w:t>
              </w:r>
            </w:ins>
            <w:r w:rsidRPr="00CF1517">
              <w:rPr>
                <w:bCs/>
                <w:sz w:val="22"/>
                <w:szCs w:val="22"/>
              </w:rPr>
              <w:t>, collecting field data, structural evaluations, preparing inspection reports, including CAD drawings, repair recommendations</w:t>
            </w:r>
            <w:ins w:id="445" w:author="Alex Rosenzweig" w:date="2025-02-28T17:03:00Z">
              <w:r w:rsidRPr="00CF1517">
                <w:rPr>
                  <w:bCs/>
                  <w:sz w:val="22"/>
                  <w:szCs w:val="22"/>
                </w:rPr>
                <w:t>,</w:t>
              </w:r>
            </w:ins>
            <w:r w:rsidRPr="00CF1517">
              <w:rPr>
                <w:bCs/>
                <w:sz w:val="22"/>
                <w:szCs w:val="22"/>
              </w:rPr>
              <w:t xml:space="preserve"> and structural condition ratings</w:t>
            </w:r>
            <w:r w:rsidRPr="00CF1517">
              <w:rPr>
                <w:rFonts w:ascii="Arial" w:hAnsi="Arial" w:cs="Arial"/>
                <w:b/>
                <w:sz w:val="22"/>
                <w:szCs w:val="22"/>
              </w:rPr>
              <w:t xml:space="preserve"> </w:t>
            </w:r>
            <w:r w:rsidRPr="00CF1517">
              <w:rPr>
                <w:bCs/>
                <w:sz w:val="22"/>
                <w:szCs w:val="22"/>
              </w:rPr>
              <w:t>in</w:t>
            </w:r>
            <w:r w:rsidRPr="00CF1517">
              <w:rPr>
                <w:rFonts w:ascii="Arial" w:hAnsi="Arial" w:cs="Arial"/>
                <w:bCs/>
                <w:sz w:val="22"/>
                <w:szCs w:val="22"/>
              </w:rPr>
              <w:t xml:space="preserve"> </w:t>
            </w:r>
            <w:r w:rsidRPr="00CF1517">
              <w:rPr>
                <w:bCs/>
                <w:sz w:val="22"/>
                <w:szCs w:val="22"/>
              </w:rPr>
              <w:t>acco</w:t>
            </w:r>
            <w:r w:rsidRPr="00CF1517">
              <w:rPr>
                <w:bCs/>
                <w:sz w:val="22"/>
                <w:szCs w:val="22"/>
              </w:rPr>
              <w:t>r</w:t>
            </w:r>
            <w:r w:rsidRPr="00CF1517">
              <w:rPr>
                <w:bCs/>
                <w:sz w:val="22"/>
                <w:szCs w:val="22"/>
              </w:rPr>
              <w:t xml:space="preserve">dance with the NJDOT </w:t>
            </w:r>
            <w:r w:rsidRPr="00CF1517">
              <w:rPr>
                <w:bCs/>
                <w:i/>
                <w:iCs/>
                <w:sz w:val="22"/>
                <w:szCs w:val="22"/>
              </w:rPr>
              <w:t>Underwater Inspection and Evaluation of New Jersey Bridges Guidelines Manual</w:t>
            </w:r>
            <w:ins w:id="446" w:author="Alex Rosenzweig" w:date="2025-02-28T17:03:00Z">
              <w:r w:rsidRPr="00CF1517">
                <w:rPr>
                  <w:bCs/>
                  <w:sz w:val="22"/>
                  <w:szCs w:val="22"/>
                </w:rPr>
                <w:t>,</w:t>
              </w:r>
            </w:ins>
            <w:r w:rsidRPr="00CF1517">
              <w:rPr>
                <w:bCs/>
                <w:sz w:val="22"/>
                <w:szCs w:val="22"/>
              </w:rPr>
              <w:t xml:space="preserve"> June 1994</w:t>
            </w:r>
            <w:ins w:id="447" w:author="Alex Rosenzweig" w:date="2025-02-28T17:03:00Z">
              <w:r w:rsidRPr="00CF1517">
                <w:rPr>
                  <w:bCs/>
                  <w:sz w:val="22"/>
                  <w:szCs w:val="22"/>
                </w:rPr>
                <w:t>,</w:t>
              </w:r>
            </w:ins>
            <w:r w:rsidRPr="00CF1517">
              <w:rPr>
                <w:bCs/>
                <w:sz w:val="22"/>
                <w:szCs w:val="22"/>
              </w:rPr>
              <w:t xml:space="preserve"> Rev. June 1997 &amp; May 2008.</w:t>
            </w:r>
          </w:p>
          <w:p w:rsidR="007C1CB6" w:rsidRPr="006D4469" w:rsidDel="00D86EF0" w:rsidRDefault="007C1CB6" w:rsidP="001F39A1">
            <w:pPr>
              <w:spacing w:line="240" w:lineRule="exact"/>
              <w:jc w:val="both"/>
              <w:rPr>
                <w:del w:id="448" w:author="Margret Thomas" w:date="2025-03-04T11:37:00Z"/>
                <w:bCs/>
                <w:sz w:val="22"/>
                <w:szCs w:val="22"/>
              </w:rPr>
            </w:pPr>
          </w:p>
          <w:p w:rsidR="006A5C13" w:rsidRPr="006D4469" w:rsidRDefault="006A5C13" w:rsidP="001F39A1">
            <w:pPr>
              <w:spacing w:line="240" w:lineRule="exact"/>
              <w:jc w:val="both"/>
              <w:rPr>
                <w:sz w:val="22"/>
                <w:szCs w:val="22"/>
              </w:rPr>
            </w:pPr>
          </w:p>
        </w:tc>
      </w:tr>
      <w:tr w:rsidR="00581DEC" w:rsidTr="007C1CB6">
        <w:trPr>
          <w:trHeight w:val="20"/>
        </w:trPr>
        <w:tc>
          <w:tcPr>
            <w:tcW w:w="990" w:type="dxa"/>
            <w:tcBorders>
              <w:bottom w:val="single" w:sz="4" w:space="0" w:color="auto"/>
            </w:tcBorders>
          </w:tcPr>
          <w:p w:rsidR="006A5C13" w:rsidRPr="006D4469" w:rsidRDefault="006A5C13" w:rsidP="001F39A1">
            <w:pPr>
              <w:spacing w:line="240" w:lineRule="exact"/>
              <w:jc w:val="center"/>
              <w:rPr>
                <w:bCs/>
                <w:sz w:val="22"/>
                <w:szCs w:val="22"/>
              </w:rPr>
            </w:pPr>
            <w:r w:rsidRPr="006D4469">
              <w:rPr>
                <w:bCs/>
                <w:sz w:val="22"/>
                <w:szCs w:val="22"/>
              </w:rPr>
              <w:t>2017</w:t>
            </w:r>
          </w:p>
          <w:p w:rsidR="00D86EF0" w:rsidRPr="006D4469" w:rsidRDefault="00D86EF0" w:rsidP="001F39A1">
            <w:pPr>
              <w:spacing w:line="240" w:lineRule="exact"/>
              <w:jc w:val="center"/>
              <w:rPr>
                <w:bCs/>
                <w:sz w:val="22"/>
                <w:szCs w:val="22"/>
              </w:rPr>
            </w:pPr>
          </w:p>
          <w:p w:rsidR="00D86EF0" w:rsidRPr="006D4469" w:rsidRDefault="00D86EF0" w:rsidP="001F39A1">
            <w:pPr>
              <w:spacing w:line="240" w:lineRule="exact"/>
              <w:jc w:val="center"/>
              <w:rPr>
                <w:bCs/>
                <w:sz w:val="22"/>
                <w:szCs w:val="22"/>
              </w:rPr>
            </w:pPr>
          </w:p>
          <w:p w:rsidR="00D86EF0" w:rsidRPr="006D4469" w:rsidRDefault="00D86EF0" w:rsidP="001F39A1">
            <w:pPr>
              <w:spacing w:line="240" w:lineRule="exact"/>
              <w:jc w:val="center"/>
              <w:rPr>
                <w:bCs/>
                <w:sz w:val="22"/>
                <w:szCs w:val="22"/>
              </w:rPr>
            </w:pPr>
          </w:p>
          <w:p w:rsidR="00F376F0" w:rsidRPr="006D4469" w:rsidRDefault="00F376F0" w:rsidP="001F39A1">
            <w:pPr>
              <w:spacing w:line="240" w:lineRule="exact"/>
              <w:jc w:val="center"/>
              <w:rPr>
                <w:bCs/>
                <w:sz w:val="22"/>
                <w:szCs w:val="22"/>
              </w:rPr>
            </w:pPr>
          </w:p>
          <w:p w:rsidR="00F376F0" w:rsidRDefault="00F376F0" w:rsidP="001F39A1">
            <w:pPr>
              <w:spacing w:line="240" w:lineRule="exact"/>
              <w:jc w:val="center"/>
              <w:rPr>
                <w:bCs/>
                <w:sz w:val="22"/>
                <w:szCs w:val="22"/>
              </w:rPr>
            </w:pPr>
          </w:p>
          <w:p w:rsidR="00F376F0" w:rsidRPr="006D4469" w:rsidRDefault="00F376F0" w:rsidP="001F39A1">
            <w:pPr>
              <w:spacing w:line="240" w:lineRule="exact"/>
              <w:jc w:val="center"/>
              <w:rPr>
                <w:bCs/>
                <w:sz w:val="22"/>
                <w:szCs w:val="22"/>
              </w:rPr>
            </w:pPr>
          </w:p>
          <w:p w:rsidR="00D86EF0" w:rsidRPr="006D4469" w:rsidRDefault="00D86EF0" w:rsidP="001F39A1">
            <w:pPr>
              <w:spacing w:line="240" w:lineRule="exact"/>
              <w:jc w:val="center"/>
              <w:rPr>
                <w:bCs/>
                <w:sz w:val="22"/>
                <w:szCs w:val="22"/>
              </w:rPr>
            </w:pPr>
          </w:p>
          <w:p w:rsidR="00D86EF0" w:rsidRPr="006D4469" w:rsidRDefault="00D86EF0" w:rsidP="001F39A1">
            <w:pPr>
              <w:spacing w:line="240" w:lineRule="exact"/>
              <w:jc w:val="center"/>
              <w:rPr>
                <w:bCs/>
                <w:sz w:val="22"/>
                <w:szCs w:val="22"/>
              </w:rPr>
            </w:pPr>
          </w:p>
        </w:tc>
        <w:tc>
          <w:tcPr>
            <w:tcW w:w="990" w:type="dxa"/>
            <w:tcBorders>
              <w:bottom w:val="single" w:sz="4" w:space="0" w:color="auto"/>
            </w:tcBorders>
          </w:tcPr>
          <w:p w:rsidR="006A5C13" w:rsidRPr="006D4469" w:rsidRDefault="00525BD4" w:rsidP="001F39A1">
            <w:pPr>
              <w:spacing w:line="240" w:lineRule="exact"/>
              <w:jc w:val="center"/>
              <w:rPr>
                <w:bCs/>
                <w:sz w:val="22"/>
                <w:szCs w:val="22"/>
              </w:rPr>
            </w:pPr>
            <w:r>
              <w:rPr>
                <w:bCs/>
                <w:sz w:val="22"/>
                <w:szCs w:val="22"/>
              </w:rPr>
              <w:t>5</w:t>
            </w:r>
          </w:p>
        </w:tc>
        <w:tc>
          <w:tcPr>
            <w:tcW w:w="1530" w:type="dxa"/>
            <w:tcBorders>
              <w:bottom w:val="single" w:sz="4" w:space="0" w:color="auto"/>
            </w:tcBorders>
          </w:tcPr>
          <w:p w:rsidR="006A5C13" w:rsidRPr="006D4469" w:rsidRDefault="006A5C13" w:rsidP="001F39A1">
            <w:pPr>
              <w:spacing w:line="240" w:lineRule="exact"/>
              <w:jc w:val="center"/>
              <w:rPr>
                <w:bCs/>
                <w:sz w:val="22"/>
                <w:szCs w:val="22"/>
              </w:rPr>
            </w:pPr>
            <w:r w:rsidRPr="006D4469">
              <w:rPr>
                <w:bCs/>
                <w:sz w:val="22"/>
                <w:szCs w:val="22"/>
              </w:rPr>
              <w:t xml:space="preserve">Team Leader </w:t>
            </w:r>
          </w:p>
        </w:tc>
        <w:tc>
          <w:tcPr>
            <w:tcW w:w="3870" w:type="dxa"/>
            <w:tcBorders>
              <w:bottom w:val="single" w:sz="4" w:space="0" w:color="auto"/>
            </w:tcBorders>
          </w:tcPr>
          <w:p w:rsidR="006A5C13" w:rsidRPr="006D4469" w:rsidRDefault="006A5C13" w:rsidP="001F39A1">
            <w:pPr>
              <w:pStyle w:val="Header"/>
              <w:tabs>
                <w:tab w:val="clear" w:pos="4320"/>
                <w:tab w:val="clear" w:pos="8640"/>
              </w:tabs>
              <w:spacing w:line="240" w:lineRule="exact"/>
              <w:rPr>
                <w:bCs/>
                <w:sz w:val="22"/>
                <w:szCs w:val="22"/>
              </w:rPr>
            </w:pPr>
            <w:r w:rsidRPr="006D4469">
              <w:rPr>
                <w:bCs/>
                <w:sz w:val="22"/>
                <w:szCs w:val="22"/>
              </w:rPr>
              <w:t>60 Salem County-Owned Bridges,</w:t>
            </w:r>
            <w:r w:rsidR="00D86EF0" w:rsidRPr="006D4469">
              <w:rPr>
                <w:bCs/>
                <w:sz w:val="22"/>
                <w:szCs w:val="22"/>
              </w:rPr>
              <w:t xml:space="preserve"> </w:t>
            </w:r>
            <w:r w:rsidR="00403305" w:rsidRPr="004D35B1">
              <w:rPr>
                <w:b/>
                <w:sz w:val="22"/>
                <w:szCs w:val="22"/>
              </w:rPr>
              <w:t>NJDOT</w:t>
            </w:r>
            <w:r w:rsidR="00403305">
              <w:rPr>
                <w:b/>
                <w:sz w:val="22"/>
                <w:szCs w:val="22"/>
              </w:rPr>
              <w:t xml:space="preserve"> </w:t>
            </w:r>
            <w:r w:rsidR="00D86EF0" w:rsidRPr="006D4469">
              <w:rPr>
                <w:bCs/>
                <w:sz w:val="22"/>
                <w:szCs w:val="22"/>
              </w:rPr>
              <w:t>(</w:t>
            </w:r>
            <w:r w:rsidRPr="006D4469">
              <w:rPr>
                <w:bCs/>
                <w:sz w:val="22"/>
                <w:szCs w:val="22"/>
              </w:rPr>
              <w:t>Group 17D5, 2</w:t>
            </w:r>
            <w:r w:rsidRPr="006D4469">
              <w:rPr>
                <w:bCs/>
                <w:sz w:val="22"/>
                <w:szCs w:val="22"/>
                <w:vertAlign w:val="superscript"/>
              </w:rPr>
              <w:t>nd</w:t>
            </w:r>
            <w:r w:rsidRPr="006D4469">
              <w:rPr>
                <w:bCs/>
                <w:sz w:val="22"/>
                <w:szCs w:val="22"/>
              </w:rPr>
              <w:t xml:space="preserve"> Cycle</w:t>
            </w:r>
            <w:r w:rsidR="00D86EF0" w:rsidRPr="006D4469">
              <w:rPr>
                <w:bCs/>
                <w:sz w:val="22"/>
                <w:szCs w:val="22"/>
              </w:rPr>
              <w:t>)</w:t>
            </w:r>
            <w:r w:rsidR="004D35B1">
              <w:rPr>
                <w:bCs/>
                <w:sz w:val="22"/>
                <w:szCs w:val="22"/>
              </w:rPr>
              <w:t xml:space="preserve"> </w:t>
            </w:r>
          </w:p>
          <w:p w:rsidR="006A5C13" w:rsidRPr="006D4469" w:rsidRDefault="006A5C13" w:rsidP="001F39A1">
            <w:pPr>
              <w:pStyle w:val="Header"/>
              <w:tabs>
                <w:tab w:val="clear" w:pos="4320"/>
                <w:tab w:val="clear" w:pos="8640"/>
              </w:tabs>
              <w:spacing w:line="240" w:lineRule="exact"/>
              <w:rPr>
                <w:b/>
                <w:sz w:val="22"/>
                <w:szCs w:val="22"/>
                <w:u w:val="single"/>
              </w:rPr>
            </w:pPr>
          </w:p>
        </w:tc>
        <w:tc>
          <w:tcPr>
            <w:tcW w:w="6574" w:type="dxa"/>
            <w:tcBorders>
              <w:bottom w:val="single" w:sz="4" w:space="0" w:color="auto"/>
            </w:tcBorders>
          </w:tcPr>
          <w:p w:rsidR="005E04FF" w:rsidRDefault="006A5C13" w:rsidP="001F39A1">
            <w:pPr>
              <w:spacing w:line="240" w:lineRule="exact"/>
              <w:jc w:val="both"/>
              <w:rPr>
                <w:bCs/>
                <w:sz w:val="22"/>
                <w:szCs w:val="22"/>
              </w:rPr>
            </w:pPr>
            <w:r w:rsidRPr="006D4469">
              <w:rPr>
                <w:bCs/>
                <w:sz w:val="22"/>
                <w:szCs w:val="22"/>
              </w:rPr>
              <w:t>Supervised a team of 3 engineers</w:t>
            </w:r>
            <w:del w:id="449" w:author="Alex Rosenzweig" w:date="2025-02-28T17:05:00Z">
              <w:r w:rsidRPr="006D4469" w:rsidDel="00632390">
                <w:rPr>
                  <w:bCs/>
                  <w:sz w:val="22"/>
                  <w:szCs w:val="22"/>
                </w:rPr>
                <w:delText xml:space="preserve"> </w:delText>
              </w:r>
            </w:del>
            <w:r w:rsidRPr="006D4469">
              <w:rPr>
                <w:bCs/>
                <w:sz w:val="22"/>
                <w:szCs w:val="22"/>
              </w:rPr>
              <w:t>/</w:t>
            </w:r>
            <w:del w:id="450" w:author="Alex Rosenzweig" w:date="2025-02-28T17:05:00Z">
              <w:r w:rsidRPr="006D4469" w:rsidDel="00632390">
                <w:rPr>
                  <w:bCs/>
                  <w:sz w:val="22"/>
                  <w:szCs w:val="22"/>
                </w:rPr>
                <w:delText xml:space="preserve"> </w:delText>
              </w:r>
            </w:del>
            <w:r w:rsidRPr="006D4469">
              <w:rPr>
                <w:bCs/>
                <w:sz w:val="22"/>
                <w:szCs w:val="22"/>
              </w:rPr>
              <w:t xml:space="preserve">divers </w:t>
            </w:r>
            <w:r w:rsidRPr="00F664FB">
              <w:rPr>
                <w:b/>
                <w:color w:val="0070C0"/>
                <w:sz w:val="22"/>
                <w:szCs w:val="22"/>
              </w:rPr>
              <w:t xml:space="preserve">performing Type 2 or Type 3 underwater structural inspections, and fathometer surveys of 24 Salem County </w:t>
            </w:r>
            <w:r w:rsidR="005D40C0" w:rsidRPr="00F664FB">
              <w:rPr>
                <w:b/>
                <w:color w:val="0070C0"/>
                <w:sz w:val="22"/>
                <w:szCs w:val="22"/>
              </w:rPr>
              <w:t xml:space="preserve">NBIS </w:t>
            </w:r>
            <w:ins w:id="451" w:author="Alex Rosenzweig" w:date="2025-02-28T17:05:00Z">
              <w:r w:rsidRPr="00F664FB">
                <w:rPr>
                  <w:b/>
                  <w:color w:val="0070C0"/>
                  <w:sz w:val="22"/>
                  <w:szCs w:val="22"/>
                </w:rPr>
                <w:t>b</w:t>
              </w:r>
            </w:ins>
            <w:del w:id="452" w:author="Alex Rosenzweig" w:date="2025-02-28T17:05:00Z">
              <w:r w:rsidRPr="00F664FB" w:rsidDel="00632390">
                <w:rPr>
                  <w:b/>
                  <w:color w:val="0070C0"/>
                  <w:sz w:val="22"/>
                  <w:szCs w:val="22"/>
                </w:rPr>
                <w:delText>B</w:delText>
              </w:r>
            </w:del>
            <w:r w:rsidRPr="00F664FB">
              <w:rPr>
                <w:b/>
                <w:color w:val="0070C0"/>
                <w:sz w:val="22"/>
                <w:szCs w:val="22"/>
              </w:rPr>
              <w:t>ridges</w:t>
            </w:r>
            <w:r w:rsidRPr="006D4469">
              <w:rPr>
                <w:bCs/>
                <w:sz w:val="22"/>
                <w:szCs w:val="22"/>
              </w:rPr>
              <w:t xml:space="preserve"> in accordance with NBIS, FHWA, NJTA, NJDOT, and OSHA standards. Responsibilities included organizing and scheduling inspections, performing the inspection</w:t>
            </w:r>
            <w:ins w:id="453" w:author="Alex Rosenzweig" w:date="2025-02-28T17:05:00Z">
              <w:r w:rsidRPr="006D4469">
                <w:rPr>
                  <w:bCs/>
                  <w:sz w:val="22"/>
                  <w:szCs w:val="22"/>
                </w:rPr>
                <w:t>s</w:t>
              </w:r>
            </w:ins>
            <w:r w:rsidRPr="006D4469">
              <w:rPr>
                <w:bCs/>
                <w:sz w:val="22"/>
                <w:szCs w:val="22"/>
              </w:rPr>
              <w:t>, collecting field data, structural evaluations, preparing inspection reports, including CAD drawings, repair recommendations</w:t>
            </w:r>
            <w:ins w:id="454" w:author="Alex Rosenzweig" w:date="2025-02-28T17:05:00Z">
              <w:r w:rsidRPr="006D4469">
                <w:rPr>
                  <w:bCs/>
                  <w:sz w:val="22"/>
                  <w:szCs w:val="22"/>
                </w:rPr>
                <w:t>,</w:t>
              </w:r>
            </w:ins>
            <w:r w:rsidRPr="006D4469">
              <w:rPr>
                <w:bCs/>
                <w:sz w:val="22"/>
                <w:szCs w:val="22"/>
              </w:rPr>
              <w:t xml:space="preserve"> and structural condition ratings</w:t>
            </w:r>
            <w:r w:rsidRPr="006D4469">
              <w:rPr>
                <w:rFonts w:ascii="Arial" w:hAnsi="Arial" w:cs="Arial"/>
                <w:b/>
                <w:sz w:val="22"/>
                <w:szCs w:val="22"/>
              </w:rPr>
              <w:t xml:space="preserve"> </w:t>
            </w:r>
            <w:r w:rsidRPr="006D4469">
              <w:rPr>
                <w:bCs/>
                <w:sz w:val="22"/>
                <w:szCs w:val="22"/>
              </w:rPr>
              <w:t>in</w:t>
            </w:r>
            <w:r w:rsidRPr="006D4469">
              <w:rPr>
                <w:rFonts w:ascii="Arial" w:hAnsi="Arial" w:cs="Arial"/>
                <w:bCs/>
                <w:sz w:val="22"/>
                <w:szCs w:val="22"/>
              </w:rPr>
              <w:t xml:space="preserve"> </w:t>
            </w:r>
            <w:r w:rsidRPr="006D4469">
              <w:rPr>
                <w:bCs/>
                <w:sz w:val="22"/>
                <w:szCs w:val="22"/>
              </w:rPr>
              <w:t>acco</w:t>
            </w:r>
            <w:r w:rsidRPr="006D4469">
              <w:rPr>
                <w:bCs/>
                <w:sz w:val="22"/>
                <w:szCs w:val="22"/>
              </w:rPr>
              <w:t>r</w:t>
            </w:r>
            <w:r w:rsidRPr="006D4469">
              <w:rPr>
                <w:bCs/>
                <w:sz w:val="22"/>
                <w:szCs w:val="22"/>
              </w:rPr>
              <w:t xml:space="preserve">dance with the NJDOT </w:t>
            </w:r>
            <w:r w:rsidRPr="006D4469">
              <w:rPr>
                <w:bCs/>
                <w:i/>
                <w:iCs/>
                <w:sz w:val="22"/>
                <w:szCs w:val="22"/>
              </w:rPr>
              <w:t>Underwater Inspection and Evaluation of New Jersey Bridges Guidelines Manual</w:t>
            </w:r>
            <w:r w:rsidRPr="006D4469">
              <w:rPr>
                <w:bCs/>
                <w:sz w:val="22"/>
                <w:szCs w:val="22"/>
              </w:rPr>
              <w:t>, June 1994, Rev. June 1997 &amp; May 2008.</w:t>
            </w:r>
          </w:p>
          <w:p w:rsidR="007C1CB6" w:rsidRPr="006D4469" w:rsidDel="00D86EF0" w:rsidRDefault="007C1CB6" w:rsidP="001F39A1">
            <w:pPr>
              <w:spacing w:line="240" w:lineRule="exact"/>
              <w:jc w:val="both"/>
              <w:rPr>
                <w:del w:id="455" w:author="Margret Thomas" w:date="2025-03-04T11:39:00Z"/>
                <w:bCs/>
                <w:sz w:val="22"/>
                <w:szCs w:val="22"/>
              </w:rPr>
            </w:pPr>
          </w:p>
          <w:p w:rsidR="006A5C13" w:rsidRPr="006D4469" w:rsidRDefault="006A5C13" w:rsidP="001F39A1">
            <w:pPr>
              <w:spacing w:line="240" w:lineRule="exact"/>
              <w:jc w:val="both"/>
              <w:rPr>
                <w:sz w:val="22"/>
                <w:szCs w:val="22"/>
              </w:rPr>
            </w:pPr>
          </w:p>
        </w:tc>
      </w:tr>
      <w:tr w:rsidR="00581DEC" w:rsidTr="007C1CB6">
        <w:trPr>
          <w:trHeight w:val="20"/>
        </w:trPr>
        <w:tc>
          <w:tcPr>
            <w:tcW w:w="990" w:type="dxa"/>
            <w:tcBorders>
              <w:top w:val="single" w:sz="4" w:space="0" w:color="auto"/>
              <w:bottom w:val="single" w:sz="4" w:space="0" w:color="auto"/>
            </w:tcBorders>
          </w:tcPr>
          <w:p w:rsidR="006A5C13" w:rsidRPr="006D4469" w:rsidRDefault="006A5C13" w:rsidP="001F39A1">
            <w:pPr>
              <w:spacing w:line="240" w:lineRule="exact"/>
              <w:jc w:val="center"/>
              <w:rPr>
                <w:bCs/>
                <w:sz w:val="22"/>
                <w:szCs w:val="22"/>
              </w:rPr>
            </w:pPr>
            <w:r w:rsidRPr="006D4469">
              <w:rPr>
                <w:bCs/>
                <w:sz w:val="22"/>
                <w:szCs w:val="22"/>
              </w:rPr>
              <w:t>2017</w:t>
            </w:r>
          </w:p>
        </w:tc>
        <w:tc>
          <w:tcPr>
            <w:tcW w:w="990" w:type="dxa"/>
            <w:tcBorders>
              <w:top w:val="single" w:sz="4" w:space="0" w:color="auto"/>
              <w:bottom w:val="single" w:sz="4" w:space="0" w:color="auto"/>
            </w:tcBorders>
          </w:tcPr>
          <w:p w:rsidR="006A5C13" w:rsidRPr="006D4469" w:rsidRDefault="006A5C13" w:rsidP="001F39A1">
            <w:pPr>
              <w:spacing w:line="240" w:lineRule="exact"/>
              <w:jc w:val="center"/>
              <w:rPr>
                <w:bCs/>
                <w:sz w:val="22"/>
                <w:szCs w:val="22"/>
              </w:rPr>
            </w:pPr>
            <w:r w:rsidRPr="006D4469">
              <w:rPr>
                <w:bCs/>
                <w:sz w:val="22"/>
                <w:szCs w:val="22"/>
              </w:rPr>
              <w:t>2</w:t>
            </w:r>
          </w:p>
        </w:tc>
        <w:tc>
          <w:tcPr>
            <w:tcW w:w="1530" w:type="dxa"/>
            <w:tcBorders>
              <w:top w:val="single" w:sz="4" w:space="0" w:color="auto"/>
              <w:bottom w:val="single" w:sz="4" w:space="0" w:color="auto"/>
            </w:tcBorders>
          </w:tcPr>
          <w:p w:rsidR="006A5C13" w:rsidRPr="006D4469" w:rsidRDefault="006A5C13" w:rsidP="001F39A1">
            <w:pPr>
              <w:spacing w:line="240" w:lineRule="exact"/>
              <w:jc w:val="center"/>
              <w:rPr>
                <w:bCs/>
                <w:sz w:val="22"/>
                <w:szCs w:val="22"/>
              </w:rPr>
            </w:pPr>
            <w:r w:rsidRPr="006D4469">
              <w:rPr>
                <w:bCs/>
                <w:sz w:val="22"/>
                <w:szCs w:val="22"/>
              </w:rPr>
              <w:t xml:space="preserve">Team Leader </w:t>
            </w:r>
          </w:p>
        </w:tc>
        <w:tc>
          <w:tcPr>
            <w:tcW w:w="3870" w:type="dxa"/>
            <w:tcBorders>
              <w:top w:val="single" w:sz="4" w:space="0" w:color="auto"/>
              <w:bottom w:val="single" w:sz="4" w:space="0" w:color="auto"/>
            </w:tcBorders>
          </w:tcPr>
          <w:p w:rsidR="006A5C13" w:rsidRPr="00AA77C5" w:rsidRDefault="006A5C13" w:rsidP="001F39A1">
            <w:pPr>
              <w:pStyle w:val="Header"/>
              <w:tabs>
                <w:tab w:val="clear" w:pos="4320"/>
                <w:tab w:val="clear" w:pos="8640"/>
              </w:tabs>
              <w:spacing w:line="240" w:lineRule="exact"/>
              <w:rPr>
                <w:bCs/>
                <w:sz w:val="22"/>
                <w:szCs w:val="22"/>
              </w:rPr>
            </w:pPr>
            <w:r w:rsidRPr="006D4469">
              <w:rPr>
                <w:bCs/>
                <w:sz w:val="22"/>
                <w:szCs w:val="22"/>
              </w:rPr>
              <w:t>17 State-Owned Complex/Movable Bridges,</w:t>
            </w:r>
            <w:r w:rsidR="00D86EF0" w:rsidRPr="006D4469">
              <w:rPr>
                <w:bCs/>
                <w:sz w:val="22"/>
                <w:szCs w:val="22"/>
              </w:rPr>
              <w:t xml:space="preserve"> </w:t>
            </w:r>
            <w:r w:rsidR="00403305" w:rsidRPr="004D35B1">
              <w:rPr>
                <w:b/>
                <w:sz w:val="22"/>
                <w:szCs w:val="22"/>
              </w:rPr>
              <w:t>NJDOT</w:t>
            </w:r>
            <w:r w:rsidR="00403305">
              <w:rPr>
                <w:b/>
                <w:sz w:val="22"/>
                <w:szCs w:val="22"/>
              </w:rPr>
              <w:t xml:space="preserve"> </w:t>
            </w:r>
            <w:r w:rsidR="00D86EF0" w:rsidRPr="00AA77C5">
              <w:rPr>
                <w:bCs/>
                <w:sz w:val="22"/>
                <w:szCs w:val="22"/>
              </w:rPr>
              <w:t>(</w:t>
            </w:r>
            <w:r w:rsidRPr="00AA77C5">
              <w:rPr>
                <w:bCs/>
                <w:sz w:val="22"/>
                <w:szCs w:val="22"/>
              </w:rPr>
              <w:t>Group M17A, 1</w:t>
            </w:r>
            <w:r w:rsidRPr="00AA77C5">
              <w:rPr>
                <w:bCs/>
                <w:sz w:val="22"/>
                <w:szCs w:val="22"/>
                <w:vertAlign w:val="superscript"/>
              </w:rPr>
              <w:t>st</w:t>
            </w:r>
            <w:r w:rsidRPr="00AA77C5">
              <w:rPr>
                <w:bCs/>
                <w:sz w:val="22"/>
                <w:szCs w:val="22"/>
              </w:rPr>
              <w:t xml:space="preserve"> Cycle</w:t>
            </w:r>
            <w:r w:rsidR="00D86EF0" w:rsidRPr="00AA77C5">
              <w:rPr>
                <w:bCs/>
                <w:sz w:val="22"/>
                <w:szCs w:val="22"/>
              </w:rPr>
              <w:t>)</w:t>
            </w:r>
            <w:r w:rsidR="004D35B1">
              <w:rPr>
                <w:bCs/>
                <w:sz w:val="22"/>
                <w:szCs w:val="22"/>
              </w:rPr>
              <w:t xml:space="preserve"> </w:t>
            </w:r>
          </w:p>
          <w:p w:rsidR="006A5C13" w:rsidRPr="00AA77C5" w:rsidRDefault="006A5C13" w:rsidP="001F39A1">
            <w:pPr>
              <w:pStyle w:val="Header"/>
              <w:tabs>
                <w:tab w:val="clear" w:pos="4320"/>
                <w:tab w:val="clear" w:pos="8640"/>
              </w:tabs>
              <w:spacing w:line="240" w:lineRule="exact"/>
              <w:rPr>
                <w:b/>
                <w:sz w:val="22"/>
                <w:szCs w:val="22"/>
                <w:u w:val="single"/>
              </w:rPr>
            </w:pPr>
          </w:p>
        </w:tc>
        <w:tc>
          <w:tcPr>
            <w:tcW w:w="6574" w:type="dxa"/>
            <w:tcBorders>
              <w:top w:val="single" w:sz="4" w:space="0" w:color="auto"/>
              <w:bottom w:val="single" w:sz="4" w:space="0" w:color="auto"/>
            </w:tcBorders>
          </w:tcPr>
          <w:p w:rsidR="007C1CB6" w:rsidDel="00513840" w:rsidRDefault="006A5C13" w:rsidP="001F39A1">
            <w:pPr>
              <w:spacing w:line="240" w:lineRule="exact"/>
              <w:jc w:val="both"/>
              <w:rPr>
                <w:del w:id="456" w:author="Margret Thomas" w:date="2025-03-04T11:40:00Z"/>
                <w:bCs/>
                <w:sz w:val="22"/>
                <w:szCs w:val="22"/>
              </w:rPr>
            </w:pPr>
            <w:r w:rsidRPr="00AA77C5">
              <w:rPr>
                <w:bCs/>
                <w:sz w:val="22"/>
                <w:szCs w:val="22"/>
              </w:rPr>
              <w:t>Supervised a team of 3 engineers</w:t>
            </w:r>
            <w:del w:id="457" w:author="Alex Rosenzweig" w:date="2025-02-28T17:07:00Z">
              <w:r w:rsidRPr="00AA77C5" w:rsidDel="00632390">
                <w:rPr>
                  <w:bCs/>
                  <w:sz w:val="22"/>
                  <w:szCs w:val="22"/>
                </w:rPr>
                <w:delText xml:space="preserve"> </w:delText>
              </w:r>
            </w:del>
            <w:r w:rsidRPr="00AA77C5">
              <w:rPr>
                <w:bCs/>
                <w:sz w:val="22"/>
                <w:szCs w:val="22"/>
              </w:rPr>
              <w:t>/</w:t>
            </w:r>
            <w:del w:id="458" w:author="Alex Rosenzweig" w:date="2025-02-28T17:07:00Z">
              <w:r w:rsidRPr="00AA77C5" w:rsidDel="00632390">
                <w:rPr>
                  <w:bCs/>
                  <w:sz w:val="22"/>
                  <w:szCs w:val="22"/>
                </w:rPr>
                <w:delText xml:space="preserve"> </w:delText>
              </w:r>
            </w:del>
            <w:r w:rsidRPr="00AA77C5">
              <w:rPr>
                <w:bCs/>
                <w:sz w:val="22"/>
                <w:szCs w:val="22"/>
              </w:rPr>
              <w:t>divers</w:t>
            </w:r>
            <w:r w:rsidRPr="00AA77C5">
              <w:rPr>
                <w:bCs/>
                <w:color w:val="0070C0"/>
                <w:sz w:val="22"/>
                <w:szCs w:val="22"/>
              </w:rPr>
              <w:t xml:space="preserve"> </w:t>
            </w:r>
            <w:r w:rsidRPr="00F664FB">
              <w:rPr>
                <w:b/>
                <w:color w:val="0070C0"/>
                <w:sz w:val="22"/>
                <w:szCs w:val="22"/>
              </w:rPr>
              <w:t xml:space="preserve">performing Type 2 or Type 3 underwater structural inspections, and fathometer surveys of 6 NJDOT </w:t>
            </w:r>
            <w:ins w:id="459" w:author="Alex Rosenzweig" w:date="2025-02-28T17:07:00Z">
              <w:r w:rsidRPr="00F664FB">
                <w:rPr>
                  <w:b/>
                  <w:color w:val="0070C0"/>
                  <w:sz w:val="22"/>
                  <w:szCs w:val="22"/>
                </w:rPr>
                <w:t>c</w:t>
              </w:r>
            </w:ins>
            <w:del w:id="460" w:author="Alex Rosenzweig" w:date="2025-02-28T17:07:00Z">
              <w:r w:rsidRPr="00F664FB" w:rsidDel="00632390">
                <w:rPr>
                  <w:b/>
                  <w:color w:val="0070C0"/>
                  <w:sz w:val="22"/>
                  <w:szCs w:val="22"/>
                </w:rPr>
                <w:delText>C</w:delText>
              </w:r>
            </w:del>
            <w:r w:rsidRPr="00F664FB">
              <w:rPr>
                <w:b/>
                <w:color w:val="0070C0"/>
                <w:sz w:val="22"/>
                <w:szCs w:val="22"/>
              </w:rPr>
              <w:t>omplex/</w:t>
            </w:r>
            <w:ins w:id="461" w:author="Alex Rosenzweig" w:date="2025-02-28T17:07:00Z">
              <w:r w:rsidRPr="00F664FB">
                <w:rPr>
                  <w:b/>
                  <w:color w:val="0070C0"/>
                  <w:sz w:val="22"/>
                  <w:szCs w:val="22"/>
                </w:rPr>
                <w:t>m</w:t>
              </w:r>
            </w:ins>
            <w:del w:id="462" w:author="Alex Rosenzweig" w:date="2025-02-28T17:07:00Z">
              <w:r w:rsidRPr="00F664FB" w:rsidDel="00632390">
                <w:rPr>
                  <w:b/>
                  <w:color w:val="0070C0"/>
                  <w:sz w:val="22"/>
                  <w:szCs w:val="22"/>
                </w:rPr>
                <w:delText>M</w:delText>
              </w:r>
            </w:del>
            <w:r w:rsidRPr="00F664FB">
              <w:rPr>
                <w:b/>
                <w:color w:val="0070C0"/>
                <w:sz w:val="22"/>
                <w:szCs w:val="22"/>
              </w:rPr>
              <w:t xml:space="preserve">ovable </w:t>
            </w:r>
            <w:r w:rsidR="005D40C0" w:rsidRPr="00F664FB">
              <w:rPr>
                <w:b/>
                <w:color w:val="0070C0"/>
                <w:sz w:val="22"/>
                <w:szCs w:val="22"/>
              </w:rPr>
              <w:t xml:space="preserve">NBIS </w:t>
            </w:r>
            <w:ins w:id="463" w:author="Alex Rosenzweig" w:date="2025-02-28T17:07:00Z">
              <w:r w:rsidRPr="00F664FB">
                <w:rPr>
                  <w:b/>
                  <w:color w:val="0070C0"/>
                  <w:sz w:val="22"/>
                  <w:szCs w:val="22"/>
                </w:rPr>
                <w:t>b</w:t>
              </w:r>
            </w:ins>
            <w:del w:id="464" w:author="Alex Rosenzweig" w:date="2025-02-28T17:07:00Z">
              <w:r w:rsidRPr="00F664FB" w:rsidDel="00632390">
                <w:rPr>
                  <w:b/>
                  <w:color w:val="0070C0"/>
                  <w:sz w:val="22"/>
                  <w:szCs w:val="22"/>
                </w:rPr>
                <w:delText>B</w:delText>
              </w:r>
            </w:del>
            <w:r w:rsidRPr="00F664FB">
              <w:rPr>
                <w:b/>
                <w:color w:val="0070C0"/>
                <w:sz w:val="22"/>
                <w:szCs w:val="22"/>
              </w:rPr>
              <w:t>ridges</w:t>
            </w:r>
            <w:r w:rsidRPr="00AA77C5">
              <w:rPr>
                <w:bCs/>
                <w:sz w:val="22"/>
                <w:szCs w:val="22"/>
              </w:rPr>
              <w:t xml:space="preserve"> in accordance with NBIS, FHWA, NJDOT, and OSHA standards. Responsibilities included organizing and scheduling inspections, performing the inspection</w:t>
            </w:r>
            <w:ins w:id="465" w:author="Alex Rosenzweig" w:date="2025-02-28T17:07:00Z">
              <w:r w:rsidRPr="00AA77C5">
                <w:rPr>
                  <w:bCs/>
                  <w:sz w:val="22"/>
                  <w:szCs w:val="22"/>
                </w:rPr>
                <w:t>s</w:t>
              </w:r>
            </w:ins>
            <w:r w:rsidRPr="00AA77C5">
              <w:rPr>
                <w:bCs/>
                <w:sz w:val="22"/>
                <w:szCs w:val="22"/>
              </w:rPr>
              <w:t>, collecting field data, structural evaluations, preparing inspection reports, including CAD drawings, repair recommendations</w:t>
            </w:r>
            <w:ins w:id="466" w:author="Alex Rosenzweig" w:date="2025-02-28T17:07:00Z">
              <w:r w:rsidRPr="00AA77C5">
                <w:rPr>
                  <w:bCs/>
                  <w:sz w:val="22"/>
                  <w:szCs w:val="22"/>
                </w:rPr>
                <w:t>,</w:t>
              </w:r>
            </w:ins>
            <w:r w:rsidRPr="00AA77C5">
              <w:rPr>
                <w:bCs/>
                <w:sz w:val="22"/>
                <w:szCs w:val="22"/>
              </w:rPr>
              <w:t xml:space="preserve"> and structural condition ratings</w:t>
            </w:r>
            <w:r w:rsidRPr="00AA77C5">
              <w:rPr>
                <w:rFonts w:ascii="Arial" w:hAnsi="Arial" w:cs="Arial"/>
                <w:b/>
                <w:sz w:val="22"/>
                <w:szCs w:val="22"/>
              </w:rPr>
              <w:t xml:space="preserve"> </w:t>
            </w:r>
            <w:r w:rsidRPr="00AA77C5">
              <w:rPr>
                <w:bCs/>
                <w:sz w:val="22"/>
                <w:szCs w:val="22"/>
              </w:rPr>
              <w:t>in</w:t>
            </w:r>
            <w:r w:rsidRPr="00AA77C5">
              <w:rPr>
                <w:rFonts w:ascii="Arial" w:hAnsi="Arial" w:cs="Arial"/>
                <w:bCs/>
                <w:sz w:val="22"/>
                <w:szCs w:val="22"/>
              </w:rPr>
              <w:t xml:space="preserve"> </w:t>
            </w:r>
            <w:r w:rsidRPr="00AA77C5">
              <w:rPr>
                <w:bCs/>
                <w:sz w:val="22"/>
                <w:szCs w:val="22"/>
              </w:rPr>
              <w:t>acco</w:t>
            </w:r>
            <w:r w:rsidRPr="00AA77C5">
              <w:rPr>
                <w:bCs/>
                <w:sz w:val="22"/>
                <w:szCs w:val="22"/>
              </w:rPr>
              <w:t>r</w:t>
            </w:r>
            <w:r w:rsidRPr="00AA77C5">
              <w:rPr>
                <w:bCs/>
                <w:sz w:val="22"/>
                <w:szCs w:val="22"/>
              </w:rPr>
              <w:t xml:space="preserve">dance with the NJDOT </w:t>
            </w:r>
            <w:r w:rsidRPr="00AA77C5">
              <w:rPr>
                <w:bCs/>
                <w:i/>
                <w:iCs/>
                <w:sz w:val="22"/>
                <w:szCs w:val="22"/>
              </w:rPr>
              <w:t>Underwater Inspection and Evaluation of New Jersey Bridges Guidelines Manual</w:t>
            </w:r>
            <w:ins w:id="467" w:author="Alex Rosenzweig" w:date="2025-02-28T17:07:00Z">
              <w:r w:rsidRPr="00AA77C5">
                <w:rPr>
                  <w:bCs/>
                  <w:sz w:val="22"/>
                  <w:szCs w:val="22"/>
                </w:rPr>
                <w:t>,</w:t>
              </w:r>
            </w:ins>
            <w:r w:rsidRPr="00AA77C5">
              <w:rPr>
                <w:bCs/>
                <w:sz w:val="22"/>
                <w:szCs w:val="22"/>
              </w:rPr>
              <w:t xml:space="preserve"> June 1994</w:t>
            </w:r>
            <w:ins w:id="468" w:author="Alex Rosenzweig" w:date="2025-02-28T17:07:00Z">
              <w:r w:rsidRPr="00AA77C5">
                <w:rPr>
                  <w:bCs/>
                  <w:sz w:val="22"/>
                  <w:szCs w:val="22"/>
                </w:rPr>
                <w:t>,</w:t>
              </w:r>
            </w:ins>
            <w:r w:rsidRPr="00AA77C5">
              <w:rPr>
                <w:bCs/>
                <w:sz w:val="22"/>
                <w:szCs w:val="22"/>
              </w:rPr>
              <w:t xml:space="preserve"> Rev. June 1997 &amp; May 2008.</w:t>
            </w:r>
          </w:p>
          <w:p w:rsidR="006A5C13" w:rsidRPr="00AA77C5" w:rsidRDefault="006A5C13" w:rsidP="001F39A1">
            <w:pPr>
              <w:spacing w:line="240" w:lineRule="exact"/>
              <w:jc w:val="both"/>
              <w:rPr>
                <w:sz w:val="22"/>
                <w:szCs w:val="22"/>
              </w:rPr>
            </w:pPr>
          </w:p>
        </w:tc>
      </w:tr>
      <w:tr w:rsidR="007C1CB6" w:rsidTr="007C1CB6">
        <w:trPr>
          <w:trHeight w:val="20"/>
        </w:trPr>
        <w:tc>
          <w:tcPr>
            <w:tcW w:w="990" w:type="dxa"/>
            <w:tcBorders>
              <w:top w:val="single" w:sz="4" w:space="0" w:color="auto"/>
              <w:left w:val="nil"/>
              <w:bottom w:val="nil"/>
              <w:right w:val="nil"/>
            </w:tcBorders>
          </w:tcPr>
          <w:p w:rsidR="007C1CB6" w:rsidRDefault="007C1CB6" w:rsidP="001F39A1">
            <w:pPr>
              <w:spacing w:line="240" w:lineRule="exact"/>
              <w:jc w:val="center"/>
              <w:rPr>
                <w:bCs/>
                <w:sz w:val="22"/>
                <w:szCs w:val="22"/>
              </w:rPr>
            </w:pPr>
          </w:p>
          <w:p w:rsidR="007C1CB6" w:rsidRDefault="007C1CB6" w:rsidP="001F39A1">
            <w:pPr>
              <w:spacing w:line="240" w:lineRule="exact"/>
              <w:jc w:val="center"/>
              <w:rPr>
                <w:bCs/>
                <w:sz w:val="22"/>
                <w:szCs w:val="22"/>
              </w:rPr>
            </w:pPr>
          </w:p>
          <w:p w:rsidR="007C1CB6" w:rsidRDefault="007C1CB6" w:rsidP="001F39A1">
            <w:pPr>
              <w:spacing w:line="240" w:lineRule="exact"/>
              <w:jc w:val="center"/>
              <w:rPr>
                <w:bCs/>
                <w:sz w:val="22"/>
                <w:szCs w:val="22"/>
              </w:rPr>
            </w:pPr>
          </w:p>
          <w:p w:rsidR="007C1CB6" w:rsidRDefault="007C1CB6" w:rsidP="001F39A1">
            <w:pPr>
              <w:spacing w:line="240" w:lineRule="exact"/>
              <w:jc w:val="center"/>
              <w:rPr>
                <w:bCs/>
                <w:sz w:val="22"/>
                <w:szCs w:val="22"/>
              </w:rPr>
            </w:pPr>
          </w:p>
          <w:p w:rsidR="007C1CB6" w:rsidRPr="00AA77C5" w:rsidRDefault="007C1CB6" w:rsidP="001F39A1">
            <w:pPr>
              <w:spacing w:line="240" w:lineRule="exact"/>
              <w:jc w:val="center"/>
              <w:rPr>
                <w:bCs/>
                <w:sz w:val="22"/>
                <w:szCs w:val="22"/>
              </w:rPr>
            </w:pPr>
          </w:p>
        </w:tc>
        <w:tc>
          <w:tcPr>
            <w:tcW w:w="990" w:type="dxa"/>
            <w:tcBorders>
              <w:top w:val="single" w:sz="4" w:space="0" w:color="auto"/>
              <w:left w:val="nil"/>
              <w:bottom w:val="nil"/>
              <w:right w:val="nil"/>
            </w:tcBorders>
          </w:tcPr>
          <w:p w:rsidR="007C1CB6" w:rsidRDefault="007C1CB6" w:rsidP="001F39A1">
            <w:pPr>
              <w:spacing w:line="240" w:lineRule="exact"/>
              <w:jc w:val="center"/>
              <w:rPr>
                <w:bCs/>
                <w:sz w:val="22"/>
                <w:szCs w:val="22"/>
              </w:rPr>
            </w:pPr>
          </w:p>
        </w:tc>
        <w:tc>
          <w:tcPr>
            <w:tcW w:w="1530" w:type="dxa"/>
            <w:tcBorders>
              <w:top w:val="single" w:sz="4" w:space="0" w:color="auto"/>
              <w:left w:val="nil"/>
              <w:bottom w:val="nil"/>
              <w:right w:val="nil"/>
            </w:tcBorders>
          </w:tcPr>
          <w:p w:rsidR="007C1CB6" w:rsidRPr="00AA77C5" w:rsidRDefault="007C1CB6" w:rsidP="001F39A1">
            <w:pPr>
              <w:spacing w:line="240" w:lineRule="exact"/>
              <w:jc w:val="center"/>
              <w:rPr>
                <w:bCs/>
                <w:sz w:val="22"/>
                <w:szCs w:val="22"/>
              </w:rPr>
            </w:pPr>
          </w:p>
        </w:tc>
        <w:tc>
          <w:tcPr>
            <w:tcW w:w="3870" w:type="dxa"/>
            <w:tcBorders>
              <w:top w:val="single" w:sz="4" w:space="0" w:color="auto"/>
              <w:left w:val="nil"/>
              <w:bottom w:val="nil"/>
              <w:right w:val="nil"/>
            </w:tcBorders>
          </w:tcPr>
          <w:p w:rsidR="007C1CB6" w:rsidRDefault="007C1CB6" w:rsidP="001F39A1">
            <w:pPr>
              <w:pStyle w:val="Header"/>
              <w:tabs>
                <w:tab w:val="clear" w:pos="4320"/>
                <w:tab w:val="clear" w:pos="8640"/>
              </w:tabs>
              <w:spacing w:line="240" w:lineRule="exact"/>
              <w:rPr>
                <w:bCs/>
                <w:sz w:val="22"/>
                <w:szCs w:val="22"/>
              </w:rPr>
            </w:pPr>
          </w:p>
        </w:tc>
        <w:tc>
          <w:tcPr>
            <w:tcW w:w="6574" w:type="dxa"/>
            <w:tcBorders>
              <w:top w:val="single" w:sz="4" w:space="0" w:color="auto"/>
              <w:left w:val="nil"/>
              <w:bottom w:val="nil"/>
              <w:right w:val="nil"/>
            </w:tcBorders>
          </w:tcPr>
          <w:p w:rsidR="007C1CB6" w:rsidRPr="00AA77C5" w:rsidRDefault="007C1CB6" w:rsidP="001F39A1">
            <w:pPr>
              <w:spacing w:line="240" w:lineRule="exact"/>
              <w:jc w:val="both"/>
              <w:rPr>
                <w:bCs/>
                <w:sz w:val="22"/>
                <w:szCs w:val="22"/>
              </w:rPr>
            </w:pPr>
          </w:p>
        </w:tc>
      </w:tr>
      <w:tr w:rsidR="00FA0712" w:rsidTr="007C1CB6">
        <w:trPr>
          <w:trHeight w:val="20"/>
        </w:trPr>
        <w:tc>
          <w:tcPr>
            <w:tcW w:w="990" w:type="dxa"/>
            <w:tcBorders>
              <w:top w:val="nil"/>
              <w:bottom w:val="single" w:sz="4" w:space="0" w:color="auto"/>
            </w:tcBorders>
          </w:tcPr>
          <w:p w:rsidR="00FA0712" w:rsidRPr="004418AA" w:rsidRDefault="00FA0712" w:rsidP="001F39A1">
            <w:pPr>
              <w:spacing w:line="240" w:lineRule="exact"/>
              <w:jc w:val="center"/>
              <w:rPr>
                <w:bCs/>
                <w:sz w:val="22"/>
                <w:szCs w:val="22"/>
              </w:rPr>
            </w:pPr>
            <w:r w:rsidRPr="00AA77C5">
              <w:rPr>
                <w:bCs/>
                <w:sz w:val="22"/>
                <w:szCs w:val="22"/>
              </w:rPr>
              <w:t>20</w:t>
            </w:r>
            <w:r>
              <w:rPr>
                <w:bCs/>
                <w:sz w:val="22"/>
                <w:szCs w:val="22"/>
              </w:rPr>
              <w:t>16</w:t>
            </w:r>
          </w:p>
        </w:tc>
        <w:tc>
          <w:tcPr>
            <w:tcW w:w="990" w:type="dxa"/>
            <w:tcBorders>
              <w:top w:val="nil"/>
              <w:bottom w:val="single" w:sz="4" w:space="0" w:color="auto"/>
            </w:tcBorders>
          </w:tcPr>
          <w:p w:rsidR="00FA0712" w:rsidRPr="004418AA" w:rsidRDefault="00FA0712" w:rsidP="001F39A1">
            <w:pPr>
              <w:spacing w:line="240" w:lineRule="exact"/>
              <w:jc w:val="center"/>
              <w:rPr>
                <w:bCs/>
                <w:sz w:val="22"/>
                <w:szCs w:val="22"/>
              </w:rPr>
            </w:pPr>
            <w:r>
              <w:rPr>
                <w:bCs/>
                <w:sz w:val="22"/>
                <w:szCs w:val="22"/>
              </w:rPr>
              <w:t>1</w:t>
            </w:r>
            <w:r w:rsidRPr="00AA77C5">
              <w:rPr>
                <w:bCs/>
                <w:sz w:val="22"/>
                <w:szCs w:val="22"/>
              </w:rPr>
              <w:t>2</w:t>
            </w:r>
          </w:p>
        </w:tc>
        <w:tc>
          <w:tcPr>
            <w:tcW w:w="1530" w:type="dxa"/>
            <w:tcBorders>
              <w:top w:val="nil"/>
              <w:bottom w:val="single" w:sz="4" w:space="0" w:color="auto"/>
            </w:tcBorders>
          </w:tcPr>
          <w:p w:rsidR="00FA0712" w:rsidRPr="004418AA" w:rsidRDefault="00FA0712" w:rsidP="001F39A1">
            <w:pPr>
              <w:spacing w:line="240" w:lineRule="exact"/>
              <w:jc w:val="center"/>
              <w:rPr>
                <w:bCs/>
                <w:sz w:val="22"/>
                <w:szCs w:val="22"/>
              </w:rPr>
            </w:pPr>
            <w:r w:rsidRPr="00AA77C5">
              <w:rPr>
                <w:bCs/>
                <w:sz w:val="22"/>
                <w:szCs w:val="22"/>
              </w:rPr>
              <w:t xml:space="preserve">Team Leader </w:t>
            </w:r>
          </w:p>
        </w:tc>
        <w:tc>
          <w:tcPr>
            <w:tcW w:w="3870" w:type="dxa"/>
            <w:tcBorders>
              <w:top w:val="nil"/>
              <w:bottom w:val="single" w:sz="4" w:space="0" w:color="auto"/>
            </w:tcBorders>
          </w:tcPr>
          <w:p w:rsidR="00FA0712" w:rsidRPr="004418AA" w:rsidRDefault="00FA0712" w:rsidP="001F39A1">
            <w:pPr>
              <w:pStyle w:val="Header"/>
              <w:tabs>
                <w:tab w:val="clear" w:pos="4320"/>
                <w:tab w:val="clear" w:pos="8640"/>
              </w:tabs>
              <w:spacing w:line="240" w:lineRule="exact"/>
              <w:rPr>
                <w:bCs/>
                <w:sz w:val="22"/>
                <w:szCs w:val="22"/>
              </w:rPr>
            </w:pPr>
            <w:r>
              <w:rPr>
                <w:bCs/>
                <w:sz w:val="22"/>
                <w:szCs w:val="22"/>
              </w:rPr>
              <w:t>40 State Owned</w:t>
            </w:r>
            <w:del w:id="469" w:author="Alex Rosenzweig" w:date="2025-02-28T11:32:00Z">
              <w:r w:rsidRPr="00A27AE1" w:rsidDel="00E458AB">
                <w:rPr>
                  <w:bCs/>
                  <w:sz w:val="22"/>
                  <w:szCs w:val="22"/>
                  <w:rPrChange w:id="470" w:author="Margret Thomas" w:date="2025-03-04T11:44:00Z">
                    <w:rPr>
                      <w:b/>
                      <w:sz w:val="24"/>
                    </w:rPr>
                  </w:rPrChange>
                </w:rPr>
                <w:delText xml:space="preserve"> </w:delText>
              </w:r>
            </w:del>
            <w:r w:rsidRPr="00A27AE1">
              <w:rPr>
                <w:bCs/>
                <w:sz w:val="22"/>
                <w:szCs w:val="22"/>
                <w:rPrChange w:id="471" w:author="Margret Thomas" w:date="2025-03-04T11:44:00Z">
                  <w:rPr>
                    <w:b/>
                    <w:sz w:val="24"/>
                  </w:rPr>
                </w:rPrChange>
              </w:rPr>
              <w:t xml:space="preserve"> </w:t>
            </w:r>
            <w:r>
              <w:rPr>
                <w:bCs/>
                <w:sz w:val="22"/>
                <w:szCs w:val="22"/>
              </w:rPr>
              <w:t>In-House</w:t>
            </w:r>
            <w:r w:rsidRPr="00AA77C5">
              <w:rPr>
                <w:bCs/>
                <w:sz w:val="22"/>
                <w:szCs w:val="22"/>
              </w:rPr>
              <w:t xml:space="preserve"> Bridges Located throughout New Jersey, </w:t>
            </w:r>
            <w:r w:rsidR="00403305" w:rsidRPr="004D35B1">
              <w:rPr>
                <w:b/>
                <w:sz w:val="22"/>
                <w:szCs w:val="22"/>
              </w:rPr>
              <w:t>NJDOT</w:t>
            </w:r>
            <w:r w:rsidR="00403305">
              <w:rPr>
                <w:bCs/>
                <w:sz w:val="22"/>
                <w:szCs w:val="22"/>
              </w:rPr>
              <w:t xml:space="preserve"> (</w:t>
            </w:r>
            <w:r w:rsidRPr="00AA77C5">
              <w:rPr>
                <w:bCs/>
                <w:sz w:val="22"/>
                <w:szCs w:val="22"/>
              </w:rPr>
              <w:t xml:space="preserve">Groups: </w:t>
            </w:r>
            <w:r>
              <w:rPr>
                <w:bCs/>
                <w:sz w:val="22"/>
                <w:szCs w:val="22"/>
              </w:rPr>
              <w:t>Various Groups (NHP NBIS</w:t>
            </w:r>
            <w:r w:rsidR="00596D25">
              <w:rPr>
                <w:bCs/>
                <w:sz w:val="22"/>
                <w:szCs w:val="22"/>
              </w:rPr>
              <w:t xml:space="preserve"> </w:t>
            </w:r>
            <w:r>
              <w:rPr>
                <w:bCs/>
                <w:sz w:val="22"/>
                <w:szCs w:val="22"/>
              </w:rPr>
              <w:t xml:space="preserve">(767); STP NBIS (768) &amp; BRZ NBIS (769), </w:t>
            </w:r>
            <w:r w:rsidR="00403305">
              <w:rPr>
                <w:bCs/>
                <w:sz w:val="22"/>
                <w:szCs w:val="22"/>
              </w:rPr>
              <w:t>One Cycle Contract)</w:t>
            </w:r>
          </w:p>
        </w:tc>
        <w:tc>
          <w:tcPr>
            <w:tcW w:w="6574" w:type="dxa"/>
            <w:tcBorders>
              <w:top w:val="nil"/>
              <w:bottom w:val="single" w:sz="4" w:space="0" w:color="auto"/>
            </w:tcBorders>
          </w:tcPr>
          <w:p w:rsidR="00FA0712" w:rsidRDefault="00FA0712" w:rsidP="001F39A1">
            <w:pPr>
              <w:spacing w:line="240" w:lineRule="exact"/>
              <w:jc w:val="both"/>
              <w:rPr>
                <w:bCs/>
                <w:sz w:val="22"/>
                <w:szCs w:val="22"/>
              </w:rPr>
            </w:pPr>
            <w:r w:rsidRPr="00AA77C5">
              <w:rPr>
                <w:bCs/>
                <w:sz w:val="22"/>
                <w:szCs w:val="22"/>
              </w:rPr>
              <w:t>Supervised a team of 3 engineers</w:t>
            </w:r>
            <w:del w:id="472" w:author="Alex Rosenzweig" w:date="2025-02-28T11:33:00Z">
              <w:r w:rsidRPr="00AA77C5" w:rsidDel="00E458AB">
                <w:rPr>
                  <w:bCs/>
                  <w:sz w:val="22"/>
                  <w:szCs w:val="22"/>
                </w:rPr>
                <w:delText xml:space="preserve"> </w:delText>
              </w:r>
            </w:del>
            <w:r w:rsidRPr="00AA77C5">
              <w:rPr>
                <w:bCs/>
                <w:sz w:val="22"/>
                <w:szCs w:val="22"/>
              </w:rPr>
              <w:t>/</w:t>
            </w:r>
            <w:del w:id="473" w:author="Alex Rosenzweig" w:date="2025-02-28T11:33:00Z">
              <w:r w:rsidRPr="00AA77C5" w:rsidDel="00E458AB">
                <w:rPr>
                  <w:bCs/>
                  <w:sz w:val="22"/>
                  <w:szCs w:val="22"/>
                </w:rPr>
                <w:delText xml:space="preserve"> </w:delText>
              </w:r>
            </w:del>
            <w:r w:rsidRPr="00AA77C5">
              <w:rPr>
                <w:bCs/>
                <w:sz w:val="22"/>
                <w:szCs w:val="22"/>
              </w:rPr>
              <w:t xml:space="preserve">divers performing Type 2 or Type 3 underwater structural inspections, and fathometer surveys of </w:t>
            </w:r>
            <w:r>
              <w:rPr>
                <w:bCs/>
                <w:sz w:val="22"/>
                <w:szCs w:val="22"/>
              </w:rPr>
              <w:t xml:space="preserve">approximately </w:t>
            </w:r>
            <w:r w:rsidRPr="00F664FB">
              <w:rPr>
                <w:b/>
                <w:color w:val="0070C0"/>
                <w:sz w:val="22"/>
                <w:szCs w:val="22"/>
              </w:rPr>
              <w:t>40 state owned NBIS/Minor structures</w:t>
            </w:r>
            <w:r w:rsidRPr="00AA77C5">
              <w:rPr>
                <w:bCs/>
                <w:sz w:val="22"/>
                <w:szCs w:val="22"/>
              </w:rPr>
              <w:t xml:space="preserve"> located throughout</w:t>
            </w:r>
            <w:del w:id="474" w:author="Alex Rosenzweig" w:date="2025-02-28T10:08:00Z">
              <w:r w:rsidRPr="00AA77C5" w:rsidDel="0032413A">
                <w:rPr>
                  <w:bCs/>
                  <w:sz w:val="22"/>
                  <w:szCs w:val="22"/>
                </w:rPr>
                <w:delText>,</w:delText>
              </w:r>
            </w:del>
            <w:r w:rsidRPr="00AA77C5">
              <w:rPr>
                <w:bCs/>
                <w:sz w:val="22"/>
                <w:szCs w:val="22"/>
              </w:rPr>
              <w:t xml:space="preserve"> New Jersey in accordance with NBIS, FHWA, NJDOT, and OSHA standards. Responsibilities included organizing and scheduling inspections, performing the inspection</w:t>
            </w:r>
            <w:ins w:id="475" w:author="Alex Rosenzweig" w:date="2025-02-28T11:33:00Z">
              <w:r w:rsidRPr="00AA77C5">
                <w:rPr>
                  <w:bCs/>
                  <w:sz w:val="22"/>
                  <w:szCs w:val="22"/>
                </w:rPr>
                <w:t>s</w:t>
              </w:r>
            </w:ins>
            <w:r w:rsidRPr="00AA77C5">
              <w:rPr>
                <w:bCs/>
                <w:sz w:val="22"/>
                <w:szCs w:val="22"/>
              </w:rPr>
              <w:t>, collecting field data, structural evaluations, preparing inspection reports, preparing emergency</w:t>
            </w:r>
            <w:del w:id="476" w:author="Alex Rosenzweig" w:date="2025-02-28T11:33:00Z">
              <w:r w:rsidRPr="00AA77C5" w:rsidDel="00E458AB">
                <w:rPr>
                  <w:bCs/>
                  <w:sz w:val="22"/>
                  <w:szCs w:val="22"/>
                </w:rPr>
                <w:delText xml:space="preserve"> </w:delText>
              </w:r>
            </w:del>
            <w:r w:rsidRPr="00AA77C5">
              <w:rPr>
                <w:bCs/>
                <w:sz w:val="22"/>
                <w:szCs w:val="22"/>
              </w:rPr>
              <w:t>/</w:t>
            </w:r>
            <w:del w:id="477" w:author="Alex Rosenzweig" w:date="2025-02-28T11:33:00Z">
              <w:r w:rsidRPr="00AA77C5" w:rsidDel="00E458AB">
                <w:rPr>
                  <w:bCs/>
                  <w:sz w:val="22"/>
                  <w:szCs w:val="22"/>
                </w:rPr>
                <w:delText xml:space="preserve"> </w:delText>
              </w:r>
            </w:del>
            <w:r w:rsidRPr="00AA77C5">
              <w:rPr>
                <w:bCs/>
                <w:sz w:val="22"/>
                <w:szCs w:val="22"/>
              </w:rPr>
              <w:t>priority repair recommendations as needed, including CAD drawings, quantities, and costs, and overall structural condition ratings</w:t>
            </w:r>
            <w:r w:rsidRPr="00AA77C5">
              <w:rPr>
                <w:rFonts w:ascii="Arial" w:hAnsi="Arial" w:cs="Arial"/>
                <w:b/>
                <w:sz w:val="22"/>
                <w:szCs w:val="22"/>
              </w:rPr>
              <w:t xml:space="preserve"> </w:t>
            </w:r>
            <w:r w:rsidRPr="00AA77C5">
              <w:rPr>
                <w:bCs/>
                <w:sz w:val="22"/>
                <w:szCs w:val="22"/>
              </w:rPr>
              <w:t>in</w:t>
            </w:r>
            <w:r w:rsidRPr="00AA77C5">
              <w:rPr>
                <w:rFonts w:ascii="Arial" w:hAnsi="Arial" w:cs="Arial"/>
                <w:bCs/>
                <w:sz w:val="22"/>
                <w:szCs w:val="22"/>
              </w:rPr>
              <w:t xml:space="preserve"> </w:t>
            </w:r>
            <w:r w:rsidRPr="00AA77C5">
              <w:rPr>
                <w:bCs/>
                <w:sz w:val="22"/>
                <w:szCs w:val="22"/>
              </w:rPr>
              <w:t>acco</w:t>
            </w:r>
            <w:r w:rsidRPr="00AA77C5">
              <w:rPr>
                <w:bCs/>
                <w:sz w:val="22"/>
                <w:szCs w:val="22"/>
              </w:rPr>
              <w:t>r</w:t>
            </w:r>
            <w:r w:rsidRPr="00AA77C5">
              <w:rPr>
                <w:bCs/>
                <w:sz w:val="22"/>
                <w:szCs w:val="22"/>
              </w:rPr>
              <w:t xml:space="preserve">dance with the NJDOT </w:t>
            </w:r>
            <w:r w:rsidRPr="00AA77C5">
              <w:rPr>
                <w:bCs/>
                <w:i/>
                <w:iCs/>
                <w:sz w:val="22"/>
                <w:szCs w:val="22"/>
              </w:rPr>
              <w:t>Underwater Inspection and Evaluation of New Jersey Bridges Guidelines Manual</w:t>
            </w:r>
            <w:ins w:id="478" w:author="Alex Rosenzweig" w:date="2025-02-28T11:33:00Z">
              <w:r w:rsidRPr="00AA77C5">
                <w:rPr>
                  <w:bCs/>
                  <w:sz w:val="22"/>
                  <w:szCs w:val="22"/>
                </w:rPr>
                <w:t>,</w:t>
              </w:r>
            </w:ins>
            <w:r w:rsidRPr="00AA77C5">
              <w:rPr>
                <w:bCs/>
                <w:sz w:val="22"/>
                <w:szCs w:val="22"/>
              </w:rPr>
              <w:t xml:space="preserve"> </w:t>
            </w:r>
            <w:r>
              <w:rPr>
                <w:bCs/>
                <w:sz w:val="22"/>
                <w:szCs w:val="22"/>
              </w:rPr>
              <w:t>6/</w:t>
            </w:r>
            <w:r w:rsidRPr="00AA77C5">
              <w:rPr>
                <w:bCs/>
                <w:sz w:val="22"/>
                <w:szCs w:val="22"/>
              </w:rPr>
              <w:t>1994</w:t>
            </w:r>
            <w:ins w:id="479" w:author="Alex Rosenzweig" w:date="2025-02-28T11:33:00Z">
              <w:r w:rsidRPr="00AA77C5">
                <w:rPr>
                  <w:bCs/>
                  <w:sz w:val="22"/>
                  <w:szCs w:val="22"/>
                </w:rPr>
                <w:t>,</w:t>
              </w:r>
            </w:ins>
            <w:r w:rsidRPr="00AA77C5">
              <w:rPr>
                <w:bCs/>
                <w:sz w:val="22"/>
                <w:szCs w:val="22"/>
              </w:rPr>
              <w:t xml:space="preserve"> Rev. </w:t>
            </w:r>
            <w:r>
              <w:rPr>
                <w:bCs/>
                <w:sz w:val="22"/>
                <w:szCs w:val="22"/>
              </w:rPr>
              <w:t>6/</w:t>
            </w:r>
            <w:r w:rsidRPr="00AA77C5">
              <w:rPr>
                <w:bCs/>
                <w:sz w:val="22"/>
                <w:szCs w:val="22"/>
              </w:rPr>
              <w:t>1997</w:t>
            </w:r>
            <w:r>
              <w:rPr>
                <w:bCs/>
                <w:sz w:val="22"/>
                <w:szCs w:val="22"/>
              </w:rPr>
              <w:t>; 5/2008</w:t>
            </w:r>
            <w:r w:rsidRPr="00AA77C5">
              <w:rPr>
                <w:bCs/>
                <w:sz w:val="22"/>
                <w:szCs w:val="22"/>
              </w:rPr>
              <w:t>.</w:t>
            </w:r>
          </w:p>
          <w:p w:rsidR="00FA0712" w:rsidRPr="004418AA" w:rsidRDefault="00FA0712" w:rsidP="001F39A1">
            <w:pPr>
              <w:spacing w:line="240" w:lineRule="exact"/>
              <w:jc w:val="both"/>
              <w:rPr>
                <w:bCs/>
                <w:sz w:val="22"/>
                <w:szCs w:val="22"/>
              </w:rPr>
            </w:pPr>
          </w:p>
        </w:tc>
      </w:tr>
    </w:tbl>
    <w:p w:rsidR="00C30023" w:rsidRDefault="00C30023" w:rsidP="00761008">
      <w:pPr>
        <w:tabs>
          <w:tab w:val="left" w:pos="3533"/>
          <w:tab w:val="left" w:pos="3583"/>
        </w:tabs>
        <w:rPr>
          <w:sz w:val="18"/>
          <w:szCs w:val="18"/>
        </w:rPr>
      </w:pPr>
    </w:p>
    <w:p w:rsidR="007C1CB6" w:rsidRDefault="007C1CB6" w:rsidP="00761008">
      <w:pPr>
        <w:tabs>
          <w:tab w:val="left" w:pos="3533"/>
          <w:tab w:val="left" w:pos="3583"/>
        </w:tabs>
        <w:rPr>
          <w:sz w:val="18"/>
          <w:szCs w:val="18"/>
        </w:rPr>
      </w:pPr>
    </w:p>
    <w:p w:rsidR="00032479" w:rsidRPr="0069417C" w:rsidRDefault="00032479" w:rsidP="00761008">
      <w:pPr>
        <w:tabs>
          <w:tab w:val="left" w:pos="3533"/>
          <w:tab w:val="left" w:pos="3583"/>
        </w:tabs>
        <w:rPr>
          <w:b/>
          <w:bCs/>
          <w:color w:val="000000"/>
          <w:sz w:val="22"/>
          <w:szCs w:val="22"/>
        </w:rPr>
      </w:pPr>
      <w:r w:rsidRPr="00032479">
        <w:rPr>
          <w:b/>
          <w:bCs/>
          <w:sz w:val="22"/>
          <w:szCs w:val="22"/>
        </w:rPr>
        <w:t>TOTAL EXPERIENCE</w:t>
      </w:r>
      <w:r w:rsidRPr="0069417C">
        <w:rPr>
          <w:b/>
          <w:bCs/>
          <w:color w:val="000000"/>
          <w:sz w:val="22"/>
          <w:szCs w:val="22"/>
        </w:rPr>
        <w:t>: 108 Months (9 years) (&gt;5 years or 60 Months required for TL with PE)</w:t>
      </w:r>
      <w:r w:rsidRPr="0069417C">
        <w:rPr>
          <w:b/>
          <w:bCs/>
          <w:color w:val="000000"/>
          <w:sz w:val="22"/>
          <w:szCs w:val="22"/>
        </w:rPr>
        <w:tab/>
      </w:r>
    </w:p>
    <w:sectPr w:rsidR="00032479" w:rsidRPr="0069417C" w:rsidSect="001A1614">
      <w:headerReference w:type="default" r:id="rId8"/>
      <w:footerReference w:type="default" r:id="rId9"/>
      <w:headerReference w:type="first" r:id="rId10"/>
      <w:footerReference w:type="first" r:id="rId11"/>
      <w:pgSz w:w="15840" w:h="12240" w:orient="landscape" w:code="1"/>
      <w:pgMar w:top="634" w:right="900" w:bottom="302" w:left="900" w:header="720" w:footer="720" w:gutter="0"/>
      <w:cols w:space="720"/>
      <w:titlePg/>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458B" w:rsidRDefault="0062458B">
      <w:r>
        <w:separator/>
      </w:r>
    </w:p>
  </w:endnote>
  <w:endnote w:type="continuationSeparator" w:id="0">
    <w:p w:rsidR="0062458B" w:rsidRDefault="00624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84C" w:rsidRPr="00AA60E0" w:rsidRDefault="00AA60E0" w:rsidP="00F4684C">
    <w:pPr>
      <w:pStyle w:val="Footer"/>
      <w:jc w:val="both"/>
      <w:rPr>
        <w:rStyle w:val="PageNumber"/>
        <w:sz w:val="20"/>
      </w:rPr>
    </w:pPr>
    <w:r w:rsidRPr="00AA60E0">
      <w:rPr>
        <w:color w:val="004D8F"/>
        <w:sz w:val="22"/>
        <w:szCs w:val="22"/>
      </w:rPr>
      <w:t>GLEN FITZGERALD, P.E.</w:t>
    </w:r>
    <w:r w:rsidR="001A1614">
      <w:rPr>
        <w:color w:val="004D8F"/>
        <w:sz w:val="22"/>
        <w:szCs w:val="22"/>
      </w:rPr>
      <w:t xml:space="preserve"> (continued)</w:t>
    </w:r>
    <w:r w:rsidR="00F4684C" w:rsidRPr="00AA60E0">
      <w:rPr>
        <w:rStyle w:val="PageNumber"/>
        <w:sz w:val="20"/>
      </w:rPr>
      <w:tab/>
    </w:r>
    <w:r w:rsidR="00F4684C" w:rsidRPr="00AA60E0">
      <w:rPr>
        <w:rStyle w:val="PageNumber"/>
        <w:sz w:val="20"/>
      </w:rPr>
      <w:tab/>
    </w:r>
    <w:r w:rsidR="00F4684C" w:rsidRPr="00AA60E0">
      <w:rPr>
        <w:rStyle w:val="PageNumber"/>
        <w:sz w:val="20"/>
      </w:rPr>
      <w:tab/>
    </w:r>
    <w:r w:rsidR="00F4684C" w:rsidRPr="00AA60E0">
      <w:rPr>
        <w:rStyle w:val="PageNumber"/>
        <w:sz w:val="20"/>
      </w:rPr>
      <w:tab/>
    </w:r>
    <w:r w:rsidR="00F4684C" w:rsidRPr="00AA60E0">
      <w:rPr>
        <w:rStyle w:val="PageNumber"/>
        <w:sz w:val="20"/>
      </w:rPr>
      <w:tab/>
    </w:r>
    <w:r w:rsidR="00F4684C" w:rsidRPr="00AA60E0">
      <w:rPr>
        <w:rStyle w:val="PageNumber"/>
        <w:sz w:val="20"/>
      </w:rPr>
      <w:tab/>
    </w:r>
    <w:r w:rsidR="00F4684C" w:rsidRPr="00AA60E0">
      <w:rPr>
        <w:rStyle w:val="PageNumber"/>
        <w:sz w:val="20"/>
      </w:rPr>
      <w:tab/>
    </w:r>
    <w:r w:rsidR="00F4684C" w:rsidRPr="00AA60E0">
      <w:rPr>
        <w:rStyle w:val="PageNumber"/>
        <w:sz w:val="20"/>
      </w:rPr>
      <w:tab/>
    </w:r>
    <w:r w:rsidRPr="00AA60E0">
      <w:rPr>
        <w:rStyle w:val="PageNumber"/>
        <w:sz w:val="22"/>
        <w:szCs w:val="22"/>
      </w:rPr>
      <w:t xml:space="preserve"> </w:t>
    </w:r>
    <w:r w:rsidRPr="00AA60E0">
      <w:rPr>
        <w:rStyle w:val="PageNumber"/>
        <w:b/>
        <w:bCs/>
        <w:sz w:val="22"/>
        <w:szCs w:val="22"/>
        <w:lang w:val="es-ES"/>
      </w:rPr>
      <w:fldChar w:fldCharType="begin"/>
    </w:r>
    <w:r w:rsidRPr="00AA60E0">
      <w:rPr>
        <w:rStyle w:val="PageNumber"/>
        <w:b/>
        <w:bCs/>
        <w:sz w:val="22"/>
        <w:szCs w:val="22"/>
      </w:rPr>
      <w:instrText xml:space="preserve"> PAGE  \* Arabic  \* MERGEFORMAT </w:instrText>
    </w:r>
    <w:r w:rsidRPr="00AA60E0">
      <w:rPr>
        <w:rStyle w:val="PageNumber"/>
        <w:b/>
        <w:bCs/>
        <w:sz w:val="22"/>
        <w:szCs w:val="22"/>
        <w:lang w:val="es-ES"/>
      </w:rPr>
      <w:fldChar w:fldCharType="separate"/>
    </w:r>
    <w:r w:rsidRPr="00AA60E0">
      <w:rPr>
        <w:rStyle w:val="PageNumber"/>
        <w:b/>
        <w:bCs/>
        <w:noProof/>
        <w:sz w:val="22"/>
        <w:szCs w:val="22"/>
      </w:rPr>
      <w:t>1</w:t>
    </w:r>
    <w:r w:rsidRPr="00AA60E0">
      <w:rPr>
        <w:rStyle w:val="PageNumber"/>
        <w:b/>
        <w:bCs/>
        <w:sz w:val="22"/>
        <w:szCs w:val="22"/>
        <w:lang w:val="es-ES"/>
      </w:rPr>
      <w:fldChar w:fldCharType="end"/>
    </w:r>
    <w:r w:rsidR="00581DEC" w:rsidRPr="005022BF">
      <w:rPr>
        <w:rStyle w:val="PageNumber"/>
        <w:b/>
        <w:bCs/>
        <w:sz w:val="22"/>
        <w:szCs w:val="22"/>
      </w:rPr>
      <w:t xml:space="preserve"> </w:t>
    </w:r>
    <w:r w:rsidRPr="00AA60E0">
      <w:rPr>
        <w:rStyle w:val="PageNumber"/>
        <w:sz w:val="22"/>
        <w:szCs w:val="22"/>
      </w:rPr>
      <w:t>of</w:t>
    </w:r>
    <w:r w:rsidR="00581DEC">
      <w:rPr>
        <w:rStyle w:val="PageNumber"/>
        <w:sz w:val="22"/>
        <w:szCs w:val="22"/>
      </w:rPr>
      <w:t xml:space="preserve"> </w:t>
    </w:r>
    <w:r w:rsidRPr="00AA60E0">
      <w:rPr>
        <w:rStyle w:val="PageNumber"/>
        <w:b/>
        <w:bCs/>
        <w:sz w:val="22"/>
        <w:szCs w:val="22"/>
        <w:lang w:val="es-ES"/>
      </w:rPr>
      <w:fldChar w:fldCharType="begin"/>
    </w:r>
    <w:r w:rsidRPr="00AA60E0">
      <w:rPr>
        <w:rStyle w:val="PageNumber"/>
        <w:b/>
        <w:bCs/>
        <w:sz w:val="22"/>
        <w:szCs w:val="22"/>
      </w:rPr>
      <w:instrText xml:space="preserve"> NUMPAGES  \* Arabic  \* MERGEFORMAT </w:instrText>
    </w:r>
    <w:r w:rsidRPr="00AA60E0">
      <w:rPr>
        <w:rStyle w:val="PageNumber"/>
        <w:b/>
        <w:bCs/>
        <w:sz w:val="22"/>
        <w:szCs w:val="22"/>
        <w:lang w:val="es-ES"/>
      </w:rPr>
      <w:fldChar w:fldCharType="separate"/>
    </w:r>
    <w:r w:rsidRPr="00AA60E0">
      <w:rPr>
        <w:rStyle w:val="PageNumber"/>
        <w:b/>
        <w:bCs/>
        <w:noProof/>
        <w:sz w:val="22"/>
        <w:szCs w:val="22"/>
      </w:rPr>
      <w:t>2</w:t>
    </w:r>
    <w:r w:rsidRPr="00AA60E0">
      <w:rPr>
        <w:rStyle w:val="PageNumber"/>
        <w:b/>
        <w:bCs/>
        <w:sz w:val="22"/>
        <w:szCs w:val="22"/>
        <w:lang w:val="es-ES"/>
      </w:rPr>
      <w:fldChar w:fldCharType="end"/>
    </w:r>
    <w:r w:rsidR="00F4684C" w:rsidRPr="00AA60E0">
      <w:rPr>
        <w:rStyle w:val="PageNumber"/>
        <w:sz w:val="22"/>
        <w:szCs w:val="22"/>
      </w:rPr>
      <w:tab/>
    </w:r>
    <w:r w:rsidR="00CA70C3" w:rsidRPr="00AA60E0">
      <w:rPr>
        <w:rStyle w:val="PageNumber"/>
        <w:sz w:val="20"/>
      </w:rPr>
      <w:t xml:space="preserve">     </w:t>
    </w:r>
    <w:r w:rsidR="002701EE" w:rsidRPr="00AA60E0">
      <w:rPr>
        <w:rStyle w:val="PageNumbe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1614" w:rsidRDefault="001A1614">
    <w:pPr>
      <w:pStyle w:val="Footer"/>
    </w:pPr>
    <w:r w:rsidRPr="00AA60E0">
      <w:rPr>
        <w:color w:val="004D8F"/>
        <w:sz w:val="22"/>
        <w:szCs w:val="22"/>
      </w:rPr>
      <w:t>GLEN FITZGERALD, P.E.</w:t>
    </w:r>
    <w:r>
      <w:rPr>
        <w:color w:val="004D8F"/>
        <w:sz w:val="22"/>
        <w:szCs w:val="22"/>
      </w:rPr>
      <w:t xml:space="preserve"> </w:t>
    </w:r>
    <w:r>
      <w:rPr>
        <w:color w:val="004D8F"/>
        <w:sz w:val="22"/>
        <w:szCs w:val="22"/>
      </w:rPr>
      <w:tab/>
    </w:r>
    <w:r>
      <w:rPr>
        <w:color w:val="004D8F"/>
        <w:sz w:val="22"/>
        <w:szCs w:val="22"/>
      </w:rPr>
      <w:tab/>
    </w:r>
    <w:r>
      <w:rPr>
        <w:color w:val="004D8F"/>
        <w:sz w:val="22"/>
        <w:szCs w:val="22"/>
      </w:rPr>
      <w:tab/>
    </w:r>
    <w:r>
      <w:rPr>
        <w:color w:val="004D8F"/>
        <w:sz w:val="22"/>
        <w:szCs w:val="22"/>
      </w:rPr>
      <w:tab/>
    </w:r>
    <w:r>
      <w:rPr>
        <w:color w:val="004D8F"/>
        <w:sz w:val="22"/>
        <w:szCs w:val="22"/>
      </w:rPr>
      <w:tab/>
    </w:r>
    <w:r>
      <w:rPr>
        <w:color w:val="004D8F"/>
        <w:sz w:val="22"/>
        <w:szCs w:val="22"/>
      </w:rPr>
      <w:tab/>
    </w:r>
    <w:r>
      <w:rPr>
        <w:color w:val="004D8F"/>
        <w:sz w:val="22"/>
        <w:szCs w:val="22"/>
      </w:rPr>
      <w:tab/>
    </w:r>
    <w:r>
      <w:rPr>
        <w:color w:val="004D8F"/>
        <w:sz w:val="22"/>
        <w:szCs w:val="22"/>
      </w:rPr>
      <w:tab/>
    </w:r>
    <w:r w:rsidRPr="001A1614">
      <w:rPr>
        <w:color w:val="004D8F"/>
        <w:sz w:val="22"/>
        <w:szCs w:val="22"/>
      </w:rPr>
      <w:t xml:space="preserve"> </w:t>
    </w:r>
    <w:r w:rsidRPr="001A1614">
      <w:rPr>
        <w:b/>
        <w:bCs/>
        <w:color w:val="000000"/>
        <w:sz w:val="22"/>
        <w:szCs w:val="22"/>
      </w:rPr>
      <w:fldChar w:fldCharType="begin"/>
    </w:r>
    <w:r w:rsidRPr="001A1614">
      <w:rPr>
        <w:b/>
        <w:bCs/>
        <w:color w:val="000000"/>
        <w:sz w:val="22"/>
        <w:szCs w:val="22"/>
      </w:rPr>
      <w:instrText xml:space="preserve"> PAGE  \* Arabic  \* MERGEFORMAT </w:instrText>
    </w:r>
    <w:r w:rsidRPr="001A1614">
      <w:rPr>
        <w:b/>
        <w:bCs/>
        <w:color w:val="000000"/>
        <w:sz w:val="22"/>
        <w:szCs w:val="22"/>
      </w:rPr>
      <w:fldChar w:fldCharType="separate"/>
    </w:r>
    <w:r w:rsidRPr="001A1614">
      <w:rPr>
        <w:b/>
        <w:bCs/>
        <w:noProof/>
        <w:color w:val="000000"/>
        <w:sz w:val="22"/>
        <w:szCs w:val="22"/>
      </w:rPr>
      <w:t>1</w:t>
    </w:r>
    <w:r w:rsidRPr="001A1614">
      <w:rPr>
        <w:b/>
        <w:bCs/>
        <w:color w:val="000000"/>
        <w:sz w:val="22"/>
        <w:szCs w:val="22"/>
      </w:rPr>
      <w:fldChar w:fldCharType="end"/>
    </w:r>
    <w:r w:rsidRPr="001A1614">
      <w:rPr>
        <w:color w:val="000000"/>
        <w:sz w:val="22"/>
        <w:szCs w:val="22"/>
      </w:rPr>
      <w:t xml:space="preserve"> of </w:t>
    </w:r>
    <w:r w:rsidRPr="001A1614">
      <w:rPr>
        <w:b/>
        <w:bCs/>
        <w:color w:val="000000"/>
        <w:sz w:val="22"/>
        <w:szCs w:val="22"/>
      </w:rPr>
      <w:fldChar w:fldCharType="begin"/>
    </w:r>
    <w:r w:rsidRPr="001A1614">
      <w:rPr>
        <w:b/>
        <w:bCs/>
        <w:color w:val="000000"/>
        <w:sz w:val="22"/>
        <w:szCs w:val="22"/>
      </w:rPr>
      <w:instrText xml:space="preserve"> NUMPAGES  \* Arabic  \* MERGEFORMAT </w:instrText>
    </w:r>
    <w:r w:rsidRPr="001A1614">
      <w:rPr>
        <w:b/>
        <w:bCs/>
        <w:color w:val="000000"/>
        <w:sz w:val="22"/>
        <w:szCs w:val="22"/>
      </w:rPr>
      <w:fldChar w:fldCharType="separate"/>
    </w:r>
    <w:r w:rsidRPr="001A1614">
      <w:rPr>
        <w:b/>
        <w:bCs/>
        <w:noProof/>
        <w:color w:val="000000"/>
        <w:sz w:val="22"/>
        <w:szCs w:val="22"/>
      </w:rPr>
      <w:t>2</w:t>
    </w:r>
    <w:r w:rsidRPr="001A1614">
      <w:rPr>
        <w:b/>
        <w:bCs/>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458B" w:rsidRDefault="0062458B">
      <w:r>
        <w:separator/>
      </w:r>
    </w:p>
  </w:footnote>
  <w:footnote w:type="continuationSeparator" w:id="0">
    <w:p w:rsidR="0062458B" w:rsidRDefault="00624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07BE" w:rsidRPr="00922CA6" w:rsidRDefault="008907BE" w:rsidP="008907BE">
    <w:pPr>
      <w:rPr>
        <w:b/>
        <w:bCs/>
        <w:color w:val="004D8F"/>
        <w:sz w:val="22"/>
        <w:szCs w:val="22"/>
      </w:rPr>
    </w:pPr>
    <w:r w:rsidRPr="008907BE">
      <w:rPr>
        <w:b/>
        <w:bCs/>
        <w:color w:val="004D8F"/>
        <w:sz w:val="22"/>
        <w:szCs w:val="22"/>
      </w:rPr>
      <w:t>GLEN FITZGERALD, P.E.</w:t>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t xml:space="preserve">  </w:t>
    </w:r>
    <w:r>
      <w:rPr>
        <w:b/>
        <w:bCs/>
        <w:color w:val="004D8F"/>
        <w:sz w:val="22"/>
        <w:szCs w:val="22"/>
      </w:rPr>
      <w:t xml:space="preserve">            </w:t>
    </w:r>
    <w:r w:rsidRPr="008907BE">
      <w:rPr>
        <w:b/>
        <w:bCs/>
        <w:color w:val="004D8F"/>
        <w:sz w:val="22"/>
        <w:szCs w:val="22"/>
      </w:rPr>
      <w:t xml:space="preserve"> </w:t>
    </w:r>
    <w:r>
      <w:rPr>
        <w:b/>
        <w:bCs/>
        <w:color w:val="004D8F"/>
        <w:sz w:val="22"/>
        <w:szCs w:val="22"/>
      </w:rPr>
      <w:t>KS ENGINEERS, P.C.</w:t>
    </w:r>
  </w:p>
  <w:p w:rsidR="008907BE" w:rsidRDefault="008907BE" w:rsidP="008907BE">
    <w:pPr>
      <w:rPr>
        <w:b/>
        <w:color w:val="004D8F"/>
        <w:sz w:val="22"/>
        <w:szCs w:val="22"/>
      </w:rPr>
    </w:pPr>
    <w:r w:rsidRPr="008B3612">
      <w:rPr>
        <w:b/>
        <w:color w:val="004D8F"/>
        <w:sz w:val="22"/>
        <w:szCs w:val="22"/>
      </w:rPr>
      <w:t xml:space="preserve">Proposed Title for Technical Proposal: </w:t>
    </w:r>
    <w:r>
      <w:rPr>
        <w:b/>
        <w:color w:val="004D8F"/>
        <w:sz w:val="22"/>
        <w:szCs w:val="22"/>
      </w:rPr>
      <w:t xml:space="preserve">Structural Inspection Team Leader (ASCE </w:t>
    </w:r>
    <w:r w:rsidRPr="007B314E">
      <w:rPr>
        <w:b/>
        <w:color w:val="004D8F"/>
        <w:sz w:val="22"/>
        <w:szCs w:val="22"/>
      </w:rPr>
      <w:t>P</w:t>
    </w:r>
    <w:r w:rsidR="007B314E" w:rsidRPr="007B314E">
      <w:rPr>
        <w:b/>
        <w:color w:val="004D8F"/>
        <w:sz w:val="22"/>
        <w:szCs w:val="22"/>
      </w:rPr>
      <w:t>V</w:t>
    </w:r>
    <w:r w:rsidRPr="007B314E">
      <w:rPr>
        <w:b/>
        <w:color w:val="004D8F"/>
        <w:sz w:val="22"/>
        <w:szCs w:val="22"/>
      </w:rPr>
      <w:t>)</w:t>
    </w:r>
    <w:r>
      <w:rPr>
        <w:b/>
        <w:color w:val="004D8F"/>
        <w:sz w:val="22"/>
        <w:szCs w:val="22"/>
      </w:rPr>
      <w:t xml:space="preserve">   </w:t>
    </w:r>
    <w:r>
      <w:rPr>
        <w:b/>
        <w:color w:val="004D8F"/>
        <w:sz w:val="22"/>
        <w:szCs w:val="22"/>
      </w:rPr>
      <w:tab/>
    </w:r>
    <w:r>
      <w:rPr>
        <w:b/>
        <w:color w:val="004D8F"/>
        <w:sz w:val="22"/>
        <w:szCs w:val="22"/>
      </w:rPr>
      <w:tab/>
    </w:r>
    <w:r>
      <w:rPr>
        <w:b/>
        <w:color w:val="004D8F"/>
        <w:sz w:val="22"/>
        <w:szCs w:val="22"/>
      </w:rPr>
      <w:tab/>
    </w:r>
    <w:r>
      <w:rPr>
        <w:b/>
        <w:color w:val="004D8F"/>
        <w:sz w:val="22"/>
        <w:szCs w:val="22"/>
      </w:rPr>
      <w:tab/>
      <w:t xml:space="preserve">  </w:t>
    </w:r>
    <w:r w:rsidR="007B314E">
      <w:rPr>
        <w:b/>
        <w:color w:val="004D8F"/>
        <w:sz w:val="22"/>
        <w:szCs w:val="22"/>
      </w:rPr>
      <w:t xml:space="preserve">             </w:t>
    </w:r>
    <w:r>
      <w:rPr>
        <w:b/>
        <w:color w:val="004D8F"/>
        <w:sz w:val="22"/>
        <w:szCs w:val="22"/>
      </w:rPr>
      <w:t>TEAM A</w:t>
    </w:r>
  </w:p>
  <w:p w:rsidR="001A1614" w:rsidRDefault="001A1614" w:rsidP="008907BE">
    <w:pPr>
      <w:rPr>
        <w:b/>
        <w:color w:val="004D8F"/>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1614" w:rsidRPr="00922CA6" w:rsidRDefault="001A1614" w:rsidP="001A1614">
    <w:pPr>
      <w:rPr>
        <w:b/>
        <w:bCs/>
        <w:color w:val="004D8F"/>
        <w:sz w:val="22"/>
        <w:szCs w:val="22"/>
      </w:rPr>
    </w:pPr>
    <w:r w:rsidRPr="008907BE">
      <w:rPr>
        <w:b/>
        <w:bCs/>
        <w:color w:val="004D8F"/>
        <w:sz w:val="22"/>
        <w:szCs w:val="22"/>
      </w:rPr>
      <w:t>GLEN FITZGERALD, P.E.</w:t>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r>
    <w:r w:rsidRPr="008907BE">
      <w:rPr>
        <w:b/>
        <w:bCs/>
        <w:color w:val="004D8F"/>
        <w:sz w:val="22"/>
        <w:szCs w:val="22"/>
      </w:rPr>
      <w:tab/>
      <w:t xml:space="preserve">  </w:t>
    </w:r>
    <w:r>
      <w:rPr>
        <w:b/>
        <w:bCs/>
        <w:color w:val="004D8F"/>
        <w:sz w:val="22"/>
        <w:szCs w:val="22"/>
      </w:rPr>
      <w:t xml:space="preserve">            </w:t>
    </w:r>
    <w:r w:rsidRPr="008907BE">
      <w:rPr>
        <w:b/>
        <w:bCs/>
        <w:color w:val="004D8F"/>
        <w:sz w:val="22"/>
        <w:szCs w:val="22"/>
      </w:rPr>
      <w:t xml:space="preserve"> </w:t>
    </w:r>
    <w:r>
      <w:rPr>
        <w:b/>
        <w:bCs/>
        <w:color w:val="004D8F"/>
        <w:sz w:val="22"/>
        <w:szCs w:val="22"/>
      </w:rPr>
      <w:t>KS ENGINEERS, P.C.</w:t>
    </w:r>
  </w:p>
  <w:p w:rsidR="001A1614" w:rsidRDefault="001A1614" w:rsidP="001A1614">
    <w:pPr>
      <w:rPr>
        <w:b/>
        <w:color w:val="004D8F"/>
        <w:sz w:val="22"/>
        <w:szCs w:val="22"/>
      </w:rPr>
    </w:pPr>
    <w:r w:rsidRPr="008B3612">
      <w:rPr>
        <w:b/>
        <w:color w:val="004D8F"/>
        <w:sz w:val="22"/>
        <w:szCs w:val="22"/>
      </w:rPr>
      <w:t xml:space="preserve">Proposed Title for Technical Proposal: </w:t>
    </w:r>
    <w:r>
      <w:rPr>
        <w:b/>
        <w:color w:val="004D8F"/>
        <w:sz w:val="22"/>
        <w:szCs w:val="22"/>
      </w:rPr>
      <w:t xml:space="preserve">Structural Inspection Team Leader (ASCE </w:t>
    </w:r>
    <w:r w:rsidRPr="007B314E">
      <w:rPr>
        <w:b/>
        <w:color w:val="004D8F"/>
        <w:sz w:val="22"/>
        <w:szCs w:val="22"/>
      </w:rPr>
      <w:t>PV)</w:t>
    </w:r>
    <w:r>
      <w:rPr>
        <w:b/>
        <w:color w:val="004D8F"/>
        <w:sz w:val="22"/>
        <w:szCs w:val="22"/>
      </w:rPr>
      <w:t xml:space="preserve">   </w:t>
    </w:r>
    <w:r>
      <w:rPr>
        <w:b/>
        <w:color w:val="004D8F"/>
        <w:sz w:val="22"/>
        <w:szCs w:val="22"/>
      </w:rPr>
      <w:tab/>
    </w:r>
    <w:r>
      <w:rPr>
        <w:b/>
        <w:color w:val="004D8F"/>
        <w:sz w:val="22"/>
        <w:szCs w:val="22"/>
      </w:rPr>
      <w:tab/>
    </w:r>
    <w:r>
      <w:rPr>
        <w:b/>
        <w:color w:val="004D8F"/>
        <w:sz w:val="22"/>
        <w:szCs w:val="22"/>
      </w:rPr>
      <w:tab/>
    </w:r>
    <w:r>
      <w:rPr>
        <w:b/>
        <w:color w:val="004D8F"/>
        <w:sz w:val="22"/>
        <w:szCs w:val="22"/>
      </w:rPr>
      <w:tab/>
      <w:t xml:space="preserve">               TEAM A</w:t>
    </w:r>
  </w:p>
  <w:p w:rsidR="001A1614" w:rsidRDefault="001A1614" w:rsidP="001A1614">
    <w:pPr>
      <w:rPr>
        <w:b/>
        <w:color w:val="004D8F"/>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A77A2"/>
    <w:multiLevelType w:val="hybridMultilevel"/>
    <w:tmpl w:val="B3045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B40E91"/>
    <w:multiLevelType w:val="hybridMultilevel"/>
    <w:tmpl w:val="E9F87D52"/>
    <w:lvl w:ilvl="0" w:tplc="5B08AF12">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 w15:restartNumberingAfterBreak="0">
    <w:nsid w:val="6F8816F3"/>
    <w:multiLevelType w:val="hybridMultilevel"/>
    <w:tmpl w:val="2F66AE10"/>
    <w:lvl w:ilvl="0" w:tplc="3C7850F8">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048652">
    <w:abstractNumId w:val="0"/>
  </w:num>
  <w:num w:numId="2" w16cid:durableId="1898472748">
    <w:abstractNumId w:val="2"/>
  </w:num>
  <w:num w:numId="3" w16cid:durableId="213005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UztzCxtDA0MDMyNDdU0lEKTi0uzszPAykwrwUAijYG5iwAAAA="/>
  </w:docVars>
  <w:rsids>
    <w:rsidRoot w:val="008C48FF"/>
    <w:rsid w:val="0000319C"/>
    <w:rsid w:val="00007269"/>
    <w:rsid w:val="00011127"/>
    <w:rsid w:val="00014F47"/>
    <w:rsid w:val="00015C03"/>
    <w:rsid w:val="000215A3"/>
    <w:rsid w:val="00021EFD"/>
    <w:rsid w:val="00032479"/>
    <w:rsid w:val="00033DD2"/>
    <w:rsid w:val="00034AF9"/>
    <w:rsid w:val="000379D0"/>
    <w:rsid w:val="00050035"/>
    <w:rsid w:val="0006284D"/>
    <w:rsid w:val="00062851"/>
    <w:rsid w:val="000639E6"/>
    <w:rsid w:val="00071883"/>
    <w:rsid w:val="00087B1C"/>
    <w:rsid w:val="0009048E"/>
    <w:rsid w:val="0009172E"/>
    <w:rsid w:val="00092984"/>
    <w:rsid w:val="0009398D"/>
    <w:rsid w:val="00094D2F"/>
    <w:rsid w:val="000957EE"/>
    <w:rsid w:val="000A3F47"/>
    <w:rsid w:val="000A4F5C"/>
    <w:rsid w:val="000A7776"/>
    <w:rsid w:val="000B036A"/>
    <w:rsid w:val="000C7A0E"/>
    <w:rsid w:val="000D7CCC"/>
    <w:rsid w:val="000E74EF"/>
    <w:rsid w:val="00115AEC"/>
    <w:rsid w:val="0012282F"/>
    <w:rsid w:val="001278C3"/>
    <w:rsid w:val="001302B4"/>
    <w:rsid w:val="00133680"/>
    <w:rsid w:val="001353AE"/>
    <w:rsid w:val="00136719"/>
    <w:rsid w:val="00141313"/>
    <w:rsid w:val="00144854"/>
    <w:rsid w:val="00153332"/>
    <w:rsid w:val="00153F20"/>
    <w:rsid w:val="001665CE"/>
    <w:rsid w:val="00167A03"/>
    <w:rsid w:val="00167B6F"/>
    <w:rsid w:val="0017102D"/>
    <w:rsid w:val="001736D4"/>
    <w:rsid w:val="00174B3C"/>
    <w:rsid w:val="001814E8"/>
    <w:rsid w:val="001A1614"/>
    <w:rsid w:val="001C54B9"/>
    <w:rsid w:val="001C6140"/>
    <w:rsid w:val="001D42C1"/>
    <w:rsid w:val="001D5DA1"/>
    <w:rsid w:val="001D614F"/>
    <w:rsid w:val="001E0826"/>
    <w:rsid w:val="001F3959"/>
    <w:rsid w:val="001F39A1"/>
    <w:rsid w:val="001F4C0B"/>
    <w:rsid w:val="002030F7"/>
    <w:rsid w:val="0021282E"/>
    <w:rsid w:val="00213385"/>
    <w:rsid w:val="00215804"/>
    <w:rsid w:val="00216045"/>
    <w:rsid w:val="0022248F"/>
    <w:rsid w:val="00224AF5"/>
    <w:rsid w:val="0023269A"/>
    <w:rsid w:val="00236B01"/>
    <w:rsid w:val="002532EC"/>
    <w:rsid w:val="002650B8"/>
    <w:rsid w:val="002701EE"/>
    <w:rsid w:val="00273736"/>
    <w:rsid w:val="00274AAA"/>
    <w:rsid w:val="00281473"/>
    <w:rsid w:val="00287045"/>
    <w:rsid w:val="00292AA9"/>
    <w:rsid w:val="00293B80"/>
    <w:rsid w:val="002A5BE2"/>
    <w:rsid w:val="002B1B11"/>
    <w:rsid w:val="002C5242"/>
    <w:rsid w:val="002D04A3"/>
    <w:rsid w:val="002D0A07"/>
    <w:rsid w:val="002D23B2"/>
    <w:rsid w:val="002F673E"/>
    <w:rsid w:val="00304172"/>
    <w:rsid w:val="00311CAC"/>
    <w:rsid w:val="0032413A"/>
    <w:rsid w:val="00337D76"/>
    <w:rsid w:val="0034647A"/>
    <w:rsid w:val="003610A9"/>
    <w:rsid w:val="00365EB6"/>
    <w:rsid w:val="0037500F"/>
    <w:rsid w:val="00381D66"/>
    <w:rsid w:val="00385A28"/>
    <w:rsid w:val="00390467"/>
    <w:rsid w:val="003A6928"/>
    <w:rsid w:val="003B63BF"/>
    <w:rsid w:val="003B6711"/>
    <w:rsid w:val="003C6928"/>
    <w:rsid w:val="003D0E04"/>
    <w:rsid w:val="003D3DED"/>
    <w:rsid w:val="003E577F"/>
    <w:rsid w:val="003E5F36"/>
    <w:rsid w:val="003F0186"/>
    <w:rsid w:val="003F3C5B"/>
    <w:rsid w:val="003F4837"/>
    <w:rsid w:val="003F51B0"/>
    <w:rsid w:val="003F72A9"/>
    <w:rsid w:val="00403305"/>
    <w:rsid w:val="004039B0"/>
    <w:rsid w:val="0042321C"/>
    <w:rsid w:val="004262D4"/>
    <w:rsid w:val="00427C36"/>
    <w:rsid w:val="004323D5"/>
    <w:rsid w:val="00434029"/>
    <w:rsid w:val="0043776E"/>
    <w:rsid w:val="004418AA"/>
    <w:rsid w:val="00443FB6"/>
    <w:rsid w:val="0044417B"/>
    <w:rsid w:val="00447526"/>
    <w:rsid w:val="0044770E"/>
    <w:rsid w:val="00447AC1"/>
    <w:rsid w:val="004500BC"/>
    <w:rsid w:val="00454792"/>
    <w:rsid w:val="0045619A"/>
    <w:rsid w:val="00471ECA"/>
    <w:rsid w:val="004722AD"/>
    <w:rsid w:val="00482E7C"/>
    <w:rsid w:val="00487856"/>
    <w:rsid w:val="00496F28"/>
    <w:rsid w:val="004A3564"/>
    <w:rsid w:val="004A426A"/>
    <w:rsid w:val="004A5C2F"/>
    <w:rsid w:val="004B2720"/>
    <w:rsid w:val="004B31F9"/>
    <w:rsid w:val="004B6A14"/>
    <w:rsid w:val="004C739E"/>
    <w:rsid w:val="004D35B1"/>
    <w:rsid w:val="005022BF"/>
    <w:rsid w:val="00507E37"/>
    <w:rsid w:val="00512929"/>
    <w:rsid w:val="00513840"/>
    <w:rsid w:val="00516DA0"/>
    <w:rsid w:val="0052232F"/>
    <w:rsid w:val="005244A7"/>
    <w:rsid w:val="00525BD4"/>
    <w:rsid w:val="005277CE"/>
    <w:rsid w:val="00546A7C"/>
    <w:rsid w:val="005572F1"/>
    <w:rsid w:val="0056018A"/>
    <w:rsid w:val="00566859"/>
    <w:rsid w:val="00567781"/>
    <w:rsid w:val="005705E6"/>
    <w:rsid w:val="0057651B"/>
    <w:rsid w:val="00577A5B"/>
    <w:rsid w:val="00581DEC"/>
    <w:rsid w:val="005827C5"/>
    <w:rsid w:val="00583032"/>
    <w:rsid w:val="00584436"/>
    <w:rsid w:val="00590132"/>
    <w:rsid w:val="005916B2"/>
    <w:rsid w:val="00596D25"/>
    <w:rsid w:val="00597942"/>
    <w:rsid w:val="005A194B"/>
    <w:rsid w:val="005A1F25"/>
    <w:rsid w:val="005A23EC"/>
    <w:rsid w:val="005B289F"/>
    <w:rsid w:val="005D2D0B"/>
    <w:rsid w:val="005D40C0"/>
    <w:rsid w:val="005E04FF"/>
    <w:rsid w:val="005F6BF9"/>
    <w:rsid w:val="00603FF7"/>
    <w:rsid w:val="006068E4"/>
    <w:rsid w:val="00611E12"/>
    <w:rsid w:val="00617FBD"/>
    <w:rsid w:val="0062458B"/>
    <w:rsid w:val="006255A5"/>
    <w:rsid w:val="00632390"/>
    <w:rsid w:val="0063771A"/>
    <w:rsid w:val="006415F4"/>
    <w:rsid w:val="00641D99"/>
    <w:rsid w:val="006428EB"/>
    <w:rsid w:val="00642CB4"/>
    <w:rsid w:val="006432D4"/>
    <w:rsid w:val="00653A51"/>
    <w:rsid w:val="00665295"/>
    <w:rsid w:val="006679D4"/>
    <w:rsid w:val="00675906"/>
    <w:rsid w:val="006764F4"/>
    <w:rsid w:val="0068080B"/>
    <w:rsid w:val="00681FE9"/>
    <w:rsid w:val="0068361D"/>
    <w:rsid w:val="00684100"/>
    <w:rsid w:val="00685088"/>
    <w:rsid w:val="00686C6F"/>
    <w:rsid w:val="00686C8C"/>
    <w:rsid w:val="00690B7D"/>
    <w:rsid w:val="0069417C"/>
    <w:rsid w:val="006A0B34"/>
    <w:rsid w:val="006A5C13"/>
    <w:rsid w:val="006B1F6B"/>
    <w:rsid w:val="006B77F6"/>
    <w:rsid w:val="006C19CD"/>
    <w:rsid w:val="006D3D72"/>
    <w:rsid w:val="006D4469"/>
    <w:rsid w:val="006E58CB"/>
    <w:rsid w:val="006E5C85"/>
    <w:rsid w:val="006E5E1F"/>
    <w:rsid w:val="006E5FD9"/>
    <w:rsid w:val="006F49A0"/>
    <w:rsid w:val="007002CC"/>
    <w:rsid w:val="00702344"/>
    <w:rsid w:val="0070479B"/>
    <w:rsid w:val="007126B0"/>
    <w:rsid w:val="00712765"/>
    <w:rsid w:val="00717CEF"/>
    <w:rsid w:val="0072077B"/>
    <w:rsid w:val="0072591D"/>
    <w:rsid w:val="00730A6E"/>
    <w:rsid w:val="00737D51"/>
    <w:rsid w:val="00755697"/>
    <w:rsid w:val="007564C0"/>
    <w:rsid w:val="00761008"/>
    <w:rsid w:val="007644EB"/>
    <w:rsid w:val="0077188F"/>
    <w:rsid w:val="00775B55"/>
    <w:rsid w:val="00783904"/>
    <w:rsid w:val="00791520"/>
    <w:rsid w:val="0079539D"/>
    <w:rsid w:val="007974EC"/>
    <w:rsid w:val="007A204C"/>
    <w:rsid w:val="007A65F9"/>
    <w:rsid w:val="007A77EF"/>
    <w:rsid w:val="007B00D4"/>
    <w:rsid w:val="007B314E"/>
    <w:rsid w:val="007C1CB6"/>
    <w:rsid w:val="007C673A"/>
    <w:rsid w:val="007D0A15"/>
    <w:rsid w:val="007D39AD"/>
    <w:rsid w:val="007E057B"/>
    <w:rsid w:val="007E790E"/>
    <w:rsid w:val="00815FA6"/>
    <w:rsid w:val="00816D8F"/>
    <w:rsid w:val="00822C3B"/>
    <w:rsid w:val="008505B5"/>
    <w:rsid w:val="00850E0C"/>
    <w:rsid w:val="00857736"/>
    <w:rsid w:val="008632B4"/>
    <w:rsid w:val="0086530F"/>
    <w:rsid w:val="00865FDD"/>
    <w:rsid w:val="008750D7"/>
    <w:rsid w:val="008907BE"/>
    <w:rsid w:val="00896504"/>
    <w:rsid w:val="008A0694"/>
    <w:rsid w:val="008A2A57"/>
    <w:rsid w:val="008A7A3E"/>
    <w:rsid w:val="008B21D3"/>
    <w:rsid w:val="008B5560"/>
    <w:rsid w:val="008B7D0A"/>
    <w:rsid w:val="008C456D"/>
    <w:rsid w:val="008C48FF"/>
    <w:rsid w:val="008F5018"/>
    <w:rsid w:val="008F521B"/>
    <w:rsid w:val="00901BF6"/>
    <w:rsid w:val="00903854"/>
    <w:rsid w:val="00911F08"/>
    <w:rsid w:val="00914D1C"/>
    <w:rsid w:val="00916D49"/>
    <w:rsid w:val="00926BCE"/>
    <w:rsid w:val="0092724A"/>
    <w:rsid w:val="00934689"/>
    <w:rsid w:val="00934B8F"/>
    <w:rsid w:val="0093595A"/>
    <w:rsid w:val="00943843"/>
    <w:rsid w:val="00952F04"/>
    <w:rsid w:val="00967004"/>
    <w:rsid w:val="00980EA3"/>
    <w:rsid w:val="00983E9C"/>
    <w:rsid w:val="009879BA"/>
    <w:rsid w:val="0099012F"/>
    <w:rsid w:val="00990607"/>
    <w:rsid w:val="0099222D"/>
    <w:rsid w:val="009C68E2"/>
    <w:rsid w:val="009D0B71"/>
    <w:rsid w:val="009D29DD"/>
    <w:rsid w:val="009D36A0"/>
    <w:rsid w:val="009E63DA"/>
    <w:rsid w:val="009F4102"/>
    <w:rsid w:val="00A00134"/>
    <w:rsid w:val="00A042BD"/>
    <w:rsid w:val="00A04645"/>
    <w:rsid w:val="00A0688B"/>
    <w:rsid w:val="00A13511"/>
    <w:rsid w:val="00A144D8"/>
    <w:rsid w:val="00A22628"/>
    <w:rsid w:val="00A2266B"/>
    <w:rsid w:val="00A23D20"/>
    <w:rsid w:val="00A27AE1"/>
    <w:rsid w:val="00A30698"/>
    <w:rsid w:val="00A31F47"/>
    <w:rsid w:val="00A40D1D"/>
    <w:rsid w:val="00A4575C"/>
    <w:rsid w:val="00A475CE"/>
    <w:rsid w:val="00A509EE"/>
    <w:rsid w:val="00A7285A"/>
    <w:rsid w:val="00A87B6C"/>
    <w:rsid w:val="00A907CC"/>
    <w:rsid w:val="00AA1ADE"/>
    <w:rsid w:val="00AA60E0"/>
    <w:rsid w:val="00AA77C5"/>
    <w:rsid w:val="00AD07C5"/>
    <w:rsid w:val="00AD14AE"/>
    <w:rsid w:val="00AD1C14"/>
    <w:rsid w:val="00AD6BE1"/>
    <w:rsid w:val="00AE566B"/>
    <w:rsid w:val="00AE575E"/>
    <w:rsid w:val="00AE5DBC"/>
    <w:rsid w:val="00AF2C52"/>
    <w:rsid w:val="00B07154"/>
    <w:rsid w:val="00B07999"/>
    <w:rsid w:val="00B11705"/>
    <w:rsid w:val="00B23E38"/>
    <w:rsid w:val="00B34269"/>
    <w:rsid w:val="00B36C40"/>
    <w:rsid w:val="00B3728D"/>
    <w:rsid w:val="00B40CC2"/>
    <w:rsid w:val="00B5199C"/>
    <w:rsid w:val="00B535B2"/>
    <w:rsid w:val="00B60625"/>
    <w:rsid w:val="00B64624"/>
    <w:rsid w:val="00B646F8"/>
    <w:rsid w:val="00B72A71"/>
    <w:rsid w:val="00B7478E"/>
    <w:rsid w:val="00B8246A"/>
    <w:rsid w:val="00B86C80"/>
    <w:rsid w:val="00B90239"/>
    <w:rsid w:val="00B93F5A"/>
    <w:rsid w:val="00BA5081"/>
    <w:rsid w:val="00BA7EA2"/>
    <w:rsid w:val="00BC6D0A"/>
    <w:rsid w:val="00BD11BA"/>
    <w:rsid w:val="00BD516A"/>
    <w:rsid w:val="00BD6EC6"/>
    <w:rsid w:val="00BE09FA"/>
    <w:rsid w:val="00C01961"/>
    <w:rsid w:val="00C044F3"/>
    <w:rsid w:val="00C06723"/>
    <w:rsid w:val="00C07977"/>
    <w:rsid w:val="00C16611"/>
    <w:rsid w:val="00C17A94"/>
    <w:rsid w:val="00C21863"/>
    <w:rsid w:val="00C22CB0"/>
    <w:rsid w:val="00C23D65"/>
    <w:rsid w:val="00C25C1F"/>
    <w:rsid w:val="00C30023"/>
    <w:rsid w:val="00C30FCA"/>
    <w:rsid w:val="00C50DF6"/>
    <w:rsid w:val="00C607C5"/>
    <w:rsid w:val="00C6407C"/>
    <w:rsid w:val="00C66FFE"/>
    <w:rsid w:val="00C7619A"/>
    <w:rsid w:val="00C80F9C"/>
    <w:rsid w:val="00C81A01"/>
    <w:rsid w:val="00C83B72"/>
    <w:rsid w:val="00C91900"/>
    <w:rsid w:val="00C96D14"/>
    <w:rsid w:val="00C96DB0"/>
    <w:rsid w:val="00CA0B28"/>
    <w:rsid w:val="00CA38E6"/>
    <w:rsid w:val="00CA526D"/>
    <w:rsid w:val="00CA70C3"/>
    <w:rsid w:val="00CB1745"/>
    <w:rsid w:val="00CB3303"/>
    <w:rsid w:val="00CC0A19"/>
    <w:rsid w:val="00CD1E7E"/>
    <w:rsid w:val="00CD34F4"/>
    <w:rsid w:val="00CE4069"/>
    <w:rsid w:val="00CE7B73"/>
    <w:rsid w:val="00CF1517"/>
    <w:rsid w:val="00D11AC6"/>
    <w:rsid w:val="00D11B38"/>
    <w:rsid w:val="00D223B8"/>
    <w:rsid w:val="00D2358B"/>
    <w:rsid w:val="00D24776"/>
    <w:rsid w:val="00D27432"/>
    <w:rsid w:val="00D278EF"/>
    <w:rsid w:val="00D4485B"/>
    <w:rsid w:val="00D46868"/>
    <w:rsid w:val="00D509E1"/>
    <w:rsid w:val="00D525C1"/>
    <w:rsid w:val="00D614EE"/>
    <w:rsid w:val="00D62754"/>
    <w:rsid w:val="00D76467"/>
    <w:rsid w:val="00D84C61"/>
    <w:rsid w:val="00D86EF0"/>
    <w:rsid w:val="00D90ED7"/>
    <w:rsid w:val="00D9755F"/>
    <w:rsid w:val="00DA089E"/>
    <w:rsid w:val="00DA3A85"/>
    <w:rsid w:val="00DA4A8A"/>
    <w:rsid w:val="00DB2CF6"/>
    <w:rsid w:val="00DB7208"/>
    <w:rsid w:val="00DB76F0"/>
    <w:rsid w:val="00DC1D31"/>
    <w:rsid w:val="00DE0C47"/>
    <w:rsid w:val="00DF3611"/>
    <w:rsid w:val="00DF4EAF"/>
    <w:rsid w:val="00DF68D2"/>
    <w:rsid w:val="00E135F6"/>
    <w:rsid w:val="00E14503"/>
    <w:rsid w:val="00E3538C"/>
    <w:rsid w:val="00E36AA9"/>
    <w:rsid w:val="00E458AB"/>
    <w:rsid w:val="00E472C8"/>
    <w:rsid w:val="00E47957"/>
    <w:rsid w:val="00E67FBD"/>
    <w:rsid w:val="00E71179"/>
    <w:rsid w:val="00E75A5F"/>
    <w:rsid w:val="00E816F4"/>
    <w:rsid w:val="00E86572"/>
    <w:rsid w:val="00E90749"/>
    <w:rsid w:val="00E90B05"/>
    <w:rsid w:val="00E957DA"/>
    <w:rsid w:val="00EA34C7"/>
    <w:rsid w:val="00EA4D28"/>
    <w:rsid w:val="00EC683C"/>
    <w:rsid w:val="00EC71BB"/>
    <w:rsid w:val="00ED2DB3"/>
    <w:rsid w:val="00EF5680"/>
    <w:rsid w:val="00EF6813"/>
    <w:rsid w:val="00EF6860"/>
    <w:rsid w:val="00F01510"/>
    <w:rsid w:val="00F20716"/>
    <w:rsid w:val="00F215AB"/>
    <w:rsid w:val="00F31481"/>
    <w:rsid w:val="00F3173D"/>
    <w:rsid w:val="00F376F0"/>
    <w:rsid w:val="00F40D2A"/>
    <w:rsid w:val="00F425C6"/>
    <w:rsid w:val="00F4684C"/>
    <w:rsid w:val="00F55AB1"/>
    <w:rsid w:val="00F664FB"/>
    <w:rsid w:val="00F72A9F"/>
    <w:rsid w:val="00F8174D"/>
    <w:rsid w:val="00F82C90"/>
    <w:rsid w:val="00F91317"/>
    <w:rsid w:val="00FA0712"/>
    <w:rsid w:val="00FA36FE"/>
    <w:rsid w:val="00FB075F"/>
    <w:rsid w:val="00FB2191"/>
    <w:rsid w:val="00FC0435"/>
    <w:rsid w:val="00FC40BB"/>
    <w:rsid w:val="00FD3DFF"/>
    <w:rsid w:val="00FD5290"/>
    <w:rsid w:val="00FD54DA"/>
    <w:rsid w:val="00FE6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B12C00A0-DCA8-485E-B6E8-9B01EEE9B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6EC6"/>
    <w:rPr>
      <w:sz w:val="40"/>
    </w:rPr>
  </w:style>
  <w:style w:type="paragraph" w:styleId="Heading1">
    <w:name w:val="heading 1"/>
    <w:basedOn w:val="Normal"/>
    <w:next w:val="Normal"/>
    <w:link w:val="Heading1Char"/>
    <w:qFormat/>
    <w:rsid w:val="008907BE"/>
    <w:pPr>
      <w:keepNext/>
      <w:spacing w:before="240" w:after="60"/>
      <w:outlineLvl w:val="0"/>
    </w:pPr>
    <w:rPr>
      <w:rFonts w:ascii="Aptos Display" w:hAnsi="Aptos Display"/>
      <w:b/>
      <w:bCs/>
      <w:kern w:val="32"/>
      <w:sz w:val="32"/>
      <w:szCs w:val="32"/>
    </w:rPr>
  </w:style>
  <w:style w:type="paragraph" w:styleId="Heading3">
    <w:name w:val="heading 3"/>
    <w:basedOn w:val="Normal"/>
    <w:next w:val="Normal"/>
    <w:link w:val="Heading3Char"/>
    <w:qFormat/>
    <w:rsid w:val="00BD6EC6"/>
    <w:pPr>
      <w:keepNext/>
      <w:outlineLvl w:val="2"/>
    </w:pPr>
    <w:rPr>
      <w:b/>
      <w:sz w:val="24"/>
    </w:rPr>
  </w:style>
  <w:style w:type="paragraph" w:styleId="Heading4">
    <w:name w:val="heading 4"/>
    <w:basedOn w:val="Normal"/>
    <w:next w:val="Normal"/>
    <w:qFormat/>
    <w:rsid w:val="00BD6EC6"/>
    <w:pPr>
      <w:keepNext/>
      <w:outlineLvl w:val="3"/>
    </w:pPr>
    <w:rPr>
      <w:b/>
    </w:rPr>
  </w:style>
  <w:style w:type="paragraph" w:styleId="Heading9">
    <w:name w:val="heading 9"/>
    <w:basedOn w:val="Normal"/>
    <w:next w:val="Normal"/>
    <w:link w:val="Heading9Char"/>
    <w:semiHidden/>
    <w:unhideWhenUsed/>
    <w:qFormat/>
    <w:rsid w:val="008907BE"/>
    <w:pPr>
      <w:spacing w:before="240" w:after="60"/>
      <w:outlineLvl w:val="8"/>
    </w:pPr>
    <w:rPr>
      <w:rFonts w:ascii="Aptos Display" w:hAnsi="Aptos Display"/>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D6EC6"/>
    <w:pPr>
      <w:tabs>
        <w:tab w:val="center" w:pos="4320"/>
        <w:tab w:val="right" w:pos="8640"/>
      </w:tabs>
    </w:pPr>
  </w:style>
  <w:style w:type="table" w:styleId="TableGrid">
    <w:name w:val="Table Grid"/>
    <w:basedOn w:val="TableNormal"/>
    <w:rsid w:val="00BD6E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F4684C"/>
    <w:pPr>
      <w:tabs>
        <w:tab w:val="center" w:pos="4320"/>
        <w:tab w:val="right" w:pos="8640"/>
      </w:tabs>
    </w:pPr>
  </w:style>
  <w:style w:type="character" w:styleId="PageNumber">
    <w:name w:val="page number"/>
    <w:basedOn w:val="DefaultParagraphFont"/>
    <w:rsid w:val="00F4684C"/>
  </w:style>
  <w:style w:type="character" w:customStyle="1" w:styleId="Heading3Char">
    <w:name w:val="Heading 3 Char"/>
    <w:link w:val="Heading3"/>
    <w:rsid w:val="00E957DA"/>
    <w:rPr>
      <w:b/>
      <w:sz w:val="24"/>
    </w:rPr>
  </w:style>
  <w:style w:type="character" w:customStyle="1" w:styleId="HeaderChar">
    <w:name w:val="Header Char"/>
    <w:link w:val="Header"/>
    <w:uiPriority w:val="99"/>
    <w:rsid w:val="00E957DA"/>
    <w:rPr>
      <w:sz w:val="40"/>
    </w:rPr>
  </w:style>
  <w:style w:type="paragraph" w:styleId="Revision">
    <w:name w:val="Revision"/>
    <w:hidden/>
    <w:uiPriority w:val="99"/>
    <w:semiHidden/>
    <w:rsid w:val="0032413A"/>
    <w:rPr>
      <w:sz w:val="40"/>
    </w:rPr>
  </w:style>
  <w:style w:type="character" w:customStyle="1" w:styleId="Heading1Char">
    <w:name w:val="Heading 1 Char"/>
    <w:link w:val="Heading1"/>
    <w:rsid w:val="008907BE"/>
    <w:rPr>
      <w:rFonts w:ascii="Aptos Display" w:eastAsia="Times New Roman" w:hAnsi="Aptos Display" w:cs="Times New Roman"/>
      <w:b/>
      <w:bCs/>
      <w:kern w:val="32"/>
      <w:sz w:val="32"/>
      <w:szCs w:val="32"/>
    </w:rPr>
  </w:style>
  <w:style w:type="character" w:customStyle="1" w:styleId="Heading9Char">
    <w:name w:val="Heading 9 Char"/>
    <w:link w:val="Heading9"/>
    <w:semiHidden/>
    <w:rsid w:val="008907BE"/>
    <w:rPr>
      <w:rFonts w:ascii="Aptos Display" w:eastAsia="Times New Roman" w:hAnsi="Aptos Display" w:cs="Times New Roman"/>
      <w:sz w:val="22"/>
      <w:szCs w:val="22"/>
    </w:rPr>
  </w:style>
  <w:style w:type="character" w:styleId="CommentReference">
    <w:name w:val="annotation reference"/>
    <w:rsid w:val="00B535B2"/>
    <w:rPr>
      <w:sz w:val="16"/>
      <w:szCs w:val="16"/>
    </w:rPr>
  </w:style>
  <w:style w:type="paragraph" w:styleId="CommentText">
    <w:name w:val="annotation text"/>
    <w:basedOn w:val="Normal"/>
    <w:link w:val="CommentTextChar"/>
    <w:rsid w:val="00B535B2"/>
    <w:rPr>
      <w:sz w:val="20"/>
    </w:rPr>
  </w:style>
  <w:style w:type="character" w:customStyle="1" w:styleId="CommentTextChar">
    <w:name w:val="Comment Text Char"/>
    <w:basedOn w:val="DefaultParagraphFont"/>
    <w:link w:val="CommentText"/>
    <w:rsid w:val="00B535B2"/>
  </w:style>
  <w:style w:type="paragraph" w:styleId="CommentSubject">
    <w:name w:val="annotation subject"/>
    <w:basedOn w:val="CommentText"/>
    <w:next w:val="CommentText"/>
    <w:link w:val="CommentSubjectChar"/>
    <w:rsid w:val="00B535B2"/>
    <w:rPr>
      <w:b/>
      <w:bCs/>
    </w:rPr>
  </w:style>
  <w:style w:type="character" w:customStyle="1" w:styleId="CommentSubjectChar">
    <w:name w:val="Comment Subject Char"/>
    <w:link w:val="CommentSubject"/>
    <w:rsid w:val="00B535B2"/>
    <w:rPr>
      <w:b/>
      <w:bCs/>
    </w:rPr>
  </w:style>
  <w:style w:type="paragraph" w:styleId="BodyText">
    <w:name w:val="Body Text"/>
    <w:basedOn w:val="Normal"/>
    <w:link w:val="BodyTextChar"/>
    <w:uiPriority w:val="1"/>
    <w:qFormat/>
    <w:rsid w:val="0045619A"/>
    <w:pPr>
      <w:widowControl w:val="0"/>
      <w:autoSpaceDE w:val="0"/>
      <w:autoSpaceDN w:val="0"/>
    </w:pPr>
    <w:rPr>
      <w:b/>
      <w:bCs/>
      <w:sz w:val="22"/>
      <w:szCs w:val="22"/>
    </w:rPr>
  </w:style>
  <w:style w:type="character" w:customStyle="1" w:styleId="BodyTextChar">
    <w:name w:val="Body Text Char"/>
    <w:link w:val="BodyText"/>
    <w:uiPriority w:val="1"/>
    <w:rsid w:val="0045619A"/>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2345">
      <w:bodyDiv w:val="1"/>
      <w:marLeft w:val="0"/>
      <w:marRight w:val="0"/>
      <w:marTop w:val="0"/>
      <w:marBottom w:val="0"/>
      <w:divBdr>
        <w:top w:val="none" w:sz="0" w:space="0" w:color="auto"/>
        <w:left w:val="none" w:sz="0" w:space="0" w:color="auto"/>
        <w:bottom w:val="none" w:sz="0" w:space="0" w:color="auto"/>
        <w:right w:val="none" w:sz="0" w:space="0" w:color="auto"/>
      </w:divBdr>
    </w:div>
    <w:div w:id="119957138">
      <w:bodyDiv w:val="1"/>
      <w:marLeft w:val="0"/>
      <w:marRight w:val="0"/>
      <w:marTop w:val="0"/>
      <w:marBottom w:val="0"/>
      <w:divBdr>
        <w:top w:val="none" w:sz="0" w:space="0" w:color="auto"/>
        <w:left w:val="none" w:sz="0" w:space="0" w:color="auto"/>
        <w:bottom w:val="none" w:sz="0" w:space="0" w:color="auto"/>
        <w:right w:val="none" w:sz="0" w:space="0" w:color="auto"/>
      </w:divBdr>
    </w:div>
    <w:div w:id="286661963">
      <w:bodyDiv w:val="1"/>
      <w:marLeft w:val="0"/>
      <w:marRight w:val="0"/>
      <w:marTop w:val="0"/>
      <w:marBottom w:val="0"/>
      <w:divBdr>
        <w:top w:val="none" w:sz="0" w:space="0" w:color="auto"/>
        <w:left w:val="none" w:sz="0" w:space="0" w:color="auto"/>
        <w:bottom w:val="none" w:sz="0" w:space="0" w:color="auto"/>
        <w:right w:val="none" w:sz="0" w:space="0" w:color="auto"/>
      </w:divBdr>
    </w:div>
    <w:div w:id="1043140549">
      <w:bodyDiv w:val="1"/>
      <w:marLeft w:val="0"/>
      <w:marRight w:val="0"/>
      <w:marTop w:val="0"/>
      <w:marBottom w:val="0"/>
      <w:divBdr>
        <w:top w:val="none" w:sz="0" w:space="0" w:color="auto"/>
        <w:left w:val="none" w:sz="0" w:space="0" w:color="auto"/>
        <w:bottom w:val="none" w:sz="0" w:space="0" w:color="auto"/>
        <w:right w:val="none" w:sz="0" w:space="0" w:color="auto"/>
      </w:divBdr>
    </w:div>
    <w:div w:id="1098908614">
      <w:bodyDiv w:val="1"/>
      <w:marLeft w:val="0"/>
      <w:marRight w:val="0"/>
      <w:marTop w:val="0"/>
      <w:marBottom w:val="0"/>
      <w:divBdr>
        <w:top w:val="none" w:sz="0" w:space="0" w:color="auto"/>
        <w:left w:val="none" w:sz="0" w:space="0" w:color="auto"/>
        <w:bottom w:val="none" w:sz="0" w:space="0" w:color="auto"/>
        <w:right w:val="none" w:sz="0" w:space="0" w:color="auto"/>
      </w:divBdr>
    </w:div>
    <w:div w:id="1407417249">
      <w:bodyDiv w:val="1"/>
      <w:marLeft w:val="0"/>
      <w:marRight w:val="0"/>
      <w:marTop w:val="0"/>
      <w:marBottom w:val="0"/>
      <w:divBdr>
        <w:top w:val="none" w:sz="0" w:space="0" w:color="auto"/>
        <w:left w:val="none" w:sz="0" w:space="0" w:color="auto"/>
        <w:bottom w:val="none" w:sz="0" w:space="0" w:color="auto"/>
        <w:right w:val="none" w:sz="0" w:space="0" w:color="auto"/>
      </w:divBdr>
    </w:div>
    <w:div w:id="1700856467">
      <w:bodyDiv w:val="1"/>
      <w:marLeft w:val="0"/>
      <w:marRight w:val="0"/>
      <w:marTop w:val="0"/>
      <w:marBottom w:val="0"/>
      <w:divBdr>
        <w:top w:val="none" w:sz="0" w:space="0" w:color="auto"/>
        <w:left w:val="none" w:sz="0" w:space="0" w:color="auto"/>
        <w:bottom w:val="none" w:sz="0" w:space="0" w:color="auto"/>
        <w:right w:val="none" w:sz="0" w:space="0" w:color="auto"/>
      </w:divBdr>
    </w:div>
    <w:div w:id="1847550040">
      <w:bodyDiv w:val="1"/>
      <w:marLeft w:val="0"/>
      <w:marRight w:val="0"/>
      <w:marTop w:val="0"/>
      <w:marBottom w:val="0"/>
      <w:divBdr>
        <w:top w:val="none" w:sz="0" w:space="0" w:color="auto"/>
        <w:left w:val="none" w:sz="0" w:space="0" w:color="auto"/>
        <w:bottom w:val="none" w:sz="0" w:space="0" w:color="auto"/>
        <w:right w:val="none" w:sz="0" w:space="0" w:color="auto"/>
      </w:divBdr>
    </w:div>
    <w:div w:id="210229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1E918-D5CF-49D1-92CE-6FA45DC8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4416</Words>
  <Characters>25175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Section 4                                    Prequalification Key Staff as per Discipline Requirement Sheet</vt:lpstr>
    </vt:vector>
  </TitlesOfParts>
  <Company>NJDOT</Company>
  <LinksUpToDate>false</LinksUpToDate>
  <CharactersWithSpaces>29532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Prequalification Key Staff as per Discipline Requirement Sheet</dc:title>
  <dc:subject/>
  <dc:creator>Fitzgerald Glen</dc:creator>
  <cp:keywords/>
  <dc:description/>
  <cp:lastModifiedBy>Farhan Shahid</cp:lastModifiedBy>
  <cp:revision>2</cp:revision>
  <cp:lastPrinted>2025-03-11T15:51:00Z</cp:lastPrinted>
  <dcterms:created xsi:type="dcterms:W3CDTF">2025-08-15T16:22:00Z</dcterms:created>
  <dcterms:modified xsi:type="dcterms:W3CDTF">2025-08-15T16:22:00Z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ab45e9f73c730492d41e6abf42849c64fb6e1fa765e9b4ec0fc74d77dbac603b</vt:lpwstr>
  </property>
</Properties>
</file>