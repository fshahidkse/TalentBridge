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0C4B7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0C4B79" w:rsidRPr="000C4B79" w:rsidRDefault="000C4B79" w:rsidP="000C4B79">
      <w:pPr>
        <w:rPr>
          <w:rFonts w:ascii="Arial" w:hAnsi="Arial" w:cs="Arial"/>
          <w:sz w:val="19"/>
        </w:rPr>
      </w:pPr>
      <w:r w:rsidRPr="000C4B79">
        <w:rPr>
          <w:rFonts w:ascii="Arial" w:hAnsi="Arial" w:cs="Arial"/>
          <w:sz w:val="19"/>
        </w:rPr>
        <w:t>MS</w:t>
      </w:r>
      <w:r>
        <w:rPr>
          <w:rFonts w:ascii="Arial" w:hAnsi="Arial" w:cs="Arial"/>
          <w:sz w:val="19"/>
        </w:rPr>
        <w:t>/</w:t>
      </w:r>
      <w:r w:rsidRPr="000C4B79">
        <w:rPr>
          <w:rFonts w:ascii="Arial" w:hAnsi="Arial" w:cs="Arial"/>
          <w:sz w:val="19"/>
        </w:rPr>
        <w:t>Civil Engineering (MSCE), Stevens Institute of Technology, New Jersey</w:t>
      </w:r>
      <w:r>
        <w:rPr>
          <w:rFonts w:ascii="Arial" w:hAnsi="Arial" w:cs="Arial"/>
          <w:sz w:val="19"/>
        </w:rPr>
        <w:t>,</w:t>
      </w:r>
      <w:r w:rsidRPr="000C4B79">
        <w:rPr>
          <w:rFonts w:ascii="Arial" w:hAnsi="Arial" w:cs="Arial"/>
          <w:sz w:val="19"/>
        </w:rPr>
        <w:t xml:space="preserve"> 2013 </w:t>
      </w:r>
    </w:p>
    <w:p w:rsidR="000C4B79" w:rsidRDefault="000C4B79" w:rsidP="000C4B79">
      <w:pPr>
        <w:rPr>
          <w:rFonts w:ascii="Arial" w:hAnsi="Arial" w:cs="Arial"/>
          <w:sz w:val="19"/>
        </w:rPr>
      </w:pPr>
      <w:r w:rsidRPr="000C4B79">
        <w:rPr>
          <w:rFonts w:ascii="Arial" w:hAnsi="Arial" w:cs="Arial"/>
          <w:sz w:val="19"/>
        </w:rPr>
        <w:t>Geographic Information Systems Graduate Diploma (GIS), American University, Egypt</w:t>
      </w:r>
      <w:r>
        <w:rPr>
          <w:rFonts w:ascii="Arial" w:hAnsi="Arial" w:cs="Arial"/>
          <w:sz w:val="19"/>
        </w:rPr>
        <w:t xml:space="preserve">, </w:t>
      </w:r>
      <w:r w:rsidRPr="000C4B79">
        <w:rPr>
          <w:rFonts w:ascii="Arial" w:hAnsi="Arial" w:cs="Arial"/>
          <w:sz w:val="19"/>
        </w:rPr>
        <w:t>2005</w:t>
      </w:r>
    </w:p>
    <w:p w:rsidR="005B1A95" w:rsidRDefault="000C4B79" w:rsidP="000C4B79">
      <w:pPr>
        <w:rPr>
          <w:rFonts w:ascii="Arial" w:hAnsi="Arial" w:cs="Arial"/>
          <w:sz w:val="19"/>
        </w:rPr>
      </w:pPr>
      <w:r w:rsidRPr="000C4B79">
        <w:rPr>
          <w:rFonts w:ascii="Arial" w:hAnsi="Arial" w:cs="Arial"/>
          <w:sz w:val="19"/>
        </w:rPr>
        <w:t>BS</w:t>
      </w:r>
      <w:r>
        <w:rPr>
          <w:rFonts w:ascii="Arial" w:hAnsi="Arial" w:cs="Arial"/>
          <w:sz w:val="19"/>
        </w:rPr>
        <w:t>/</w:t>
      </w:r>
      <w:r w:rsidRPr="000C4B79">
        <w:rPr>
          <w:rFonts w:ascii="Arial" w:hAnsi="Arial" w:cs="Arial"/>
          <w:sz w:val="19"/>
        </w:rPr>
        <w:t>Civil Engineering (BSCE), Alexandria University, Egypt</w:t>
      </w:r>
      <w:r>
        <w:rPr>
          <w:rFonts w:ascii="Arial" w:hAnsi="Arial" w:cs="Arial"/>
          <w:sz w:val="19"/>
        </w:rPr>
        <w:t>, 2004</w:t>
      </w:r>
    </w:p>
    <w:p w:rsidR="005B1A95" w:rsidRDefault="005B1A95" w:rsidP="000C4B79">
      <w:pPr>
        <w:rPr>
          <w:rFonts w:ascii="Arial" w:hAnsi="Arial" w:cs="Arial"/>
          <w:sz w:val="19"/>
        </w:rPr>
      </w:pPr>
    </w:p>
    <w:p w:rsidR="005B1A95" w:rsidRDefault="005B1A95" w:rsidP="000C4B7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0C4B79">
        <w:t>/CERTIFICATION</w:t>
      </w:r>
    </w:p>
    <w:p w:rsidR="000C4B79" w:rsidRPr="000C4B79" w:rsidRDefault="000C4B79" w:rsidP="000C4B79">
      <w:pPr>
        <w:rPr>
          <w:rFonts w:ascii="Arial" w:hAnsi="Arial" w:cs="Arial"/>
          <w:sz w:val="19"/>
        </w:rPr>
      </w:pPr>
      <w:r w:rsidRPr="000C4B79">
        <w:rPr>
          <w:rFonts w:ascii="Arial" w:hAnsi="Arial" w:cs="Arial"/>
          <w:sz w:val="19"/>
        </w:rPr>
        <w:t>Professional Engineer</w:t>
      </w:r>
      <w:r w:rsidR="00FA53E2">
        <w:rPr>
          <w:rFonts w:ascii="Arial" w:hAnsi="Arial" w:cs="Arial"/>
          <w:sz w:val="19"/>
        </w:rPr>
        <w:t xml:space="preserve"> - </w:t>
      </w:r>
      <w:r w:rsidR="00FA53E2">
        <w:rPr>
          <w:rFonts w:ascii="Arial" w:hAnsi="Arial" w:cs="Arial"/>
          <w:color w:val="000000"/>
          <w:sz w:val="19"/>
          <w:szCs w:val="19"/>
        </w:rPr>
        <w:t>NY (#089098), NJ (#24GE05235400), PA (#</w:t>
      </w:r>
      <w:del w:id="0" w:author="Margret Thomas" w:date="2024-01-09T09:24:00Z">
        <w:r w:rsidR="00FA53E2" w:rsidDel="007D3166">
          <w:rPr>
            <w:rFonts w:ascii="Arial" w:hAnsi="Arial" w:cs="Arial"/>
            <w:color w:val="000000"/>
            <w:sz w:val="19"/>
            <w:szCs w:val="19"/>
          </w:rPr>
          <w:delText>053966</w:delText>
        </w:r>
      </w:del>
      <w:ins w:id="1" w:author="Margret Thomas" w:date="2024-01-09T09:24:00Z">
        <w:r w:rsidR="007D3166">
          <w:rPr>
            <w:rFonts w:ascii="Arial" w:hAnsi="Arial" w:cs="Arial"/>
            <w:color w:val="000000"/>
            <w:sz w:val="19"/>
            <w:szCs w:val="19"/>
          </w:rPr>
          <w:t>PE083968</w:t>
        </w:r>
      </w:ins>
      <w:r w:rsidR="00FA53E2">
        <w:rPr>
          <w:rFonts w:ascii="Arial" w:hAnsi="Arial" w:cs="Arial"/>
          <w:color w:val="000000"/>
          <w:sz w:val="19"/>
          <w:szCs w:val="19"/>
        </w:rPr>
        <w:t>), DE (#20244)</w:t>
      </w:r>
      <w:r w:rsidR="00FA53E2">
        <w:rPr>
          <w:rFonts w:ascii="Arial" w:hAnsi="Arial" w:cs="Arial"/>
          <w:sz w:val="19"/>
        </w:rPr>
        <w:t xml:space="preserve">, </w:t>
      </w:r>
      <w:r w:rsidRPr="000C4B79">
        <w:rPr>
          <w:rFonts w:ascii="Arial" w:hAnsi="Arial" w:cs="Arial"/>
          <w:sz w:val="19"/>
        </w:rPr>
        <w:t>F</w:t>
      </w:r>
      <w:r>
        <w:rPr>
          <w:rFonts w:ascii="Arial" w:hAnsi="Arial" w:cs="Arial"/>
          <w:sz w:val="19"/>
        </w:rPr>
        <w:t>L</w:t>
      </w:r>
      <w:r w:rsidRPr="000C4B79">
        <w:rPr>
          <w:rFonts w:ascii="Arial" w:hAnsi="Arial" w:cs="Arial"/>
          <w:sz w:val="19"/>
        </w:rPr>
        <w:t>, and W</w:t>
      </w:r>
      <w:r>
        <w:rPr>
          <w:rFonts w:ascii="Arial" w:hAnsi="Arial" w:cs="Arial"/>
          <w:sz w:val="19"/>
        </w:rPr>
        <w:t>Y</w:t>
      </w:r>
      <w:r w:rsidRPr="000C4B79">
        <w:rPr>
          <w:rFonts w:ascii="Arial" w:hAnsi="Arial" w:cs="Arial"/>
          <w:sz w:val="19"/>
        </w:rPr>
        <w:t xml:space="preserve"> </w:t>
      </w:r>
    </w:p>
    <w:p w:rsidR="000C4B79" w:rsidRPr="000C4B79" w:rsidRDefault="000C4B79" w:rsidP="000C4B79">
      <w:pPr>
        <w:rPr>
          <w:rFonts w:ascii="Arial" w:hAnsi="Arial" w:cs="Arial"/>
          <w:sz w:val="19"/>
        </w:rPr>
      </w:pPr>
      <w:r>
        <w:rPr>
          <w:rFonts w:ascii="Arial" w:hAnsi="Arial" w:cs="Arial"/>
          <w:sz w:val="19"/>
        </w:rPr>
        <w:t xml:space="preserve">NJSAT, </w:t>
      </w:r>
      <w:r w:rsidRPr="000C4B79">
        <w:rPr>
          <w:rFonts w:ascii="Arial" w:hAnsi="Arial" w:cs="Arial"/>
          <w:sz w:val="19"/>
        </w:rPr>
        <w:t>Certified Asphalt Technologist</w:t>
      </w:r>
      <w:r w:rsidR="009D2E17">
        <w:rPr>
          <w:rFonts w:ascii="Arial" w:hAnsi="Arial" w:cs="Arial"/>
          <w:sz w:val="19"/>
        </w:rPr>
        <w:t xml:space="preserve"> (Expires: 1/1/2027)</w:t>
      </w:r>
    </w:p>
    <w:p w:rsidR="009D2E17" w:rsidRDefault="009D2E17" w:rsidP="009D2E17">
      <w:pPr>
        <w:rPr>
          <w:rFonts w:ascii="Arial" w:hAnsi="Arial" w:cs="Arial"/>
          <w:sz w:val="19"/>
        </w:rPr>
      </w:pPr>
      <w:r w:rsidRPr="000C4B79">
        <w:rPr>
          <w:rFonts w:ascii="Arial" w:hAnsi="Arial" w:cs="Arial"/>
          <w:sz w:val="19"/>
        </w:rPr>
        <w:t xml:space="preserve">Traffic Control Coordinator (TCC) </w:t>
      </w:r>
      <w:r>
        <w:rPr>
          <w:rFonts w:ascii="Arial" w:hAnsi="Arial" w:cs="Arial"/>
          <w:sz w:val="19"/>
        </w:rPr>
        <w:t>(Expires: 3/13/2025)</w:t>
      </w:r>
    </w:p>
    <w:p w:rsidR="009D2E17" w:rsidRDefault="009D2E17" w:rsidP="009D2E17">
      <w:pPr>
        <w:rPr>
          <w:rFonts w:ascii="Arial" w:hAnsi="Arial" w:cs="Arial"/>
          <w:sz w:val="19"/>
        </w:rPr>
      </w:pPr>
      <w:r>
        <w:rPr>
          <w:rFonts w:ascii="Arial" w:hAnsi="Arial" w:cs="Arial"/>
          <w:sz w:val="19"/>
        </w:rPr>
        <w:t xml:space="preserve">ACI CCTC, </w:t>
      </w:r>
      <w:r w:rsidRPr="000C4B79">
        <w:rPr>
          <w:rFonts w:ascii="Arial" w:hAnsi="Arial" w:cs="Arial"/>
          <w:sz w:val="19"/>
        </w:rPr>
        <w:t>Concrete Construction Technology Course (</w:t>
      </w:r>
      <w:r>
        <w:rPr>
          <w:rFonts w:ascii="Arial" w:hAnsi="Arial" w:cs="Arial"/>
          <w:sz w:val="19"/>
        </w:rPr>
        <w:t>Expires: 4/30/2023</w:t>
      </w:r>
      <w:r w:rsidRPr="000C4B79">
        <w:rPr>
          <w:rFonts w:ascii="Arial" w:hAnsi="Arial" w:cs="Arial"/>
          <w:sz w:val="19"/>
        </w:rPr>
        <w:t>)</w:t>
      </w:r>
    </w:p>
    <w:p w:rsidR="000C4B79" w:rsidRPr="000C4B79" w:rsidRDefault="000C4B79" w:rsidP="000C4B79">
      <w:pPr>
        <w:rPr>
          <w:rFonts w:ascii="Arial" w:hAnsi="Arial" w:cs="Arial"/>
          <w:sz w:val="19"/>
        </w:rPr>
      </w:pPr>
      <w:r w:rsidRPr="000C4B79">
        <w:rPr>
          <w:rFonts w:ascii="Arial" w:hAnsi="Arial" w:cs="Arial"/>
          <w:sz w:val="19"/>
        </w:rPr>
        <w:t>New Jersey Society of Municipal Engineers</w:t>
      </w:r>
      <w:r>
        <w:rPr>
          <w:rFonts w:ascii="Arial" w:hAnsi="Arial" w:cs="Arial"/>
          <w:sz w:val="19"/>
        </w:rPr>
        <w:t xml:space="preserve">, </w:t>
      </w:r>
      <w:r w:rsidRPr="000C4B79">
        <w:rPr>
          <w:rFonts w:ascii="Arial" w:hAnsi="Arial" w:cs="Arial"/>
          <w:sz w:val="19"/>
        </w:rPr>
        <w:t xml:space="preserve">Certified </w:t>
      </w:r>
      <w:r>
        <w:rPr>
          <w:rFonts w:ascii="Arial" w:hAnsi="Arial" w:cs="Arial"/>
          <w:sz w:val="19"/>
        </w:rPr>
        <w:t>Municipal Engineer</w:t>
      </w:r>
    </w:p>
    <w:p w:rsidR="000C4B79" w:rsidRPr="000C4B79" w:rsidRDefault="000C4B79" w:rsidP="000C4B79">
      <w:pPr>
        <w:rPr>
          <w:rFonts w:ascii="Arial" w:hAnsi="Arial" w:cs="Arial"/>
          <w:sz w:val="19"/>
        </w:rPr>
      </w:pPr>
      <w:r w:rsidRPr="000C4B79">
        <w:rPr>
          <w:rFonts w:ascii="Arial" w:hAnsi="Arial" w:cs="Arial"/>
          <w:sz w:val="19"/>
        </w:rPr>
        <w:t>Pile Driving Contractors Association</w:t>
      </w:r>
      <w:r>
        <w:rPr>
          <w:rFonts w:ascii="Arial" w:hAnsi="Arial" w:cs="Arial"/>
          <w:sz w:val="19"/>
        </w:rPr>
        <w:t>,</w:t>
      </w:r>
      <w:r w:rsidRPr="000C4B79">
        <w:rPr>
          <w:rFonts w:ascii="Arial" w:hAnsi="Arial" w:cs="Arial"/>
          <w:sz w:val="19"/>
        </w:rPr>
        <w:t xml:space="preserve"> PDA Test Interpretation, CAPWAP Analysis, and HSDPT </w:t>
      </w:r>
      <w:r>
        <w:rPr>
          <w:rFonts w:ascii="Arial" w:hAnsi="Arial" w:cs="Arial"/>
          <w:sz w:val="19"/>
        </w:rPr>
        <w:t>P</w:t>
      </w:r>
      <w:r w:rsidRPr="000C4B79">
        <w:rPr>
          <w:rFonts w:ascii="Arial" w:hAnsi="Arial" w:cs="Arial"/>
          <w:sz w:val="19"/>
        </w:rPr>
        <w:t xml:space="preserve">reparation </w:t>
      </w:r>
      <w:r>
        <w:rPr>
          <w:rFonts w:ascii="Arial" w:hAnsi="Arial" w:cs="Arial"/>
          <w:sz w:val="19"/>
        </w:rPr>
        <w:t>W</w:t>
      </w:r>
      <w:r w:rsidRPr="000C4B79">
        <w:rPr>
          <w:rFonts w:ascii="Arial" w:hAnsi="Arial" w:cs="Arial"/>
          <w:sz w:val="19"/>
        </w:rPr>
        <w:t>orkshop (Certified).</w:t>
      </w:r>
    </w:p>
    <w:p w:rsidR="000C4B79" w:rsidRPr="000C4B79" w:rsidRDefault="000C4B79" w:rsidP="000C4B79">
      <w:pPr>
        <w:rPr>
          <w:rFonts w:ascii="Arial" w:hAnsi="Arial" w:cs="Arial"/>
          <w:sz w:val="19"/>
        </w:rPr>
      </w:pPr>
      <w:r w:rsidRPr="000C4B79">
        <w:rPr>
          <w:rFonts w:ascii="Arial" w:hAnsi="Arial" w:cs="Arial"/>
          <w:sz w:val="19"/>
        </w:rPr>
        <w:t>American Society for Civil Engineers</w:t>
      </w:r>
      <w:r>
        <w:rPr>
          <w:rFonts w:ascii="Arial" w:hAnsi="Arial" w:cs="Arial"/>
          <w:sz w:val="19"/>
        </w:rPr>
        <w:t xml:space="preserve">, </w:t>
      </w:r>
      <w:r w:rsidRPr="000C4B79">
        <w:rPr>
          <w:rFonts w:ascii="Arial" w:hAnsi="Arial" w:cs="Arial"/>
          <w:sz w:val="19"/>
        </w:rPr>
        <w:t>Instrume</w:t>
      </w:r>
      <w:r>
        <w:rPr>
          <w:rFonts w:ascii="Arial" w:hAnsi="Arial" w:cs="Arial"/>
          <w:sz w:val="19"/>
        </w:rPr>
        <w:t>ntation and Monitoring Bootcamp</w:t>
      </w:r>
    </w:p>
    <w:p w:rsidR="000C4B79" w:rsidRPr="000C4B79" w:rsidRDefault="00FB3EFB" w:rsidP="000C4B79">
      <w:pPr>
        <w:rPr>
          <w:rFonts w:ascii="Arial" w:hAnsi="Arial" w:cs="Arial"/>
          <w:sz w:val="19"/>
        </w:rPr>
      </w:pPr>
      <w:r w:rsidRPr="000C4B79">
        <w:rPr>
          <w:rFonts w:ascii="Arial" w:hAnsi="Arial" w:cs="Arial"/>
          <w:sz w:val="19"/>
        </w:rPr>
        <w:t>American Society for Civil Engineers</w:t>
      </w:r>
      <w:r>
        <w:rPr>
          <w:rFonts w:ascii="Arial" w:hAnsi="Arial" w:cs="Arial"/>
          <w:sz w:val="19"/>
        </w:rPr>
        <w:t xml:space="preserve">, </w:t>
      </w:r>
      <w:r w:rsidR="000C4B79" w:rsidRPr="000C4B79">
        <w:rPr>
          <w:rFonts w:ascii="Arial" w:hAnsi="Arial" w:cs="Arial"/>
          <w:sz w:val="19"/>
        </w:rPr>
        <w:t>Structural-Condition Assessment of Existing Structures</w:t>
      </w:r>
    </w:p>
    <w:p w:rsidR="000C4B79" w:rsidRPr="000C4B79" w:rsidRDefault="00FB3EFB" w:rsidP="000C4B79">
      <w:pPr>
        <w:rPr>
          <w:rFonts w:ascii="Arial" w:hAnsi="Arial" w:cs="Arial"/>
          <w:sz w:val="19"/>
        </w:rPr>
      </w:pPr>
      <w:r w:rsidRPr="000C4B79">
        <w:rPr>
          <w:rFonts w:ascii="Arial" w:hAnsi="Arial" w:cs="Arial"/>
          <w:sz w:val="19"/>
        </w:rPr>
        <w:t>American Society for Civil Engineers</w:t>
      </w:r>
      <w:r>
        <w:rPr>
          <w:rFonts w:ascii="Arial" w:hAnsi="Arial" w:cs="Arial"/>
          <w:sz w:val="19"/>
        </w:rPr>
        <w:t xml:space="preserve">, </w:t>
      </w:r>
      <w:hyperlink r:id="rId7" w:tooltip="Deep Foundations: Design, Construction, and Qualit..." w:history="1">
        <w:r w:rsidR="000C4B79" w:rsidRPr="000C4B79">
          <w:rPr>
            <w:rFonts w:ascii="Arial" w:hAnsi="Arial" w:cs="Arial"/>
            <w:sz w:val="19"/>
          </w:rPr>
          <w:t>Deep Foundations: Design, Construction, and Quality</w:t>
        </w:r>
      </w:hyperlink>
      <w:r w:rsidR="000C4B79" w:rsidRPr="000C4B79">
        <w:rPr>
          <w:rFonts w:ascii="Arial" w:hAnsi="Arial" w:cs="Arial"/>
          <w:sz w:val="19"/>
        </w:rPr>
        <w:t xml:space="preserve"> Control</w:t>
      </w:r>
    </w:p>
    <w:p w:rsidR="000C4B79" w:rsidRPr="000C4B79" w:rsidRDefault="00FB3EFB" w:rsidP="000C4B79">
      <w:pPr>
        <w:rPr>
          <w:rFonts w:ascii="Arial" w:hAnsi="Arial" w:cs="Arial"/>
          <w:sz w:val="19"/>
        </w:rPr>
      </w:pPr>
      <w:r w:rsidRPr="000C4B79">
        <w:rPr>
          <w:rFonts w:ascii="Arial" w:hAnsi="Arial" w:cs="Arial"/>
          <w:sz w:val="19"/>
        </w:rPr>
        <w:t>American Society for Civil Engineers</w:t>
      </w:r>
      <w:r>
        <w:rPr>
          <w:rFonts w:ascii="Arial" w:hAnsi="Arial" w:cs="Arial"/>
          <w:sz w:val="19"/>
        </w:rPr>
        <w:t xml:space="preserve">, </w:t>
      </w:r>
      <w:hyperlink r:id="rId8" w:history="1">
        <w:r w:rsidR="000C4B79" w:rsidRPr="000C4B79">
          <w:rPr>
            <w:rFonts w:ascii="Arial" w:hAnsi="Arial" w:cs="Arial"/>
            <w:sz w:val="19"/>
          </w:rPr>
          <w:t>Earth-Retaining Structures: Selection, Design, Construction, and Inspection</w:t>
        </w:r>
      </w:hyperlink>
      <w:r w:rsidR="000C4B79" w:rsidRPr="000C4B79">
        <w:rPr>
          <w:rFonts w:ascii="Arial" w:hAnsi="Arial" w:cs="Arial"/>
          <w:sz w:val="19"/>
        </w:rPr>
        <w:t xml:space="preserve"> (LRFD)</w:t>
      </w:r>
    </w:p>
    <w:p w:rsidR="000C4B79" w:rsidRPr="000C4B79" w:rsidRDefault="00FB3EFB" w:rsidP="000C4B79">
      <w:pPr>
        <w:rPr>
          <w:rFonts w:ascii="Arial" w:hAnsi="Arial" w:cs="Arial"/>
          <w:sz w:val="19"/>
        </w:rPr>
      </w:pPr>
      <w:r w:rsidRPr="000C4B79">
        <w:rPr>
          <w:rFonts w:ascii="Arial" w:hAnsi="Arial" w:cs="Arial"/>
          <w:sz w:val="19"/>
        </w:rPr>
        <w:t>National Associati</w:t>
      </w:r>
      <w:r>
        <w:rPr>
          <w:rFonts w:ascii="Arial" w:hAnsi="Arial" w:cs="Arial"/>
          <w:sz w:val="19"/>
        </w:rPr>
        <w:t xml:space="preserve">on of Safety Professionals, USA, </w:t>
      </w:r>
      <w:r w:rsidR="000C4B79" w:rsidRPr="000C4B79">
        <w:rPr>
          <w:rFonts w:ascii="Arial" w:hAnsi="Arial" w:cs="Arial"/>
          <w:sz w:val="19"/>
        </w:rPr>
        <w:t xml:space="preserve">NASP Diploma (Certified) </w:t>
      </w:r>
    </w:p>
    <w:p w:rsidR="000C4B79" w:rsidRPr="000C4B79" w:rsidRDefault="000C4B79" w:rsidP="000C4B79">
      <w:pPr>
        <w:rPr>
          <w:rFonts w:ascii="Arial" w:hAnsi="Arial" w:cs="Arial"/>
          <w:sz w:val="19"/>
        </w:rPr>
      </w:pPr>
      <w:r w:rsidRPr="000C4B79">
        <w:rPr>
          <w:rFonts w:ascii="Arial" w:hAnsi="Arial" w:cs="Arial"/>
          <w:sz w:val="19"/>
        </w:rPr>
        <w:t>OSHA</w:t>
      </w:r>
      <w:r w:rsidR="00FB3EFB">
        <w:rPr>
          <w:rFonts w:ascii="Arial" w:hAnsi="Arial" w:cs="Arial"/>
          <w:sz w:val="19"/>
        </w:rPr>
        <w:t>,</w:t>
      </w:r>
      <w:r w:rsidRPr="000C4B79">
        <w:rPr>
          <w:rFonts w:ascii="Arial" w:hAnsi="Arial" w:cs="Arial"/>
          <w:sz w:val="19"/>
        </w:rPr>
        <w:t xml:space="preserve"> Construction, Disaster Site Worker, and HAZWOPER Training (Certified) </w:t>
      </w:r>
    </w:p>
    <w:p w:rsidR="000C4B79" w:rsidRPr="000C4B79" w:rsidRDefault="00FB3EFB" w:rsidP="000C4B79">
      <w:pPr>
        <w:rPr>
          <w:rFonts w:ascii="Arial" w:hAnsi="Arial" w:cs="Arial"/>
          <w:sz w:val="19"/>
        </w:rPr>
      </w:pPr>
      <w:r w:rsidRPr="000C4B79">
        <w:rPr>
          <w:rFonts w:ascii="Arial" w:hAnsi="Arial" w:cs="Arial"/>
          <w:sz w:val="19"/>
        </w:rPr>
        <w:t>American Society for Civil Engineers</w:t>
      </w:r>
      <w:r>
        <w:rPr>
          <w:rFonts w:ascii="Arial" w:hAnsi="Arial" w:cs="Arial"/>
          <w:sz w:val="19"/>
        </w:rPr>
        <w:t xml:space="preserve">, </w:t>
      </w:r>
      <w:r w:rsidR="000C4B79" w:rsidRPr="000C4B79">
        <w:rPr>
          <w:rFonts w:ascii="Arial" w:hAnsi="Arial" w:cs="Arial"/>
          <w:sz w:val="19"/>
        </w:rPr>
        <w:t xml:space="preserve">HEC-RAS Modeling </w:t>
      </w:r>
    </w:p>
    <w:p w:rsidR="000C4B79" w:rsidRPr="000C4B79" w:rsidRDefault="00FB3EFB" w:rsidP="000C4B79">
      <w:pPr>
        <w:rPr>
          <w:rFonts w:ascii="Arial" w:hAnsi="Arial" w:cs="Arial"/>
          <w:sz w:val="19"/>
        </w:rPr>
      </w:pPr>
      <w:r w:rsidRPr="000C4B79">
        <w:rPr>
          <w:rFonts w:ascii="Arial" w:hAnsi="Arial" w:cs="Arial"/>
          <w:sz w:val="19"/>
        </w:rPr>
        <w:t>Orascom Development Programs</w:t>
      </w:r>
      <w:r>
        <w:rPr>
          <w:rFonts w:ascii="Arial" w:hAnsi="Arial" w:cs="Arial"/>
          <w:sz w:val="19"/>
        </w:rPr>
        <w:t xml:space="preserve">, </w:t>
      </w:r>
      <w:r w:rsidR="000C4B79" w:rsidRPr="000C4B79">
        <w:rPr>
          <w:rFonts w:ascii="Arial" w:hAnsi="Arial" w:cs="Arial"/>
          <w:sz w:val="19"/>
        </w:rPr>
        <w:t>Maintenance and Repair of Steel Structures</w:t>
      </w:r>
    </w:p>
    <w:p w:rsidR="000C4B79" w:rsidRDefault="000C4B79" w:rsidP="000C4B79">
      <w:pPr>
        <w:rPr>
          <w:rFonts w:ascii="Arial" w:hAnsi="Arial" w:cs="Arial"/>
          <w:sz w:val="19"/>
        </w:rPr>
      </w:pPr>
      <w:r w:rsidRPr="000C4B79">
        <w:rPr>
          <w:rFonts w:ascii="Arial" w:hAnsi="Arial" w:cs="Arial"/>
          <w:sz w:val="19"/>
        </w:rPr>
        <w:t>Safety training by NJ Transit, NJ Turnpike and Garden State Parkway</w:t>
      </w:r>
    </w:p>
    <w:p w:rsidR="005B1A95" w:rsidRDefault="005B1A95" w:rsidP="000C4B79">
      <w:pPr>
        <w:rPr>
          <w:rFonts w:ascii="Arial" w:hAnsi="Arial" w:cs="Arial"/>
          <w:sz w:val="19"/>
        </w:rPr>
      </w:pPr>
    </w:p>
    <w:p w:rsidR="00FB3EFB" w:rsidRDefault="00FB3EFB" w:rsidP="00FB3EF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AFFILIATION</w:t>
      </w:r>
    </w:p>
    <w:p w:rsidR="00DA5C48" w:rsidRDefault="00DA5C48" w:rsidP="00DA5C48">
      <w:pPr>
        <w:rPr>
          <w:rFonts w:ascii="Arial" w:hAnsi="Arial" w:cs="Arial"/>
          <w:sz w:val="19"/>
        </w:rPr>
      </w:pPr>
      <w:r w:rsidRPr="00DA5C48">
        <w:rPr>
          <w:rFonts w:ascii="Arial" w:hAnsi="Arial" w:cs="Arial"/>
          <w:sz w:val="19"/>
        </w:rPr>
        <w:t>Member, American Society for Civil Engineers</w:t>
      </w:r>
    </w:p>
    <w:p w:rsidR="00DA5C48" w:rsidRPr="00DA5C48" w:rsidRDefault="00DA5C48" w:rsidP="00DA5C48">
      <w:pPr>
        <w:rPr>
          <w:rFonts w:ascii="Arial" w:hAnsi="Arial" w:cs="Arial"/>
          <w:sz w:val="19"/>
        </w:rPr>
      </w:pPr>
      <w:r w:rsidRPr="00DA5C48">
        <w:rPr>
          <w:rFonts w:ascii="Arial" w:hAnsi="Arial" w:cs="Arial"/>
          <w:sz w:val="19"/>
        </w:rPr>
        <w:t>Member, American Society for Highway Engineers</w:t>
      </w:r>
    </w:p>
    <w:p w:rsidR="00DA5C48" w:rsidRPr="00DA5C48" w:rsidRDefault="00DA5C48" w:rsidP="00DA5C48">
      <w:pPr>
        <w:rPr>
          <w:rFonts w:ascii="Arial" w:hAnsi="Arial" w:cs="Arial"/>
          <w:sz w:val="19"/>
        </w:rPr>
      </w:pPr>
      <w:r w:rsidRPr="00DA5C48">
        <w:rPr>
          <w:rFonts w:ascii="Arial" w:hAnsi="Arial" w:cs="Arial"/>
          <w:sz w:val="19"/>
        </w:rPr>
        <w:t>Member, Deep Foundations Institute</w:t>
      </w:r>
    </w:p>
    <w:p w:rsidR="00DA5C48" w:rsidRPr="00DA5C48" w:rsidRDefault="00DA5C48" w:rsidP="00DA5C48">
      <w:pPr>
        <w:rPr>
          <w:rFonts w:ascii="Arial" w:hAnsi="Arial" w:cs="Arial"/>
          <w:sz w:val="19"/>
        </w:rPr>
      </w:pPr>
      <w:r w:rsidRPr="00DA5C48">
        <w:rPr>
          <w:rFonts w:ascii="Arial" w:hAnsi="Arial" w:cs="Arial"/>
          <w:sz w:val="19"/>
        </w:rPr>
        <w:t xml:space="preserve">Member, </w:t>
      </w:r>
      <w:r>
        <w:rPr>
          <w:rFonts w:ascii="Arial" w:hAnsi="Arial" w:cs="Arial"/>
          <w:sz w:val="19"/>
        </w:rPr>
        <w:t>T</w:t>
      </w:r>
      <w:r w:rsidRPr="00DA5C48">
        <w:rPr>
          <w:rFonts w:ascii="Arial" w:hAnsi="Arial" w:cs="Arial"/>
          <w:sz w:val="19"/>
        </w:rPr>
        <w:t>he International Association of Foundation Drilling</w:t>
      </w:r>
    </w:p>
    <w:p w:rsidR="00DA5C48" w:rsidRPr="00DA5C48" w:rsidRDefault="00DA5C48" w:rsidP="00DA5C48">
      <w:pPr>
        <w:rPr>
          <w:rFonts w:ascii="Arial" w:hAnsi="Arial" w:cs="Arial"/>
          <w:sz w:val="19"/>
        </w:rPr>
      </w:pPr>
      <w:r w:rsidRPr="00DA5C48">
        <w:rPr>
          <w:rFonts w:ascii="Arial" w:hAnsi="Arial" w:cs="Arial"/>
          <w:sz w:val="19"/>
        </w:rPr>
        <w:t>Member, American Institute of Steel Construction</w:t>
      </w:r>
    </w:p>
    <w:p w:rsidR="00DA5C48" w:rsidRPr="00DA5C48" w:rsidRDefault="00DA5C48" w:rsidP="00DA5C48">
      <w:pPr>
        <w:rPr>
          <w:rFonts w:ascii="Arial" w:hAnsi="Arial" w:cs="Arial"/>
          <w:sz w:val="19"/>
        </w:rPr>
      </w:pPr>
      <w:r w:rsidRPr="00DA5C48">
        <w:rPr>
          <w:rFonts w:ascii="Arial" w:hAnsi="Arial" w:cs="Arial"/>
          <w:sz w:val="19"/>
        </w:rPr>
        <w:t xml:space="preserve">Member, American Welding Society </w:t>
      </w:r>
    </w:p>
    <w:p w:rsidR="00DA5C48" w:rsidRPr="00DA5C48" w:rsidRDefault="00DA5C48" w:rsidP="00DA5C48">
      <w:pPr>
        <w:rPr>
          <w:rFonts w:ascii="Arial" w:hAnsi="Arial" w:cs="Arial"/>
          <w:sz w:val="19"/>
        </w:rPr>
      </w:pPr>
      <w:r w:rsidRPr="00DA5C48">
        <w:rPr>
          <w:rFonts w:ascii="Arial" w:hAnsi="Arial" w:cs="Arial"/>
          <w:sz w:val="19"/>
        </w:rPr>
        <w:t>Member, New Jersey Society of Municipal Engineers</w:t>
      </w:r>
    </w:p>
    <w:p w:rsidR="00FB3EFB" w:rsidRDefault="00FB3EFB" w:rsidP="000C4B79">
      <w:pPr>
        <w:rPr>
          <w:rFonts w:ascii="Arial" w:hAnsi="Arial" w:cs="Arial"/>
          <w:sz w:val="19"/>
        </w:rPr>
      </w:pPr>
    </w:p>
    <w:p w:rsidR="00DA5C48" w:rsidRDefault="00DA5C48" w:rsidP="00DA5C4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SKILLS AND TECHNOLOGICAL PROFICIENCIES</w:t>
      </w:r>
    </w:p>
    <w:p w:rsidR="00DA5C48" w:rsidRPr="00DA5C48" w:rsidRDefault="00DA5C48" w:rsidP="00DA5C48">
      <w:pPr>
        <w:rPr>
          <w:rFonts w:ascii="Arial" w:hAnsi="Arial" w:cs="Arial"/>
          <w:sz w:val="19"/>
        </w:rPr>
      </w:pPr>
      <w:r w:rsidRPr="00DA5C48">
        <w:rPr>
          <w:rFonts w:ascii="Arial" w:hAnsi="Arial" w:cs="Arial"/>
          <w:sz w:val="19"/>
        </w:rPr>
        <w:t xml:space="preserve">Geotechnical software: </w:t>
      </w:r>
      <w:proofErr w:type="spellStart"/>
      <w:r w:rsidRPr="00DA5C48">
        <w:rPr>
          <w:rFonts w:ascii="Arial" w:hAnsi="Arial" w:cs="Arial"/>
          <w:sz w:val="19"/>
        </w:rPr>
        <w:t>DeepExcav</w:t>
      </w:r>
      <w:proofErr w:type="spellEnd"/>
      <w:r w:rsidRPr="00DA5C48">
        <w:rPr>
          <w:rFonts w:ascii="Arial" w:hAnsi="Arial" w:cs="Arial"/>
          <w:sz w:val="19"/>
        </w:rPr>
        <w:t xml:space="preserve">, </w:t>
      </w:r>
      <w:proofErr w:type="spellStart"/>
      <w:r w:rsidRPr="00DA5C48">
        <w:rPr>
          <w:rFonts w:ascii="Arial" w:hAnsi="Arial" w:cs="Arial"/>
          <w:sz w:val="19"/>
        </w:rPr>
        <w:t>DeepFND</w:t>
      </w:r>
      <w:proofErr w:type="spellEnd"/>
      <w:r w:rsidRPr="00DA5C48">
        <w:rPr>
          <w:rFonts w:ascii="Arial" w:hAnsi="Arial" w:cs="Arial"/>
          <w:sz w:val="19"/>
        </w:rPr>
        <w:t xml:space="preserve">, FOSSA, </w:t>
      </w:r>
      <w:proofErr w:type="spellStart"/>
      <w:r w:rsidRPr="00DA5C48">
        <w:rPr>
          <w:rFonts w:ascii="Arial" w:hAnsi="Arial" w:cs="Arial"/>
          <w:sz w:val="19"/>
        </w:rPr>
        <w:t>Allpile</w:t>
      </w:r>
      <w:proofErr w:type="spellEnd"/>
      <w:r w:rsidRPr="00DA5C48">
        <w:rPr>
          <w:rFonts w:ascii="Arial" w:hAnsi="Arial" w:cs="Arial"/>
          <w:sz w:val="19"/>
        </w:rPr>
        <w:t xml:space="preserve">, </w:t>
      </w:r>
      <w:proofErr w:type="spellStart"/>
      <w:r w:rsidRPr="00DA5C48">
        <w:rPr>
          <w:rFonts w:ascii="Arial" w:hAnsi="Arial" w:cs="Arial"/>
          <w:sz w:val="19"/>
        </w:rPr>
        <w:t>Lpile</w:t>
      </w:r>
      <w:proofErr w:type="spellEnd"/>
      <w:r w:rsidRPr="00DA5C48">
        <w:rPr>
          <w:rFonts w:ascii="Arial" w:hAnsi="Arial" w:cs="Arial"/>
          <w:sz w:val="19"/>
        </w:rPr>
        <w:t xml:space="preserve">, </w:t>
      </w:r>
      <w:proofErr w:type="spellStart"/>
      <w:r w:rsidRPr="00DA5C48">
        <w:rPr>
          <w:rFonts w:ascii="Arial" w:hAnsi="Arial" w:cs="Arial"/>
          <w:sz w:val="19"/>
        </w:rPr>
        <w:t>UniPile</w:t>
      </w:r>
      <w:proofErr w:type="spellEnd"/>
      <w:r w:rsidRPr="00DA5C48">
        <w:rPr>
          <w:rFonts w:ascii="Arial" w:hAnsi="Arial" w:cs="Arial"/>
          <w:sz w:val="19"/>
        </w:rPr>
        <w:t xml:space="preserve">, Deep Xcav, FB Multi Pier, </w:t>
      </w:r>
      <w:proofErr w:type="spellStart"/>
      <w:r w:rsidRPr="00DA5C48">
        <w:rPr>
          <w:rFonts w:ascii="Arial" w:hAnsi="Arial" w:cs="Arial"/>
          <w:sz w:val="19"/>
        </w:rPr>
        <w:t>Plaxis</w:t>
      </w:r>
      <w:proofErr w:type="spellEnd"/>
      <w:r w:rsidRPr="00DA5C48">
        <w:rPr>
          <w:rFonts w:ascii="Arial" w:hAnsi="Arial" w:cs="Arial"/>
          <w:sz w:val="19"/>
        </w:rPr>
        <w:t xml:space="preserve">, Bentely </w:t>
      </w:r>
      <w:proofErr w:type="spellStart"/>
      <w:r w:rsidRPr="00DA5C48">
        <w:rPr>
          <w:rFonts w:ascii="Arial" w:hAnsi="Arial" w:cs="Arial"/>
          <w:sz w:val="19"/>
        </w:rPr>
        <w:t>Geostructural</w:t>
      </w:r>
      <w:proofErr w:type="spellEnd"/>
      <w:r w:rsidRPr="00DA5C48">
        <w:rPr>
          <w:rFonts w:ascii="Arial" w:hAnsi="Arial" w:cs="Arial"/>
          <w:sz w:val="19"/>
        </w:rPr>
        <w:t xml:space="preserve">, WinShaft, </w:t>
      </w:r>
      <w:proofErr w:type="spellStart"/>
      <w:r w:rsidRPr="00DA5C48">
        <w:rPr>
          <w:rFonts w:ascii="Arial" w:hAnsi="Arial" w:cs="Arial"/>
          <w:sz w:val="19"/>
        </w:rPr>
        <w:t>Ensoft</w:t>
      </w:r>
      <w:proofErr w:type="spellEnd"/>
      <w:r w:rsidRPr="00DA5C48">
        <w:rPr>
          <w:rFonts w:ascii="Arial" w:hAnsi="Arial" w:cs="Arial"/>
          <w:sz w:val="19"/>
        </w:rPr>
        <w:t xml:space="preserve"> Group 7.0, GSTABL, GRL WEAP, Driven, Embankment, </w:t>
      </w:r>
      <w:proofErr w:type="spellStart"/>
      <w:r w:rsidRPr="00DA5C48">
        <w:rPr>
          <w:rFonts w:ascii="Arial" w:hAnsi="Arial" w:cs="Arial"/>
          <w:sz w:val="19"/>
        </w:rPr>
        <w:t>CiviltecShoring</w:t>
      </w:r>
      <w:proofErr w:type="spellEnd"/>
      <w:r w:rsidRPr="00DA5C48">
        <w:rPr>
          <w:rFonts w:ascii="Arial" w:hAnsi="Arial" w:cs="Arial"/>
          <w:sz w:val="19"/>
        </w:rPr>
        <w:t xml:space="preserve"> Suite, </w:t>
      </w:r>
      <w:proofErr w:type="spellStart"/>
      <w:r w:rsidRPr="00DA5C48">
        <w:rPr>
          <w:rFonts w:ascii="Arial" w:hAnsi="Arial" w:cs="Arial"/>
          <w:sz w:val="19"/>
        </w:rPr>
        <w:t>AutoDesk</w:t>
      </w:r>
      <w:proofErr w:type="spellEnd"/>
      <w:r w:rsidRPr="00DA5C48">
        <w:rPr>
          <w:rFonts w:ascii="Arial" w:hAnsi="Arial" w:cs="Arial"/>
          <w:sz w:val="19"/>
        </w:rPr>
        <w:t xml:space="preserve"> Robot Structural. </w:t>
      </w:r>
    </w:p>
    <w:p w:rsidR="00DA5C48" w:rsidRPr="00DA5C48" w:rsidRDefault="00DA5C48" w:rsidP="00DA5C48">
      <w:pPr>
        <w:rPr>
          <w:rFonts w:ascii="Arial" w:hAnsi="Arial" w:cs="Arial"/>
          <w:sz w:val="19"/>
        </w:rPr>
      </w:pPr>
      <w:r w:rsidRPr="00DA5C48">
        <w:rPr>
          <w:rFonts w:ascii="Arial" w:hAnsi="Arial" w:cs="Arial"/>
          <w:sz w:val="19"/>
        </w:rPr>
        <w:t xml:space="preserve">HEC-RAS, HEC-HMS, TR-55, </w:t>
      </w:r>
      <w:proofErr w:type="spellStart"/>
      <w:r w:rsidRPr="00DA5C48">
        <w:rPr>
          <w:rFonts w:ascii="Arial" w:hAnsi="Arial" w:cs="Arial"/>
          <w:sz w:val="19"/>
        </w:rPr>
        <w:t>HydroCAD</w:t>
      </w:r>
      <w:proofErr w:type="spellEnd"/>
      <w:r w:rsidRPr="00DA5C48">
        <w:rPr>
          <w:rFonts w:ascii="Arial" w:hAnsi="Arial" w:cs="Arial"/>
          <w:sz w:val="19"/>
        </w:rPr>
        <w:t xml:space="preserve">, </w:t>
      </w:r>
      <w:proofErr w:type="spellStart"/>
      <w:r w:rsidRPr="00DA5C48">
        <w:rPr>
          <w:rFonts w:ascii="Arial" w:hAnsi="Arial" w:cs="Arial"/>
          <w:sz w:val="19"/>
        </w:rPr>
        <w:t>StormCAD</w:t>
      </w:r>
      <w:proofErr w:type="spellEnd"/>
      <w:r w:rsidRPr="00DA5C48">
        <w:rPr>
          <w:rFonts w:ascii="Arial" w:hAnsi="Arial" w:cs="Arial"/>
          <w:sz w:val="19"/>
        </w:rPr>
        <w:t xml:space="preserve">, </w:t>
      </w:r>
      <w:proofErr w:type="spellStart"/>
      <w:r w:rsidRPr="00DA5C48">
        <w:rPr>
          <w:rFonts w:ascii="Arial" w:hAnsi="Arial" w:cs="Arial"/>
          <w:sz w:val="19"/>
        </w:rPr>
        <w:t>WaterCAD</w:t>
      </w:r>
      <w:proofErr w:type="spellEnd"/>
      <w:r w:rsidRPr="00DA5C48">
        <w:rPr>
          <w:rFonts w:ascii="Arial" w:hAnsi="Arial" w:cs="Arial"/>
          <w:sz w:val="19"/>
        </w:rPr>
        <w:t xml:space="preserve">. </w:t>
      </w:r>
    </w:p>
    <w:p w:rsidR="00DA5C48" w:rsidRPr="00DA5C48" w:rsidRDefault="00DA5C48" w:rsidP="00DA5C48">
      <w:pPr>
        <w:rPr>
          <w:rFonts w:ascii="Arial" w:hAnsi="Arial" w:cs="Arial"/>
          <w:sz w:val="19"/>
        </w:rPr>
      </w:pPr>
      <w:r w:rsidRPr="00DA5C48">
        <w:rPr>
          <w:rFonts w:ascii="Arial" w:hAnsi="Arial" w:cs="Arial"/>
          <w:sz w:val="19"/>
        </w:rPr>
        <w:t xml:space="preserve">Sap2000 (Certified by the American University in Cairo, 72 hour course). </w:t>
      </w:r>
    </w:p>
    <w:p w:rsidR="00DA5C48" w:rsidRPr="00DA5C48" w:rsidRDefault="00DA5C48" w:rsidP="00DA5C48">
      <w:pPr>
        <w:rPr>
          <w:rFonts w:ascii="Arial" w:hAnsi="Arial" w:cs="Arial"/>
          <w:sz w:val="19"/>
        </w:rPr>
      </w:pPr>
      <w:r w:rsidRPr="00DA5C48">
        <w:rPr>
          <w:rFonts w:ascii="Arial" w:hAnsi="Arial" w:cs="Arial"/>
          <w:sz w:val="19"/>
        </w:rPr>
        <w:t xml:space="preserve">AUTOCAD – 2D/3D/Customization/Programming (Certified by New Horizons). </w:t>
      </w:r>
    </w:p>
    <w:p w:rsidR="00DA5C48" w:rsidRPr="00DA5C48" w:rsidRDefault="00DA5C48" w:rsidP="00DA5C48">
      <w:pPr>
        <w:rPr>
          <w:rFonts w:ascii="Arial" w:hAnsi="Arial" w:cs="Arial"/>
          <w:sz w:val="19"/>
        </w:rPr>
      </w:pPr>
      <w:r w:rsidRPr="00DA5C48">
        <w:rPr>
          <w:rFonts w:ascii="Arial" w:hAnsi="Arial" w:cs="Arial"/>
          <w:sz w:val="19"/>
        </w:rPr>
        <w:t>Primavera Project Planner (Certified by the American University in Cairo).</w:t>
      </w:r>
    </w:p>
    <w:p w:rsidR="00DA5C48" w:rsidRPr="00DA5C48" w:rsidRDefault="00DA5C48" w:rsidP="00DA5C48">
      <w:pPr>
        <w:rPr>
          <w:rFonts w:ascii="Arial" w:hAnsi="Arial" w:cs="Arial"/>
          <w:sz w:val="19"/>
        </w:rPr>
      </w:pPr>
      <w:r w:rsidRPr="00DA5C48">
        <w:rPr>
          <w:rFonts w:ascii="Arial" w:hAnsi="Arial" w:cs="Arial"/>
          <w:sz w:val="19"/>
        </w:rPr>
        <w:t xml:space="preserve">ArcGIS and </w:t>
      </w:r>
      <w:proofErr w:type="spellStart"/>
      <w:r w:rsidRPr="00DA5C48">
        <w:rPr>
          <w:rFonts w:ascii="Arial" w:hAnsi="Arial" w:cs="Arial"/>
          <w:sz w:val="19"/>
        </w:rPr>
        <w:t>ArcViewGIS</w:t>
      </w:r>
      <w:proofErr w:type="spellEnd"/>
      <w:r w:rsidRPr="00DA5C48">
        <w:rPr>
          <w:rFonts w:ascii="Arial" w:hAnsi="Arial" w:cs="Arial"/>
          <w:sz w:val="19"/>
        </w:rPr>
        <w:t xml:space="preserve"> (Certified by the American University in Cairo). </w:t>
      </w:r>
    </w:p>
    <w:p w:rsidR="00DA5C48" w:rsidRPr="00DA5C48" w:rsidRDefault="00DA5C48" w:rsidP="00DA5C48">
      <w:pPr>
        <w:rPr>
          <w:rFonts w:ascii="Arial" w:hAnsi="Arial" w:cs="Arial"/>
          <w:sz w:val="19"/>
        </w:rPr>
      </w:pPr>
      <w:r w:rsidRPr="00DA5C48">
        <w:rPr>
          <w:rFonts w:ascii="Arial" w:hAnsi="Arial" w:cs="Arial"/>
          <w:sz w:val="19"/>
        </w:rPr>
        <w:t xml:space="preserve">Microsoft Excel and Visual Basic (Certified by New Horizons). </w:t>
      </w:r>
    </w:p>
    <w:p w:rsidR="00DA5C48" w:rsidRPr="00DA5C48" w:rsidRDefault="00DA5C48" w:rsidP="00DA5C48">
      <w:pPr>
        <w:rPr>
          <w:rFonts w:ascii="Arial" w:hAnsi="Arial" w:cs="Arial"/>
          <w:sz w:val="19"/>
        </w:rPr>
      </w:pPr>
      <w:r w:rsidRPr="00DA5C48">
        <w:rPr>
          <w:rFonts w:ascii="Arial" w:hAnsi="Arial" w:cs="Arial"/>
          <w:sz w:val="19"/>
        </w:rPr>
        <w:t xml:space="preserve">Microsoft Office Suite and all Microsoft Products. </w:t>
      </w:r>
    </w:p>
    <w:p w:rsidR="00FB3EFB" w:rsidRDefault="00FB3EFB" w:rsidP="000C4B79">
      <w:pPr>
        <w:rPr>
          <w:rFonts w:ascii="Arial" w:hAnsi="Arial" w:cs="Arial"/>
          <w:sz w:val="19"/>
        </w:rPr>
      </w:pPr>
    </w:p>
    <w:p w:rsidR="005B1A95" w:rsidRDefault="005B1A95" w:rsidP="000C4B79">
      <w:pPr>
        <w:rPr>
          <w:rFonts w:ascii="Arial" w:hAnsi="Arial" w:cs="Arial"/>
          <w:sz w:val="19"/>
        </w:rPr>
      </w:pPr>
      <w:r>
        <w:rPr>
          <w:rFonts w:ascii="Arial" w:hAnsi="Arial" w:cs="Arial"/>
          <w:b/>
          <w:bCs/>
          <w:sz w:val="19"/>
        </w:rPr>
        <w:t>EXPERIENCE SUMMARY</w:t>
      </w:r>
    </w:p>
    <w:p w:rsidR="005B1A95" w:rsidRDefault="005B1A95" w:rsidP="000C4B7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DA5C48">
        <w:t>Mik</w:t>
      </w:r>
      <w:r>
        <w:t>ae</w:t>
      </w:r>
      <w:r w:rsidR="00DA5C48">
        <w:t>el</w:t>
      </w:r>
      <w:r>
        <w:t xml:space="preserve"> has </w:t>
      </w:r>
      <w:r w:rsidR="00DA5C48">
        <w:t>m</w:t>
      </w:r>
      <w:r>
        <w:t>o</w:t>
      </w:r>
      <w:r w:rsidR="00DA5C48">
        <w:t>r</w:t>
      </w:r>
      <w:r>
        <w:t>e</w:t>
      </w:r>
      <w:r w:rsidR="00DA5C48">
        <w:t xml:space="preserve"> than 1</w:t>
      </w:r>
      <w:r w:rsidR="007E53D9">
        <w:t>5</w:t>
      </w:r>
      <w:r w:rsidR="00DA5C48">
        <w:t xml:space="preserve"> years of experience and </w:t>
      </w:r>
      <w:r w:rsidR="00DA5C48" w:rsidRPr="00DA5C48">
        <w:t xml:space="preserve">a diverse civil engineering skill set, including expertise in bridges and highway construction, concrete paving, geotechnical and structural LRFD design, hydraulics, construction management, and field inspection. </w:t>
      </w:r>
      <w:r w:rsidR="00DA5C48">
        <w:t>He is a r</w:t>
      </w:r>
      <w:r w:rsidR="00DA5C48" w:rsidRPr="00DA5C48">
        <w:t>egistered Professional Engineer (P.E. in NY, NJ, PA, DE, FL, and WY)</w:t>
      </w:r>
      <w:r w:rsidR="004A3798">
        <w:t xml:space="preserve"> and a </w:t>
      </w:r>
      <w:r w:rsidR="00DA5C48" w:rsidRPr="00DA5C48">
        <w:t xml:space="preserve">Certified Municipal Engineer (CME), with a Master of Civil Engineering (MSCE, 2013). Technological proficiencies include Primavera P6, </w:t>
      </w:r>
      <w:proofErr w:type="spellStart"/>
      <w:r w:rsidR="00DA5C48" w:rsidRPr="00DA5C48">
        <w:t>DeepExc</w:t>
      </w:r>
      <w:proofErr w:type="spellEnd"/>
      <w:r w:rsidR="00DA5C48" w:rsidRPr="00DA5C48">
        <w:t xml:space="preserve">, FB-Pier, CAPWAP, GRLWEAP, Shoring Suite, </w:t>
      </w:r>
      <w:proofErr w:type="spellStart"/>
      <w:r w:rsidR="00DA5C48" w:rsidRPr="00DA5C48">
        <w:t>LPile</w:t>
      </w:r>
      <w:proofErr w:type="spellEnd"/>
      <w:r w:rsidR="00DA5C48" w:rsidRPr="00DA5C48">
        <w:t xml:space="preserve">, </w:t>
      </w:r>
      <w:proofErr w:type="spellStart"/>
      <w:r w:rsidR="00DA5C48" w:rsidRPr="00DA5C48">
        <w:t>UniPile</w:t>
      </w:r>
      <w:proofErr w:type="spellEnd"/>
      <w:r w:rsidR="00DA5C48" w:rsidRPr="00DA5C48">
        <w:t>, AUTOCAD, HEC-RAS, and a variety of other Geotechnical and Structural software.</w:t>
      </w:r>
      <w:r w:rsidR="004A3798">
        <w:t xml:space="preserve"> </w:t>
      </w:r>
      <w:r>
        <w:t>His representative project experience includes</w:t>
      </w:r>
    </w:p>
    <w:p w:rsidR="00242692" w:rsidRDefault="00242692" w:rsidP="000C4B7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E53D9" w:rsidRDefault="007E53D9" w:rsidP="00D6290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kern w:val="20"/>
        </w:rPr>
      </w:pPr>
      <w:r w:rsidRPr="007E53D9">
        <w:rPr>
          <w:b/>
          <w:kern w:val="20"/>
          <w:highlight w:val="yellow"/>
        </w:rPr>
        <w:t>KSE Project #2638</w:t>
      </w:r>
      <w:r>
        <w:rPr>
          <w:b/>
          <w:kern w:val="20"/>
        </w:rPr>
        <w:t xml:space="preserve">  </w:t>
      </w:r>
      <w:r w:rsidRPr="007E53D9">
        <w:rPr>
          <w:b/>
          <w:kern w:val="20"/>
        </w:rPr>
        <w:t xml:space="preserve">NJTA, OPS No. P4111, Supervision of Construction Services for Contract No. P500.725, Construction of Pre-Engineered Metal Building Trades Shop at Barnegat Tolls, Township of Barnegat, Ocean County, NJ – </w:t>
      </w:r>
      <w:r w:rsidRPr="007E53D9">
        <w:rPr>
          <w:bCs/>
          <w:kern w:val="20"/>
        </w:rPr>
        <w:t xml:space="preserve">Resident Engineer. The work to be performed under this contract consists of the construction of a new Pre-Engineered Metal Trades Shop and associated site improvements. The project will be located at the former Barnegat Tolls Site at Milepost 68.9 along the Northbound lanes of the Garden State Parkway. The proposed facility will </w:t>
      </w:r>
      <w:r w:rsidRPr="007E53D9">
        <w:rPr>
          <w:bCs/>
          <w:kern w:val="20"/>
        </w:rPr>
        <w:lastRenderedPageBreak/>
        <w:t xml:space="preserve">be heated, shall have access control and video surveillance. Sitework includes paving, the installation of access gates, fencing, and associated utility work. (2023 - Present) </w:t>
      </w:r>
    </w:p>
    <w:p w:rsidR="007E53D9" w:rsidRDefault="007E53D9" w:rsidP="00D6290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kern w:val="20"/>
        </w:rPr>
      </w:pPr>
    </w:p>
    <w:p w:rsidR="00D6290C" w:rsidRDefault="008E6AF5" w:rsidP="00D6290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kern w:val="20"/>
        </w:rPr>
      </w:pPr>
      <w:r w:rsidRPr="008E6AF5">
        <w:rPr>
          <w:b/>
          <w:kern w:val="20"/>
          <w:highlight w:val="yellow"/>
        </w:rPr>
        <w:t>KSE Project #2488</w:t>
      </w:r>
      <w:r>
        <w:rPr>
          <w:b/>
          <w:kern w:val="20"/>
        </w:rPr>
        <w:t xml:space="preserve">  </w:t>
      </w:r>
      <w:r w:rsidR="00D6290C" w:rsidRPr="00D6290C">
        <w:rPr>
          <w:b/>
          <w:kern w:val="20"/>
        </w:rPr>
        <w:t xml:space="preserve">Atlantic County, Emergency Replacement of the New York Avenue Bridge (HML-66) over Gravelly Run in Hamilton Township, NJ - </w:t>
      </w:r>
      <w:r w:rsidR="00D6290C" w:rsidRPr="00D6290C">
        <w:rPr>
          <w:bCs/>
          <w:kern w:val="20"/>
        </w:rPr>
        <w:t xml:space="preserve">Resident Engineer. The Project includes installation/construction on-site of a “Con-Tech” prefabricated bridge, driving piles, pile cap construction, and associated roadway approach items. It should be noted that the project includes replacement of a 12-inch diameter water main that is to be jacked below the abutments and creek bed.  This watermain was installed using trenchless installation methods of jacking and boring of a 24” casing. The Project also involves maintenance and protection of traffic (a detour is presently in place); project safety monitoring; review and monitoring of the Project construction schedule; documentation of all work, meetings, and payment records according to the requirements of the federal government, the New Jersey Department of Transportation, and the County; and any incidental work involved in this Agreement as it relates to the various structures, roadways, and dams owned, operated, and maintained by the County. Also, under the direction of the County, KSE is providing Construction Engineering design support services which may be required due to changed field conditions. Construction Cost - $1.4 Million. (8/2021 – </w:t>
      </w:r>
      <w:r w:rsidR="00A32FBF">
        <w:rPr>
          <w:bCs/>
          <w:kern w:val="20"/>
        </w:rPr>
        <w:t>12/2021</w:t>
      </w:r>
      <w:r w:rsidR="00D6290C" w:rsidRPr="00D6290C">
        <w:rPr>
          <w:bCs/>
          <w:kern w:val="20"/>
        </w:rPr>
        <w:t>)</w:t>
      </w:r>
      <w:r w:rsidR="00D6290C" w:rsidRPr="00D6290C">
        <w:rPr>
          <w:b/>
          <w:kern w:val="20"/>
        </w:rPr>
        <w:t xml:space="preserve"> </w:t>
      </w:r>
    </w:p>
    <w:p w:rsidR="00D6290C" w:rsidRDefault="00D6290C" w:rsidP="00D6290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kern w:val="20"/>
        </w:rPr>
      </w:pPr>
    </w:p>
    <w:p w:rsidR="00D6290C" w:rsidRPr="007B0514" w:rsidRDefault="00D6290C" w:rsidP="00D6290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r w:rsidRPr="00A33D1B">
        <w:rPr>
          <w:b/>
          <w:kern w:val="20"/>
          <w:highlight w:val="yellow"/>
        </w:rPr>
        <w:t>KSE Project #1894</w:t>
      </w:r>
      <w:r>
        <w:rPr>
          <w:b/>
          <w:kern w:val="20"/>
        </w:rPr>
        <w:t xml:space="preserve">  Delaware River Joint Toll Bridge Commission (</w:t>
      </w:r>
      <w:r w:rsidRPr="007B0514">
        <w:rPr>
          <w:b/>
          <w:kern w:val="20"/>
        </w:rPr>
        <w:t>DRJTBC</w:t>
      </w:r>
      <w:r>
        <w:rPr>
          <w:b/>
          <w:kern w:val="20"/>
        </w:rPr>
        <w:t>)</w:t>
      </w:r>
      <w:r w:rsidRPr="007B0514">
        <w:rPr>
          <w:b/>
          <w:kern w:val="20"/>
        </w:rPr>
        <w:t xml:space="preserve">, Contract CM-669A; Capital Project 0301A - Scudder Falls Bridge Replacement Project Construction Management Services – </w:t>
      </w:r>
      <w:r w:rsidRPr="007B0514">
        <w:rPr>
          <w:kern w:val="20"/>
        </w:rPr>
        <w:t xml:space="preserve">Assistant Resident Engineer, Structures for improvements to the I-95/Scudder Falls Bridge (SFB) over the Delaware River and the adjoining I-95 mainline including improvements to the Taylorsville Road/I-95 Interchange in PA and the Route 29/I-95 Interchange in NJ. This project involves a full bridge replacement with two separate bridge structures for each roadway (Northbound (NB) &amp; Southbound (SB)) with standard auxiliary lanes and both left and right shoulders including the reconstruction of NB and SB lanes on I-95 between the I-95/PA Route 332 (Newtown-Yardley Road) Interchange in PA and the I-95/Bear Tavern Road Interchange in NJ. The project involves much more than a replacement of the current functionally obsolete four-lane scudder falls bridge, it includes construction of shoulders on the bridge crossing to handle breakdowns and emergencies. (2019 – </w:t>
      </w:r>
      <w:r>
        <w:rPr>
          <w:kern w:val="20"/>
        </w:rPr>
        <w:t>2021</w:t>
      </w:r>
      <w:r w:rsidRPr="007B0514">
        <w:rPr>
          <w:kern w:val="20"/>
        </w:rPr>
        <w:t xml:space="preserve">) </w:t>
      </w:r>
    </w:p>
    <w:p w:rsidR="00D6290C" w:rsidRDefault="00D6290C" w:rsidP="00242692">
      <w:pPr>
        <w:pStyle w:val="BodyText3"/>
        <w:jc w:val="both"/>
        <w:rPr>
          <w:b/>
          <w:bCs/>
          <w:highlight w:val="yellow"/>
        </w:rPr>
      </w:pPr>
    </w:p>
    <w:p w:rsidR="007E53D9" w:rsidRDefault="007E53D9" w:rsidP="007E53D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D55698">
        <w:rPr>
          <w:b/>
          <w:bCs/>
          <w:highlight w:val="yellow"/>
        </w:rPr>
        <w:t>KSE Project #2342,</w:t>
      </w:r>
      <w:r>
        <w:rPr>
          <w:b/>
          <w:bCs/>
        </w:rPr>
        <w:t xml:space="preserve"> </w:t>
      </w:r>
      <w:proofErr w:type="spellStart"/>
      <w:r w:rsidRPr="00D6290C">
        <w:rPr>
          <w:b/>
          <w:bCs/>
        </w:rPr>
        <w:t>Excelon</w:t>
      </w:r>
      <w:proofErr w:type="spellEnd"/>
      <w:r w:rsidRPr="00D6290C">
        <w:rPr>
          <w:b/>
          <w:bCs/>
        </w:rPr>
        <w:t xml:space="preserve"> Generation Headquarters, </w:t>
      </w:r>
      <w:r>
        <w:rPr>
          <w:b/>
          <w:bCs/>
        </w:rPr>
        <w:t xml:space="preserve">Construction Management for </w:t>
      </w:r>
      <w:proofErr w:type="spellStart"/>
      <w:r>
        <w:rPr>
          <w:b/>
          <w:bCs/>
        </w:rPr>
        <w:t>Excelon</w:t>
      </w:r>
      <w:proofErr w:type="spellEnd"/>
      <w:r>
        <w:rPr>
          <w:b/>
          <w:bCs/>
        </w:rPr>
        <w:t xml:space="preserve"> Generation Headquarters Rehabilitation, </w:t>
      </w:r>
      <w:r w:rsidRPr="00D55698">
        <w:t>Exelon expanded its headquarters</w:t>
      </w:r>
      <w:r>
        <w:t xml:space="preserve"> in Kennett Square, PA</w:t>
      </w:r>
      <w:r w:rsidRPr="00D55698">
        <w:t xml:space="preserve"> to increase productivity, reduce costs and pilot a flexible workplace designed to enhance collaboration and efficiency. The expansion project involved the renovation of an entire 27,000-square-foot floor to LEED building standards to reduce energy and water consumption, and its impact on the environment.</w:t>
      </w:r>
      <w:r>
        <w:t xml:space="preserve">  Mr. Mikaeel provided Resident Engineering, Construction Management and Construction Inspection of the rehabilitation</w:t>
      </w:r>
      <w:r w:rsidRPr="00242692">
        <w:t xml:space="preserve"> and material testing services for</w:t>
      </w:r>
      <w:r>
        <w:t xml:space="preserve"> the project.  The project included renovation of existing facility, mechanical, electrical, and plumbing upgrades as well as revising the room layouts. Construction included; </w:t>
      </w:r>
      <w:r w:rsidRPr="007044D0">
        <w:t>State-of-the-art energy-efficient lighting system, including T-5 fluorescent fixtures, occupancy sensors and dimming technology</w:t>
      </w:r>
      <w:r>
        <w:t>,</w:t>
      </w:r>
      <w:r w:rsidRPr="007044D0">
        <w:t xml:space="preserve"> </w:t>
      </w:r>
      <w:r>
        <w:t>a</w:t>
      </w:r>
      <w:r w:rsidRPr="007044D0">
        <w:t>dvanced control of heating, cooling and ventilation systems</w:t>
      </w:r>
      <w:r>
        <w:t>.</w:t>
      </w:r>
      <w:r w:rsidRPr="007044D0">
        <w:rPr>
          <w:rFonts w:ascii="Times New Roman" w:hAnsi="Times New Roman" w:cs="Times New Roman"/>
          <w:sz w:val="20"/>
        </w:rPr>
        <w:t xml:space="preserve"> </w:t>
      </w:r>
      <w:r>
        <w:rPr>
          <w:rFonts w:ascii="Times New Roman" w:hAnsi="Times New Roman" w:cs="Times New Roman"/>
          <w:sz w:val="20"/>
        </w:rPr>
        <w:t>The project i</w:t>
      </w:r>
      <w:r w:rsidRPr="007044D0">
        <w:t xml:space="preserve">mproved employees’ work environment by: </w:t>
      </w:r>
      <w:r>
        <w:t>p</w:t>
      </w:r>
      <w:r w:rsidRPr="007044D0">
        <w:t>roviding window views for 94 percent of seated spaces, including conference rooms</w:t>
      </w:r>
      <w:r>
        <w:t>,</w:t>
      </w:r>
      <w:r w:rsidRPr="007044D0">
        <w:t xml:space="preserve"> </w:t>
      </w:r>
      <w:r>
        <w:t>p</w:t>
      </w:r>
      <w:r w:rsidRPr="007044D0">
        <w:t>roviding individually controlled lighting for 90 percent of occupants</w:t>
      </w:r>
      <w:r>
        <w:t>,</w:t>
      </w:r>
      <w:r w:rsidRPr="007044D0">
        <w:t xml:space="preserve"> </w:t>
      </w:r>
      <w:r>
        <w:t>u</w:t>
      </w:r>
      <w:r w:rsidRPr="007044D0">
        <w:t>sing low-emitting materials, paints, carpeting, furniture and finishes, and installing high-density air filters in the HVAC system for improved indoor air quality</w:t>
      </w:r>
      <w:r>
        <w:t>,</w:t>
      </w:r>
      <w:r w:rsidRPr="007044D0">
        <w:t xml:space="preserve"> </w:t>
      </w:r>
      <w:r>
        <w:t>u</w:t>
      </w:r>
      <w:r w:rsidRPr="007044D0">
        <w:t>sing green cleaning products</w:t>
      </w:r>
      <w:r>
        <w:t>,</w:t>
      </w:r>
      <w:r w:rsidRPr="007044D0">
        <w:t xml:space="preserve"> </w:t>
      </w:r>
      <w:r>
        <w:t>i</w:t>
      </w:r>
      <w:r w:rsidRPr="007044D0">
        <w:t>nstalling more HVAC zones on each floor for better temperature sensing and control</w:t>
      </w:r>
      <w:r>
        <w:t>, and a</w:t>
      </w:r>
      <w:r w:rsidRPr="007044D0">
        <w:t>dding a CO2 monitoring system to ensure good ventilatio</w:t>
      </w:r>
      <w:r>
        <w:t>n.</w:t>
      </w:r>
      <w:r w:rsidRPr="007044D0">
        <w:t xml:space="preserve"> </w:t>
      </w:r>
      <w:r>
        <w:t>(2019-2020)</w:t>
      </w:r>
    </w:p>
    <w:p w:rsidR="007E53D9" w:rsidRPr="00D55698" w:rsidRDefault="007E53D9" w:rsidP="007E53D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42692" w:rsidRPr="00242692" w:rsidRDefault="00242692" w:rsidP="00242692">
      <w:pPr>
        <w:pStyle w:val="BodyText3"/>
        <w:jc w:val="both"/>
      </w:pPr>
      <w:r w:rsidRPr="00D55698">
        <w:rPr>
          <w:b/>
          <w:bCs/>
          <w:highlight w:val="yellow"/>
        </w:rPr>
        <w:t>KSE Project #2249</w:t>
      </w:r>
      <w:r>
        <w:rPr>
          <w:b/>
          <w:bCs/>
        </w:rPr>
        <w:t xml:space="preserve"> </w:t>
      </w:r>
      <w:r w:rsidR="00D6290C" w:rsidRPr="00D6290C">
        <w:rPr>
          <w:b/>
          <w:bCs/>
        </w:rPr>
        <w:t xml:space="preserve">Philadelphia School District, Saul, Strawberry Mansion, and Northeast High Schools, Philadelphia, PA - </w:t>
      </w:r>
      <w:r w:rsidR="00D6290C" w:rsidRPr="00D6290C">
        <w:t xml:space="preserve">Project Manager/Special Inspector. The $23 million pilot program launched in 2017 to improve energy efficiency at the three high schools including new HVAC system, new windows, LED lights, and ventilation. The project included working with PECO and NORESCO to install new gas lines, relocating utilities, water main lines, and paving through the surrounding streets. The ventilation improvement at </w:t>
      </w:r>
      <w:proofErr w:type="spellStart"/>
      <w:r w:rsidR="00D6290C" w:rsidRPr="00D6290C">
        <w:t>NorthEast</w:t>
      </w:r>
      <w:proofErr w:type="spellEnd"/>
      <w:r w:rsidR="00D6290C" w:rsidRPr="00D6290C">
        <w:t xml:space="preserve"> High school included Abatement removal. Mr. Mikaeel, as a Project Manager, was responsible for the Quality Control, and verification of as-built, bidding, and subcontractor documentation. Mr. Mikaeel was also responsible for maintaining project schedules, progress weekly reports, monthly pay applications, procuring of equipment and materials, site piping layout and engineering, preparing RFIs and change orders to the School District, as well as conforming the safety regulations for the subcontractors including personal safety, equipment, and crane documentation. (5/2019 - 10/2019)</w:t>
      </w:r>
    </w:p>
    <w:p w:rsidR="007B0514" w:rsidRDefault="007B0514" w:rsidP="006B6C7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kern w:val="20"/>
        </w:rPr>
      </w:pPr>
    </w:p>
    <w:p w:rsidR="004A3798" w:rsidRDefault="00A33D1B" w:rsidP="006B6C7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r w:rsidRPr="00A33D1B">
        <w:rPr>
          <w:b/>
          <w:kern w:val="20"/>
          <w:highlight w:val="yellow"/>
        </w:rPr>
        <w:t>KSE Project #1428</w:t>
      </w:r>
      <w:r>
        <w:rPr>
          <w:b/>
          <w:kern w:val="20"/>
        </w:rPr>
        <w:t xml:space="preserve">  </w:t>
      </w:r>
      <w:r w:rsidR="004A3798" w:rsidRPr="00EC59A4">
        <w:rPr>
          <w:b/>
          <w:kern w:val="20"/>
        </w:rPr>
        <w:t>Port Authority of New York &amp; New Jersey (PANYNJ), Goethals Bridge Replacement</w:t>
      </w:r>
      <w:r w:rsidR="00EC59A4">
        <w:rPr>
          <w:kern w:val="20"/>
        </w:rPr>
        <w:t xml:space="preserve"> </w:t>
      </w:r>
      <w:r w:rsidR="00EC59A4" w:rsidRPr="00214385">
        <w:rPr>
          <w:b/>
          <w:kern w:val="20"/>
          <w:szCs w:val="19"/>
        </w:rPr>
        <w:t>Project, NY &amp; NJ</w:t>
      </w:r>
      <w:r w:rsidR="00EC59A4" w:rsidRPr="00214385">
        <w:rPr>
          <w:kern w:val="20"/>
          <w:szCs w:val="19"/>
        </w:rPr>
        <w:t xml:space="preserve"> -</w:t>
      </w:r>
      <w:r w:rsidR="00EC59A4">
        <w:rPr>
          <w:kern w:val="20"/>
          <w:szCs w:val="19"/>
        </w:rPr>
        <w:t xml:space="preserve"> </w:t>
      </w:r>
      <w:r w:rsidR="00EC59A4" w:rsidRPr="004A3798">
        <w:rPr>
          <w:kern w:val="20"/>
        </w:rPr>
        <w:t>Senior Geotechnical Field Engineer</w:t>
      </w:r>
      <w:r w:rsidR="00EC59A4">
        <w:rPr>
          <w:kern w:val="20"/>
        </w:rPr>
        <w:t xml:space="preserve">. </w:t>
      </w:r>
      <w:r w:rsidR="00EC59A4" w:rsidRPr="00C14A64">
        <w:rPr>
          <w:szCs w:val="19"/>
        </w:rPr>
        <w:t xml:space="preserve">The </w:t>
      </w:r>
      <w:r w:rsidR="00C54E7B" w:rsidRPr="00C14A64">
        <w:rPr>
          <w:szCs w:val="19"/>
        </w:rPr>
        <w:t>scope of</w:t>
      </w:r>
      <w:r w:rsidR="00EC59A4" w:rsidRPr="00C14A64">
        <w:rPr>
          <w:szCs w:val="19"/>
        </w:rPr>
        <w:t xml:space="preserve"> this $1.5 billion, P3 (Public-Private Partnership), DBFM (Design-Build-Finance-Maintain) project includes the replacement of the existing bridge, built in the 1920s, with two new three-lane Stay Cable structures that span the Arthur Kill River on </w:t>
      </w:r>
      <w:r w:rsidR="00EC59A4">
        <w:rPr>
          <w:szCs w:val="19"/>
        </w:rPr>
        <w:t>I</w:t>
      </w:r>
      <w:r w:rsidR="00EC59A4" w:rsidRPr="00C14A64">
        <w:rPr>
          <w:szCs w:val="19"/>
        </w:rPr>
        <w:t>-278, connecting Elizabeth, NJ and Staten Island, NY.</w:t>
      </w:r>
      <w:r w:rsidR="00EC59A4">
        <w:rPr>
          <w:szCs w:val="19"/>
        </w:rPr>
        <w:t xml:space="preserve"> </w:t>
      </w:r>
      <w:r w:rsidR="006B6C70">
        <w:rPr>
          <w:szCs w:val="19"/>
        </w:rPr>
        <w:t xml:space="preserve">Mr. Mikaeel was </w:t>
      </w:r>
      <w:r w:rsidR="006B6C70" w:rsidRPr="004A3798">
        <w:rPr>
          <w:kern w:val="20"/>
        </w:rPr>
        <w:t xml:space="preserve">responsible for supervising and training geotechnical inspectors for the inspection and quality </w:t>
      </w:r>
      <w:r w:rsidR="006B6C70" w:rsidRPr="004A3798">
        <w:rPr>
          <w:kern w:val="20"/>
        </w:rPr>
        <w:lastRenderedPageBreak/>
        <w:t xml:space="preserve">assurance of all piles and drilled shafts, pile/shaft caps, footings, foundations and retaining walls, installation of sheeting, cofferdams, roadway excavation, MSE walls, T-Walls, Sea Piles, Navigation Channel Fender System and slope protection, as well as coordinating field staff to ensure </w:t>
      </w:r>
      <w:r w:rsidR="006B6C70">
        <w:rPr>
          <w:kern w:val="20"/>
        </w:rPr>
        <w:t xml:space="preserve">that </w:t>
      </w:r>
      <w:r w:rsidR="006B6C70" w:rsidRPr="004A3798">
        <w:rPr>
          <w:kern w:val="20"/>
        </w:rPr>
        <w:t xml:space="preserve">all </w:t>
      </w:r>
      <w:r w:rsidR="006B6C70">
        <w:rPr>
          <w:kern w:val="20"/>
        </w:rPr>
        <w:t>w</w:t>
      </w:r>
      <w:r w:rsidR="006B6C70" w:rsidRPr="004A3798">
        <w:rPr>
          <w:kern w:val="20"/>
        </w:rPr>
        <w:t xml:space="preserve">ork is satisfactorily covered. He </w:t>
      </w:r>
      <w:r w:rsidR="006B6C70">
        <w:rPr>
          <w:kern w:val="20"/>
        </w:rPr>
        <w:t xml:space="preserve">provided </w:t>
      </w:r>
      <w:r w:rsidR="006B6C70" w:rsidRPr="004A3798">
        <w:rPr>
          <w:kern w:val="20"/>
        </w:rPr>
        <w:t xml:space="preserve">sound engineering judgment and recommendations to the </w:t>
      </w:r>
      <w:r w:rsidR="006B6C70">
        <w:rPr>
          <w:kern w:val="20"/>
        </w:rPr>
        <w:t>c</w:t>
      </w:r>
      <w:r w:rsidR="006B6C70" w:rsidRPr="004A3798">
        <w:rPr>
          <w:kern w:val="20"/>
        </w:rPr>
        <w:t xml:space="preserve">ontractor and/or EOR when technical problems or unanticipated field conditions </w:t>
      </w:r>
      <w:r w:rsidR="006B6C70">
        <w:rPr>
          <w:kern w:val="20"/>
        </w:rPr>
        <w:t>we</w:t>
      </w:r>
      <w:r w:rsidR="006B6C70" w:rsidRPr="004A3798">
        <w:rPr>
          <w:kern w:val="20"/>
        </w:rPr>
        <w:t>re encountered. Mr. Mikaeel coordinate</w:t>
      </w:r>
      <w:r w:rsidR="006B6C70">
        <w:rPr>
          <w:kern w:val="20"/>
        </w:rPr>
        <w:t>d</w:t>
      </w:r>
      <w:r w:rsidR="006B6C70" w:rsidRPr="004A3798">
        <w:rPr>
          <w:kern w:val="20"/>
        </w:rPr>
        <w:t xml:space="preserve"> field inspectors to ensure </w:t>
      </w:r>
      <w:r w:rsidR="006B6C70">
        <w:rPr>
          <w:kern w:val="20"/>
        </w:rPr>
        <w:t xml:space="preserve">that </w:t>
      </w:r>
      <w:r w:rsidR="006B6C70" w:rsidRPr="004A3798">
        <w:rPr>
          <w:kern w:val="20"/>
        </w:rPr>
        <w:t xml:space="preserve">all geotechnical and foundation work </w:t>
      </w:r>
      <w:r w:rsidR="006B6C70">
        <w:rPr>
          <w:kern w:val="20"/>
        </w:rPr>
        <w:t>wa</w:t>
      </w:r>
      <w:r w:rsidR="006B6C70" w:rsidRPr="004A3798">
        <w:rPr>
          <w:kern w:val="20"/>
        </w:rPr>
        <w:t xml:space="preserve">s satisfactorily inspected and all required quality assurance work </w:t>
      </w:r>
      <w:r w:rsidR="006B6C70">
        <w:rPr>
          <w:kern w:val="20"/>
        </w:rPr>
        <w:t>wa</w:t>
      </w:r>
      <w:r w:rsidR="006B6C70" w:rsidRPr="004A3798">
        <w:rPr>
          <w:kern w:val="20"/>
        </w:rPr>
        <w:t>s performed. He review</w:t>
      </w:r>
      <w:r w:rsidR="006B6C70">
        <w:rPr>
          <w:kern w:val="20"/>
        </w:rPr>
        <w:t>ed</w:t>
      </w:r>
      <w:r w:rsidR="006B6C70" w:rsidRPr="004A3798">
        <w:rPr>
          <w:kern w:val="20"/>
        </w:rPr>
        <w:t xml:space="preserve"> and co-sign</w:t>
      </w:r>
      <w:r w:rsidR="006B6C70">
        <w:rPr>
          <w:kern w:val="20"/>
        </w:rPr>
        <w:t>ed</w:t>
      </w:r>
      <w:r w:rsidR="006B6C70" w:rsidRPr="004A3798">
        <w:rPr>
          <w:kern w:val="20"/>
        </w:rPr>
        <w:t xml:space="preserve"> all final </w:t>
      </w:r>
      <w:r w:rsidR="006B6C70">
        <w:rPr>
          <w:kern w:val="20"/>
        </w:rPr>
        <w:t>g</w:t>
      </w:r>
      <w:r w:rsidR="006B6C70" w:rsidRPr="004A3798">
        <w:rPr>
          <w:kern w:val="20"/>
        </w:rPr>
        <w:t xml:space="preserve">eotechnical field quality assurance reports. He </w:t>
      </w:r>
      <w:r w:rsidR="006B6C70">
        <w:rPr>
          <w:kern w:val="20"/>
        </w:rPr>
        <w:t>wa</w:t>
      </w:r>
      <w:r w:rsidR="006B6C70" w:rsidRPr="004A3798">
        <w:rPr>
          <w:kern w:val="20"/>
        </w:rPr>
        <w:t xml:space="preserve">s responsible for preparing QA checklists and inspection forms for drilled shafts, steel piles, timber piles, load tests including </w:t>
      </w:r>
      <w:proofErr w:type="spellStart"/>
      <w:r w:rsidR="006B6C70" w:rsidRPr="004A3798">
        <w:rPr>
          <w:kern w:val="20"/>
        </w:rPr>
        <w:t>O’Cell</w:t>
      </w:r>
      <w:proofErr w:type="spellEnd"/>
      <w:r w:rsidR="006B6C70" w:rsidRPr="004A3798">
        <w:rPr>
          <w:kern w:val="20"/>
        </w:rPr>
        <w:t xml:space="preserve"> and lateral </w:t>
      </w:r>
      <w:proofErr w:type="spellStart"/>
      <w:r w:rsidR="006B6C70" w:rsidRPr="004A3798">
        <w:rPr>
          <w:kern w:val="20"/>
        </w:rPr>
        <w:t>Statnamic</w:t>
      </w:r>
      <w:proofErr w:type="spellEnd"/>
      <w:r w:rsidR="006B6C70" w:rsidRPr="004A3798">
        <w:rPr>
          <w:kern w:val="20"/>
        </w:rPr>
        <w:t>, Video Mini-SID. Mr. Mikaeel work</w:t>
      </w:r>
      <w:r w:rsidR="006B6C70">
        <w:rPr>
          <w:kern w:val="20"/>
        </w:rPr>
        <w:t>ed</w:t>
      </w:r>
      <w:r w:rsidR="006B6C70" w:rsidRPr="004A3798">
        <w:rPr>
          <w:kern w:val="20"/>
        </w:rPr>
        <w:t xml:space="preserve"> closely with the Resident Compliance Specialist on issues regarding vibration and noise control</w:t>
      </w:r>
      <w:r w:rsidR="006B6C70">
        <w:rPr>
          <w:kern w:val="20"/>
        </w:rPr>
        <w:t>,</w:t>
      </w:r>
      <w:r w:rsidR="006B6C70" w:rsidRPr="004A3798">
        <w:rPr>
          <w:kern w:val="20"/>
        </w:rPr>
        <w:t xml:space="preserve"> and vibration monitoring results. </w:t>
      </w:r>
      <w:r w:rsidR="006B6C70">
        <w:rPr>
          <w:kern w:val="20"/>
        </w:rPr>
        <w:t>He n</w:t>
      </w:r>
      <w:r w:rsidR="006B6C70" w:rsidRPr="004A3798">
        <w:rPr>
          <w:kern w:val="20"/>
        </w:rPr>
        <w:t>otif</w:t>
      </w:r>
      <w:r w:rsidR="006B6C70">
        <w:rPr>
          <w:kern w:val="20"/>
        </w:rPr>
        <w:t>ied</w:t>
      </w:r>
      <w:r w:rsidR="006B6C70" w:rsidRPr="004A3798">
        <w:rPr>
          <w:kern w:val="20"/>
        </w:rPr>
        <w:t xml:space="preserve"> the Resident Compliance Specialist of any concerns or observations regarding inspection and certification of equipment, personnel training</w:t>
      </w:r>
      <w:r w:rsidR="006B6C70">
        <w:rPr>
          <w:kern w:val="20"/>
        </w:rPr>
        <w:t>,</w:t>
      </w:r>
      <w:r w:rsidR="006B6C70" w:rsidRPr="004A3798">
        <w:rPr>
          <w:kern w:val="20"/>
        </w:rPr>
        <w:t xml:space="preserve"> and permit compliance. He reviews work plan</w:t>
      </w:r>
      <w:r w:rsidR="006B6C70">
        <w:rPr>
          <w:kern w:val="20"/>
        </w:rPr>
        <w:t>s</w:t>
      </w:r>
      <w:r w:rsidR="006B6C70" w:rsidRPr="004A3798">
        <w:rPr>
          <w:kern w:val="20"/>
        </w:rPr>
        <w:t xml:space="preserve"> for drilled shaft installation methods, coring inspections</w:t>
      </w:r>
      <w:r w:rsidR="006B6C70">
        <w:rPr>
          <w:kern w:val="20"/>
        </w:rPr>
        <w:t>,</w:t>
      </w:r>
      <w:r w:rsidR="006B6C70" w:rsidRPr="004A3798">
        <w:rPr>
          <w:kern w:val="20"/>
        </w:rPr>
        <w:t xml:space="preserve"> and construction, as well as reports for PDA and CAPWAP analysis for driven piles, CSL</w:t>
      </w:r>
      <w:r w:rsidR="006B6C70">
        <w:rPr>
          <w:kern w:val="20"/>
        </w:rPr>
        <w:t>,</w:t>
      </w:r>
      <w:r w:rsidR="006B6C70" w:rsidRPr="004A3798">
        <w:rPr>
          <w:kern w:val="20"/>
        </w:rPr>
        <w:t xml:space="preserve"> and Sonic Caliper</w:t>
      </w:r>
      <w:r w:rsidR="006B6C70">
        <w:rPr>
          <w:kern w:val="20"/>
        </w:rPr>
        <w:t>s</w:t>
      </w:r>
      <w:r w:rsidR="006B6C70" w:rsidRPr="004A3798">
        <w:rPr>
          <w:kern w:val="20"/>
        </w:rPr>
        <w:t xml:space="preserve"> for drilled shafts. Mr. Mikaeel actively participate</w:t>
      </w:r>
      <w:r w:rsidR="006B6C70">
        <w:rPr>
          <w:kern w:val="20"/>
        </w:rPr>
        <w:t>d</w:t>
      </w:r>
      <w:r w:rsidR="006B6C70" w:rsidRPr="004A3798">
        <w:rPr>
          <w:kern w:val="20"/>
        </w:rPr>
        <w:t xml:space="preserve"> in the conduct of the work by verifying field dimensions, locations, and alignments, spacing, and dimensions of formwork</w:t>
      </w:r>
      <w:r w:rsidR="006B6C70">
        <w:rPr>
          <w:kern w:val="20"/>
        </w:rPr>
        <w:t xml:space="preserve"> and</w:t>
      </w:r>
      <w:r w:rsidR="006B6C70" w:rsidRPr="004A3798">
        <w:rPr>
          <w:kern w:val="20"/>
        </w:rPr>
        <w:t xml:space="preserve"> reinforcement assemblies. He notifie</w:t>
      </w:r>
      <w:r w:rsidR="006B6C70">
        <w:rPr>
          <w:kern w:val="20"/>
        </w:rPr>
        <w:t>d</w:t>
      </w:r>
      <w:r w:rsidR="006B6C70" w:rsidRPr="004A3798">
        <w:rPr>
          <w:kern w:val="20"/>
        </w:rPr>
        <w:t xml:space="preserve"> the Senior Project Engineer and the Contractor of any discrepancy or error immediately. He accurately record</w:t>
      </w:r>
      <w:r w:rsidR="006B6C70">
        <w:rPr>
          <w:kern w:val="20"/>
        </w:rPr>
        <w:t>ed</w:t>
      </w:r>
      <w:r w:rsidR="006B6C70" w:rsidRPr="004A3798">
        <w:rPr>
          <w:kern w:val="20"/>
        </w:rPr>
        <w:t xml:space="preserve"> all relevant geotechnical and foundation field data on Daily Work Reports and notifie</w:t>
      </w:r>
      <w:r w:rsidR="006B6C70">
        <w:rPr>
          <w:kern w:val="20"/>
        </w:rPr>
        <w:t>d</w:t>
      </w:r>
      <w:r w:rsidR="006B6C70" w:rsidRPr="004A3798">
        <w:rPr>
          <w:kern w:val="20"/>
        </w:rPr>
        <w:t xml:space="preserve"> the Senior Project Engineer and the </w:t>
      </w:r>
      <w:r w:rsidR="006B6C70">
        <w:rPr>
          <w:kern w:val="20"/>
        </w:rPr>
        <w:t>c</w:t>
      </w:r>
      <w:r w:rsidR="006B6C70" w:rsidRPr="004A3798">
        <w:rPr>
          <w:kern w:val="20"/>
        </w:rPr>
        <w:t xml:space="preserve">ontractor of any discrepancy or error immediately related to foundations. </w:t>
      </w:r>
      <w:r w:rsidR="006B6C70">
        <w:rPr>
          <w:kern w:val="20"/>
        </w:rPr>
        <w:t>He d</w:t>
      </w:r>
      <w:r w:rsidR="006B6C70" w:rsidRPr="004A3798">
        <w:rPr>
          <w:kern w:val="20"/>
        </w:rPr>
        <w:t>ocument</w:t>
      </w:r>
      <w:r w:rsidR="006B6C70">
        <w:rPr>
          <w:kern w:val="20"/>
        </w:rPr>
        <w:t>ed</w:t>
      </w:r>
      <w:r w:rsidR="006B6C70" w:rsidRPr="004A3798">
        <w:rPr>
          <w:kern w:val="20"/>
        </w:rPr>
        <w:t xml:space="preserve"> all </w:t>
      </w:r>
      <w:r w:rsidR="006B6C70">
        <w:rPr>
          <w:kern w:val="20"/>
        </w:rPr>
        <w:t>n</w:t>
      </w:r>
      <w:r w:rsidR="006B6C70" w:rsidRPr="004A3798">
        <w:rPr>
          <w:kern w:val="20"/>
        </w:rPr>
        <w:t xml:space="preserve">onconforming </w:t>
      </w:r>
      <w:r w:rsidR="006B6C70">
        <w:rPr>
          <w:kern w:val="20"/>
        </w:rPr>
        <w:t>w</w:t>
      </w:r>
      <w:r w:rsidR="006B6C70" w:rsidRPr="004A3798">
        <w:rPr>
          <w:kern w:val="20"/>
        </w:rPr>
        <w:t xml:space="preserve">ork and Noncompliance Events identified in the field and highlight </w:t>
      </w:r>
      <w:r w:rsidR="006B6C70">
        <w:rPr>
          <w:kern w:val="20"/>
        </w:rPr>
        <w:t xml:space="preserve">them </w:t>
      </w:r>
      <w:r w:rsidR="006B6C70" w:rsidRPr="004A3798">
        <w:rPr>
          <w:kern w:val="20"/>
        </w:rPr>
        <w:t xml:space="preserve">for Senior Project Engineer action. </w:t>
      </w:r>
      <w:r w:rsidR="006B6C70">
        <w:rPr>
          <w:kern w:val="20"/>
        </w:rPr>
        <w:t>He d</w:t>
      </w:r>
      <w:r w:rsidR="006B6C70" w:rsidRPr="004A3798">
        <w:rPr>
          <w:kern w:val="20"/>
        </w:rPr>
        <w:t>irect</w:t>
      </w:r>
      <w:r w:rsidR="006B6C70">
        <w:rPr>
          <w:kern w:val="20"/>
        </w:rPr>
        <w:t>ed</w:t>
      </w:r>
      <w:r w:rsidR="006B6C70" w:rsidRPr="004A3798">
        <w:rPr>
          <w:kern w:val="20"/>
        </w:rPr>
        <w:t xml:space="preserve"> the </w:t>
      </w:r>
      <w:r w:rsidR="006B6C70">
        <w:rPr>
          <w:kern w:val="20"/>
        </w:rPr>
        <w:t>c</w:t>
      </w:r>
      <w:r w:rsidR="006B6C70" w:rsidRPr="004A3798">
        <w:rPr>
          <w:kern w:val="20"/>
        </w:rPr>
        <w:t>ontractor to correct such observed discrepancies and notif</w:t>
      </w:r>
      <w:r w:rsidR="006B6C70">
        <w:rPr>
          <w:kern w:val="20"/>
        </w:rPr>
        <w:t>ied</w:t>
      </w:r>
      <w:r w:rsidR="006B6C70" w:rsidRPr="004A3798">
        <w:rPr>
          <w:kern w:val="20"/>
        </w:rPr>
        <w:t xml:space="preserve"> the Developer, the Port Authority</w:t>
      </w:r>
      <w:r w:rsidR="006B6C70">
        <w:rPr>
          <w:kern w:val="20"/>
        </w:rPr>
        <w:t>,</w:t>
      </w:r>
      <w:r w:rsidR="006B6C70" w:rsidRPr="004A3798">
        <w:rPr>
          <w:kern w:val="20"/>
        </w:rPr>
        <w:t xml:space="preserve"> and the EOR of any </w:t>
      </w:r>
      <w:r w:rsidR="006B6C70">
        <w:rPr>
          <w:kern w:val="20"/>
        </w:rPr>
        <w:t>n</w:t>
      </w:r>
      <w:r w:rsidR="006B6C70" w:rsidRPr="004A3798">
        <w:rPr>
          <w:kern w:val="20"/>
        </w:rPr>
        <w:t xml:space="preserve">onconforming </w:t>
      </w:r>
      <w:r w:rsidR="006B6C70">
        <w:rPr>
          <w:kern w:val="20"/>
        </w:rPr>
        <w:t>w</w:t>
      </w:r>
      <w:r w:rsidR="006B6C70" w:rsidRPr="004A3798">
        <w:rPr>
          <w:kern w:val="20"/>
        </w:rPr>
        <w:t>ork via certified report. Mr. Mikaeel ensure</w:t>
      </w:r>
      <w:r w:rsidR="006B6C70">
        <w:rPr>
          <w:kern w:val="20"/>
        </w:rPr>
        <w:t>d that</w:t>
      </w:r>
      <w:r w:rsidR="006B6C70" w:rsidRPr="004A3798">
        <w:rPr>
          <w:kern w:val="20"/>
        </w:rPr>
        <w:t xml:space="preserve"> all </w:t>
      </w:r>
      <w:r w:rsidR="006B6C70">
        <w:rPr>
          <w:kern w:val="20"/>
        </w:rPr>
        <w:t>w</w:t>
      </w:r>
      <w:r w:rsidR="006B6C70" w:rsidRPr="004A3798">
        <w:rPr>
          <w:kern w:val="20"/>
        </w:rPr>
        <w:t>ork conform</w:t>
      </w:r>
      <w:r w:rsidR="006B6C70">
        <w:rPr>
          <w:kern w:val="20"/>
        </w:rPr>
        <w:t>ed</w:t>
      </w:r>
      <w:r w:rsidR="006B6C70" w:rsidRPr="004A3798">
        <w:rPr>
          <w:kern w:val="20"/>
        </w:rPr>
        <w:t xml:space="preserve"> to issued Corrective Actions Plans (CAP) and RFI responses. He schedule</w:t>
      </w:r>
      <w:r w:rsidR="006B6C70">
        <w:rPr>
          <w:kern w:val="20"/>
        </w:rPr>
        <w:t>d</w:t>
      </w:r>
      <w:r w:rsidR="006B6C70" w:rsidRPr="004A3798">
        <w:rPr>
          <w:kern w:val="20"/>
        </w:rPr>
        <w:t xml:space="preserve"> sampling and testing consultants and laboratories to perform quality assurance work in accordance with the project schedule. He cooperate</w:t>
      </w:r>
      <w:r w:rsidR="006B6C70">
        <w:rPr>
          <w:kern w:val="20"/>
        </w:rPr>
        <w:t>d</w:t>
      </w:r>
      <w:r w:rsidR="006B6C70" w:rsidRPr="004A3798">
        <w:rPr>
          <w:kern w:val="20"/>
        </w:rPr>
        <w:t xml:space="preserve"> with and integrate</w:t>
      </w:r>
      <w:r w:rsidR="006B6C70">
        <w:rPr>
          <w:kern w:val="20"/>
        </w:rPr>
        <w:t>d</w:t>
      </w:r>
      <w:r w:rsidR="006B6C70" w:rsidRPr="004A3798">
        <w:rPr>
          <w:kern w:val="20"/>
        </w:rPr>
        <w:t xml:space="preserve"> quality assurance sampling and testing technicians into the daily conduct of work. By monitoring Quality Control protocol and procedures employed by the </w:t>
      </w:r>
      <w:r w:rsidR="006B6C70">
        <w:rPr>
          <w:kern w:val="20"/>
        </w:rPr>
        <w:t>c</w:t>
      </w:r>
      <w:r w:rsidR="006B6C70" w:rsidRPr="004A3798">
        <w:rPr>
          <w:kern w:val="20"/>
        </w:rPr>
        <w:t>ontractors, he ensure</w:t>
      </w:r>
      <w:r w:rsidR="006B6C70">
        <w:rPr>
          <w:kern w:val="20"/>
        </w:rPr>
        <w:t>d</w:t>
      </w:r>
      <w:r w:rsidR="006B6C70" w:rsidRPr="004A3798">
        <w:rPr>
          <w:kern w:val="20"/>
        </w:rPr>
        <w:t xml:space="preserve"> compliance with applicable standards</w:t>
      </w:r>
      <w:r w:rsidR="006B6C70">
        <w:rPr>
          <w:kern w:val="20"/>
        </w:rPr>
        <w:t>, n</w:t>
      </w:r>
      <w:r w:rsidR="006B6C70" w:rsidRPr="004A3798">
        <w:rPr>
          <w:kern w:val="20"/>
        </w:rPr>
        <w:t>otifying the Quality Control technicians of any incorrect sampling or testing protocol. He supervise</w:t>
      </w:r>
      <w:r w:rsidR="006B6C70">
        <w:rPr>
          <w:kern w:val="20"/>
        </w:rPr>
        <w:t>d</w:t>
      </w:r>
      <w:r w:rsidR="006B6C70" w:rsidRPr="004A3798">
        <w:rPr>
          <w:kern w:val="20"/>
        </w:rPr>
        <w:t xml:space="preserve"> and monitor</w:t>
      </w:r>
      <w:r w:rsidR="006B6C70">
        <w:rPr>
          <w:kern w:val="20"/>
        </w:rPr>
        <w:t>ed</w:t>
      </w:r>
      <w:r w:rsidR="006B6C70" w:rsidRPr="004A3798">
        <w:rPr>
          <w:kern w:val="20"/>
        </w:rPr>
        <w:t xml:space="preserve"> all field testing</w:t>
      </w:r>
      <w:r w:rsidR="006B6C70">
        <w:rPr>
          <w:kern w:val="20"/>
        </w:rPr>
        <w:t>,</w:t>
      </w:r>
      <w:r w:rsidR="006B6C70" w:rsidRPr="004A3798">
        <w:rPr>
          <w:kern w:val="20"/>
        </w:rPr>
        <w:t xml:space="preserve"> including test piles and shafts and the construction of production piles and drilled shafts. </w:t>
      </w:r>
      <w:r w:rsidR="006B6C70">
        <w:rPr>
          <w:kern w:val="20"/>
        </w:rPr>
        <w:t>H</w:t>
      </w:r>
      <w:r w:rsidR="006B6C70" w:rsidRPr="004A3798">
        <w:rPr>
          <w:kern w:val="20"/>
        </w:rPr>
        <w:t>e confirm</w:t>
      </w:r>
      <w:r w:rsidR="006B6C70">
        <w:rPr>
          <w:kern w:val="20"/>
        </w:rPr>
        <w:t>ed</w:t>
      </w:r>
      <w:r w:rsidR="006B6C70" w:rsidRPr="004A3798">
        <w:rPr>
          <w:kern w:val="20"/>
        </w:rPr>
        <w:t xml:space="preserve"> that foundations </w:t>
      </w:r>
      <w:r w:rsidR="006B6C70">
        <w:rPr>
          <w:kern w:val="20"/>
        </w:rPr>
        <w:t>we</w:t>
      </w:r>
      <w:r w:rsidR="006B6C70" w:rsidRPr="004A3798">
        <w:rPr>
          <w:kern w:val="20"/>
        </w:rPr>
        <w:t xml:space="preserve">re constructed at the correct locations and elevations, that shafts, piles and footings </w:t>
      </w:r>
      <w:r w:rsidR="006B6C70">
        <w:rPr>
          <w:kern w:val="20"/>
        </w:rPr>
        <w:t>we</w:t>
      </w:r>
      <w:r w:rsidR="006B6C70" w:rsidRPr="004A3798">
        <w:rPr>
          <w:kern w:val="20"/>
        </w:rPr>
        <w:t>re of the proper size</w:t>
      </w:r>
      <w:r w:rsidR="006B6C70">
        <w:rPr>
          <w:kern w:val="20"/>
        </w:rPr>
        <w:t>,</w:t>
      </w:r>
      <w:r w:rsidR="006B6C70" w:rsidRPr="004A3798">
        <w:rPr>
          <w:kern w:val="20"/>
        </w:rPr>
        <w:t xml:space="preserve"> and that reinforcement was properly assembled and incorporated the proper bars. Mr. Mikaeel </w:t>
      </w:r>
      <w:r w:rsidR="006B6C70">
        <w:rPr>
          <w:kern w:val="20"/>
        </w:rPr>
        <w:t>wa</w:t>
      </w:r>
      <w:r w:rsidR="006B6C70" w:rsidRPr="004A3798">
        <w:rPr>
          <w:kern w:val="20"/>
        </w:rPr>
        <w:t>s responsible for the dismantling and demolishing of the Old Goethals bridge</w:t>
      </w:r>
      <w:r w:rsidR="006B6C70">
        <w:rPr>
          <w:kern w:val="20"/>
        </w:rPr>
        <w:t>,</w:t>
      </w:r>
      <w:r w:rsidR="006B6C70" w:rsidRPr="004A3798">
        <w:rPr>
          <w:kern w:val="20"/>
        </w:rPr>
        <w:t xml:space="preserve"> including the main span truss, piers, and footings. Mr. Mikaeel is currently responsible for all the civil and paving operations</w:t>
      </w:r>
      <w:r w:rsidR="006B6C70">
        <w:rPr>
          <w:kern w:val="20"/>
        </w:rPr>
        <w:t>,</w:t>
      </w:r>
      <w:r w:rsidR="006B6C70" w:rsidRPr="004A3798">
        <w:rPr>
          <w:kern w:val="20"/>
        </w:rPr>
        <w:t xml:space="preserve"> including sign structures, T-Walls, drainage and stormwater management facilities, roadway lighting, ITS, utility work, PCC Paving, and Polyester Polymer Concrete Overlay Paving.</w:t>
      </w:r>
      <w:r w:rsidR="006B6C70">
        <w:rPr>
          <w:kern w:val="20"/>
        </w:rPr>
        <w:t xml:space="preserve">  (2/</w:t>
      </w:r>
      <w:r w:rsidR="004A3798" w:rsidRPr="004A3798">
        <w:rPr>
          <w:kern w:val="20"/>
        </w:rPr>
        <w:t xml:space="preserve">2014 </w:t>
      </w:r>
      <w:r w:rsidR="006B6C70">
        <w:rPr>
          <w:kern w:val="20"/>
        </w:rPr>
        <w:t>-</w:t>
      </w:r>
      <w:r w:rsidR="004A3798" w:rsidRPr="004A3798">
        <w:rPr>
          <w:kern w:val="20"/>
        </w:rPr>
        <w:t xml:space="preserve"> </w:t>
      </w:r>
      <w:r w:rsidR="006B6C70">
        <w:rPr>
          <w:kern w:val="20"/>
        </w:rPr>
        <w:t>2018)</w:t>
      </w:r>
      <w:r w:rsidR="004A3798" w:rsidRPr="004A3798">
        <w:rPr>
          <w:kern w:val="20"/>
        </w:rPr>
        <w:t xml:space="preserve">  </w:t>
      </w:r>
    </w:p>
    <w:p w:rsidR="006B6C70" w:rsidRPr="004A3798" w:rsidRDefault="006B6C70" w:rsidP="006B6C7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p>
    <w:p w:rsidR="00421BA3" w:rsidRPr="00421BA3" w:rsidRDefault="00421BA3" w:rsidP="00421BA3">
      <w:pPr>
        <w:jc w:val="both"/>
        <w:rPr>
          <w:rFonts w:ascii="Arial" w:hAnsi="Arial" w:cs="Arial"/>
          <w:kern w:val="20"/>
          <w:sz w:val="19"/>
        </w:rPr>
      </w:pPr>
      <w:r w:rsidRPr="00421BA3">
        <w:rPr>
          <w:rFonts w:ascii="Arial" w:hAnsi="Arial" w:cs="Arial"/>
          <w:b/>
          <w:kern w:val="20"/>
          <w:sz w:val="19"/>
        </w:rPr>
        <w:t>PANYNJ, New Old Place Creek Bridge (OCP Bridge), NY and NJ</w:t>
      </w:r>
      <w:r>
        <w:rPr>
          <w:rFonts w:ascii="Arial" w:hAnsi="Arial" w:cs="Arial"/>
          <w:kern w:val="20"/>
          <w:sz w:val="19"/>
        </w:rPr>
        <w:t xml:space="preserve"> - </w:t>
      </w:r>
      <w:r w:rsidRPr="00421BA3">
        <w:rPr>
          <w:rFonts w:ascii="Arial" w:hAnsi="Arial" w:cs="Arial"/>
          <w:kern w:val="20"/>
          <w:sz w:val="19"/>
        </w:rPr>
        <w:t>Resident Engineer</w:t>
      </w:r>
      <w:r>
        <w:rPr>
          <w:rFonts w:ascii="Arial" w:hAnsi="Arial" w:cs="Arial"/>
          <w:kern w:val="20"/>
          <w:sz w:val="19"/>
        </w:rPr>
        <w:t>.</w:t>
      </w:r>
      <w:r w:rsidRPr="00421BA3">
        <w:rPr>
          <w:rFonts w:ascii="Arial" w:hAnsi="Arial" w:cs="Arial"/>
          <w:kern w:val="20"/>
          <w:sz w:val="19"/>
        </w:rPr>
        <w:t xml:space="preserve"> This bridge is a five-span</w:t>
      </w:r>
      <w:r>
        <w:rPr>
          <w:rFonts w:ascii="Arial" w:hAnsi="Arial" w:cs="Arial"/>
          <w:kern w:val="20"/>
          <w:sz w:val="19"/>
        </w:rPr>
        <w:t>,</w:t>
      </w:r>
      <w:r w:rsidRPr="00421BA3">
        <w:rPr>
          <w:rFonts w:ascii="Arial" w:hAnsi="Arial" w:cs="Arial"/>
          <w:kern w:val="20"/>
          <w:sz w:val="19"/>
        </w:rPr>
        <w:t xml:space="preserve"> simply</w:t>
      </w:r>
      <w:r>
        <w:rPr>
          <w:rFonts w:ascii="Arial" w:hAnsi="Arial" w:cs="Arial"/>
          <w:kern w:val="20"/>
          <w:sz w:val="19"/>
        </w:rPr>
        <w:t>-</w:t>
      </w:r>
      <w:r w:rsidRPr="00421BA3">
        <w:rPr>
          <w:rFonts w:ascii="Arial" w:hAnsi="Arial" w:cs="Arial"/>
          <w:kern w:val="20"/>
          <w:sz w:val="19"/>
        </w:rPr>
        <w:t>supported</w:t>
      </w:r>
      <w:r>
        <w:rPr>
          <w:rFonts w:ascii="Arial" w:hAnsi="Arial" w:cs="Arial"/>
          <w:kern w:val="20"/>
          <w:sz w:val="19"/>
        </w:rPr>
        <w:t>,</w:t>
      </w:r>
      <w:r w:rsidRPr="00421BA3">
        <w:rPr>
          <w:rFonts w:ascii="Arial" w:hAnsi="Arial" w:cs="Arial"/>
          <w:kern w:val="20"/>
          <w:sz w:val="19"/>
        </w:rPr>
        <w:t xml:space="preserve"> thr</w:t>
      </w:r>
      <w:r>
        <w:rPr>
          <w:rFonts w:ascii="Arial" w:hAnsi="Arial" w:cs="Arial"/>
          <w:kern w:val="20"/>
          <w:sz w:val="19"/>
        </w:rPr>
        <w:t>o</w:t>
      </w:r>
      <w:r w:rsidRPr="00421BA3">
        <w:rPr>
          <w:rFonts w:ascii="Arial" w:hAnsi="Arial" w:cs="Arial"/>
          <w:kern w:val="20"/>
          <w:sz w:val="19"/>
        </w:rPr>
        <w:t>u</w:t>
      </w:r>
      <w:r>
        <w:rPr>
          <w:rFonts w:ascii="Arial" w:hAnsi="Arial" w:cs="Arial"/>
          <w:kern w:val="20"/>
          <w:sz w:val="19"/>
        </w:rPr>
        <w:t>gh</w:t>
      </w:r>
      <w:r w:rsidRPr="00421BA3">
        <w:rPr>
          <w:rFonts w:ascii="Arial" w:hAnsi="Arial" w:cs="Arial"/>
          <w:kern w:val="20"/>
          <w:sz w:val="19"/>
        </w:rPr>
        <w:t>-girder bridge over the Old Place Creek. The new bridge crosses over the 28-foot</w:t>
      </w:r>
      <w:r>
        <w:rPr>
          <w:rFonts w:ascii="Arial" w:hAnsi="Arial" w:cs="Arial"/>
          <w:kern w:val="20"/>
          <w:sz w:val="19"/>
        </w:rPr>
        <w:t>-</w:t>
      </w:r>
      <w:r w:rsidRPr="00421BA3">
        <w:rPr>
          <w:rFonts w:ascii="Arial" w:hAnsi="Arial" w:cs="Arial"/>
          <w:kern w:val="20"/>
          <w:sz w:val="19"/>
        </w:rPr>
        <w:t>wide Navigational Channel. The bridge is a part of the access road between the two twin Goethals Bridge</w:t>
      </w:r>
      <w:r>
        <w:rPr>
          <w:rFonts w:ascii="Arial" w:hAnsi="Arial" w:cs="Arial"/>
          <w:kern w:val="20"/>
          <w:sz w:val="19"/>
        </w:rPr>
        <w:t>s</w:t>
      </w:r>
      <w:r w:rsidRPr="00421BA3">
        <w:rPr>
          <w:rFonts w:ascii="Arial" w:hAnsi="Arial" w:cs="Arial"/>
          <w:kern w:val="20"/>
          <w:sz w:val="19"/>
        </w:rPr>
        <w:t xml:space="preserve"> to support the </w:t>
      </w:r>
      <w:r>
        <w:rPr>
          <w:rFonts w:ascii="Arial" w:hAnsi="Arial" w:cs="Arial"/>
          <w:kern w:val="20"/>
          <w:sz w:val="19"/>
        </w:rPr>
        <w:t>n</w:t>
      </w:r>
      <w:r w:rsidRPr="00421BA3">
        <w:rPr>
          <w:rFonts w:ascii="Arial" w:hAnsi="Arial" w:cs="Arial"/>
          <w:kern w:val="20"/>
          <w:sz w:val="19"/>
        </w:rPr>
        <w:t xml:space="preserve">ew Goethals Bridge maintenance. Mr. Mikaeel, as a QA Engineer for the bridge, was responsible for the inspection and quality assurance of all the steel piles, footings, wing walls, abutments, steel girders, diaphragms, and Precast Pre-Compression Panels. Mr. Mikaeel coordinated field inspectors to ensure </w:t>
      </w:r>
      <w:r>
        <w:rPr>
          <w:rFonts w:ascii="Arial" w:hAnsi="Arial" w:cs="Arial"/>
          <w:kern w:val="20"/>
          <w:sz w:val="19"/>
        </w:rPr>
        <w:t xml:space="preserve">that </w:t>
      </w:r>
      <w:r w:rsidRPr="00421BA3">
        <w:rPr>
          <w:rFonts w:ascii="Arial" w:hAnsi="Arial" w:cs="Arial"/>
          <w:kern w:val="20"/>
          <w:sz w:val="19"/>
        </w:rPr>
        <w:t>all geotechnical, structural</w:t>
      </w:r>
      <w:r>
        <w:rPr>
          <w:rFonts w:ascii="Arial" w:hAnsi="Arial" w:cs="Arial"/>
          <w:kern w:val="20"/>
          <w:sz w:val="19"/>
        </w:rPr>
        <w:t>,</w:t>
      </w:r>
      <w:r w:rsidRPr="00421BA3">
        <w:rPr>
          <w:rFonts w:ascii="Arial" w:hAnsi="Arial" w:cs="Arial"/>
          <w:kern w:val="20"/>
          <w:sz w:val="19"/>
        </w:rPr>
        <w:t xml:space="preserve"> and painting work was satisfactorily inspected</w:t>
      </w:r>
      <w:r>
        <w:rPr>
          <w:rFonts w:ascii="Arial" w:hAnsi="Arial" w:cs="Arial"/>
          <w:kern w:val="20"/>
          <w:sz w:val="19"/>
        </w:rPr>
        <w:t xml:space="preserve">, </w:t>
      </w:r>
      <w:r w:rsidRPr="00421BA3">
        <w:rPr>
          <w:rFonts w:ascii="Arial" w:hAnsi="Arial" w:cs="Arial"/>
          <w:kern w:val="20"/>
          <w:sz w:val="19"/>
        </w:rPr>
        <w:t xml:space="preserve">ensured </w:t>
      </w:r>
      <w:r>
        <w:rPr>
          <w:rFonts w:ascii="Arial" w:hAnsi="Arial" w:cs="Arial"/>
          <w:kern w:val="20"/>
          <w:sz w:val="19"/>
        </w:rPr>
        <w:t xml:space="preserve">that </w:t>
      </w:r>
      <w:r w:rsidRPr="00421BA3">
        <w:rPr>
          <w:rFonts w:ascii="Arial" w:hAnsi="Arial" w:cs="Arial"/>
          <w:kern w:val="20"/>
          <w:sz w:val="19"/>
        </w:rPr>
        <w:t xml:space="preserve">the punch list items </w:t>
      </w:r>
      <w:r>
        <w:rPr>
          <w:rFonts w:ascii="Arial" w:hAnsi="Arial" w:cs="Arial"/>
          <w:kern w:val="20"/>
          <w:sz w:val="19"/>
        </w:rPr>
        <w:t xml:space="preserve">were addressed, </w:t>
      </w:r>
      <w:r w:rsidRPr="00421BA3">
        <w:rPr>
          <w:rFonts w:ascii="Arial" w:hAnsi="Arial" w:cs="Arial"/>
          <w:kern w:val="20"/>
          <w:sz w:val="19"/>
        </w:rPr>
        <w:t>and clos</w:t>
      </w:r>
      <w:r>
        <w:rPr>
          <w:rFonts w:ascii="Arial" w:hAnsi="Arial" w:cs="Arial"/>
          <w:kern w:val="20"/>
          <w:sz w:val="19"/>
        </w:rPr>
        <w:t xml:space="preserve">ed </w:t>
      </w:r>
      <w:r w:rsidRPr="00421BA3">
        <w:rPr>
          <w:rFonts w:ascii="Arial" w:hAnsi="Arial" w:cs="Arial"/>
          <w:kern w:val="20"/>
          <w:sz w:val="19"/>
        </w:rPr>
        <w:t>the bridge documentation.</w:t>
      </w:r>
      <w:r>
        <w:rPr>
          <w:rFonts w:ascii="Arial" w:hAnsi="Arial" w:cs="Arial"/>
          <w:kern w:val="20"/>
          <w:sz w:val="19"/>
        </w:rPr>
        <w:t xml:space="preserve">  (6/</w:t>
      </w:r>
      <w:r w:rsidRPr="00421BA3">
        <w:rPr>
          <w:rFonts w:ascii="Arial" w:hAnsi="Arial" w:cs="Arial"/>
          <w:kern w:val="20"/>
          <w:sz w:val="19"/>
        </w:rPr>
        <w:t xml:space="preserve">2015 </w:t>
      </w:r>
      <w:r>
        <w:rPr>
          <w:rFonts w:ascii="Arial" w:hAnsi="Arial" w:cs="Arial"/>
          <w:kern w:val="20"/>
          <w:sz w:val="19"/>
        </w:rPr>
        <w:t>- 2018)</w:t>
      </w:r>
    </w:p>
    <w:p w:rsidR="00421BA3" w:rsidRPr="00421BA3" w:rsidRDefault="00421BA3" w:rsidP="00421BA3">
      <w:pPr>
        <w:jc w:val="both"/>
        <w:rPr>
          <w:rFonts w:ascii="Arial" w:hAnsi="Arial" w:cs="Arial"/>
          <w:kern w:val="20"/>
          <w:sz w:val="19"/>
        </w:rPr>
      </w:pPr>
    </w:p>
    <w:p w:rsidR="00421BA3" w:rsidRPr="00421BA3" w:rsidRDefault="00421BA3" w:rsidP="00421BA3">
      <w:pPr>
        <w:jc w:val="both"/>
        <w:rPr>
          <w:rFonts w:ascii="Arial" w:hAnsi="Arial" w:cs="Arial"/>
          <w:kern w:val="20"/>
          <w:sz w:val="19"/>
        </w:rPr>
      </w:pPr>
      <w:r w:rsidRPr="00421BA3">
        <w:rPr>
          <w:rFonts w:ascii="Arial" w:hAnsi="Arial" w:cs="Arial"/>
          <w:b/>
          <w:kern w:val="20"/>
          <w:sz w:val="19"/>
        </w:rPr>
        <w:t>PANYNJ/Conrail, New Travis Spur Rail Bridge (TSRB), NY and NJ</w:t>
      </w:r>
      <w:r>
        <w:rPr>
          <w:rFonts w:ascii="Arial" w:hAnsi="Arial" w:cs="Arial"/>
          <w:kern w:val="20"/>
          <w:sz w:val="19"/>
        </w:rPr>
        <w:t xml:space="preserve"> - </w:t>
      </w:r>
      <w:r w:rsidRPr="00421BA3">
        <w:rPr>
          <w:rFonts w:ascii="Arial" w:hAnsi="Arial" w:cs="Arial"/>
          <w:kern w:val="20"/>
          <w:sz w:val="19"/>
        </w:rPr>
        <w:t>Resident Engineer</w:t>
      </w:r>
      <w:r>
        <w:rPr>
          <w:rFonts w:ascii="Arial" w:hAnsi="Arial" w:cs="Arial"/>
          <w:kern w:val="20"/>
          <w:sz w:val="19"/>
        </w:rPr>
        <w:t xml:space="preserve">. </w:t>
      </w:r>
      <w:r w:rsidRPr="00421BA3">
        <w:rPr>
          <w:rFonts w:ascii="Arial" w:hAnsi="Arial" w:cs="Arial"/>
          <w:kern w:val="20"/>
          <w:sz w:val="19"/>
        </w:rPr>
        <w:t>This bridge is a two-span</w:t>
      </w:r>
      <w:r>
        <w:rPr>
          <w:rFonts w:ascii="Arial" w:hAnsi="Arial" w:cs="Arial"/>
          <w:kern w:val="20"/>
          <w:sz w:val="19"/>
        </w:rPr>
        <w:t>,</w:t>
      </w:r>
      <w:r w:rsidRPr="00421BA3">
        <w:rPr>
          <w:rFonts w:ascii="Arial" w:hAnsi="Arial" w:cs="Arial"/>
          <w:kern w:val="20"/>
          <w:sz w:val="19"/>
        </w:rPr>
        <w:t xml:space="preserve"> simply</w:t>
      </w:r>
      <w:r>
        <w:rPr>
          <w:rFonts w:ascii="Arial" w:hAnsi="Arial" w:cs="Arial"/>
          <w:kern w:val="20"/>
          <w:sz w:val="19"/>
        </w:rPr>
        <w:t>-</w:t>
      </w:r>
      <w:r w:rsidRPr="00421BA3">
        <w:rPr>
          <w:rFonts w:ascii="Arial" w:hAnsi="Arial" w:cs="Arial"/>
          <w:kern w:val="20"/>
          <w:sz w:val="19"/>
        </w:rPr>
        <w:t>supported</w:t>
      </w:r>
      <w:r>
        <w:rPr>
          <w:rFonts w:ascii="Arial" w:hAnsi="Arial" w:cs="Arial"/>
          <w:kern w:val="20"/>
          <w:sz w:val="19"/>
        </w:rPr>
        <w:t>,</w:t>
      </w:r>
      <w:r w:rsidRPr="00421BA3">
        <w:rPr>
          <w:rFonts w:ascii="Arial" w:hAnsi="Arial" w:cs="Arial"/>
          <w:kern w:val="20"/>
          <w:sz w:val="19"/>
        </w:rPr>
        <w:t xml:space="preserve"> thr</w:t>
      </w:r>
      <w:r>
        <w:rPr>
          <w:rFonts w:ascii="Arial" w:hAnsi="Arial" w:cs="Arial"/>
          <w:kern w:val="20"/>
          <w:sz w:val="19"/>
        </w:rPr>
        <w:t>o</w:t>
      </w:r>
      <w:r w:rsidRPr="00421BA3">
        <w:rPr>
          <w:rFonts w:ascii="Arial" w:hAnsi="Arial" w:cs="Arial"/>
          <w:kern w:val="20"/>
          <w:sz w:val="19"/>
        </w:rPr>
        <w:t>u</w:t>
      </w:r>
      <w:r>
        <w:rPr>
          <w:rFonts w:ascii="Arial" w:hAnsi="Arial" w:cs="Arial"/>
          <w:kern w:val="20"/>
          <w:sz w:val="19"/>
        </w:rPr>
        <w:t>gh</w:t>
      </w:r>
      <w:r w:rsidRPr="00421BA3">
        <w:rPr>
          <w:rFonts w:ascii="Arial" w:hAnsi="Arial" w:cs="Arial"/>
          <w:kern w:val="20"/>
          <w:sz w:val="19"/>
        </w:rPr>
        <w:t xml:space="preserve">-girder railroad structure with maximum span lengths of 123’ and a total </w:t>
      </w:r>
      <w:r>
        <w:rPr>
          <w:rFonts w:ascii="Arial" w:hAnsi="Arial" w:cs="Arial"/>
          <w:kern w:val="20"/>
          <w:sz w:val="19"/>
        </w:rPr>
        <w:t xml:space="preserve">length of </w:t>
      </w:r>
      <w:r w:rsidRPr="00421BA3">
        <w:rPr>
          <w:rFonts w:ascii="Arial" w:hAnsi="Arial" w:cs="Arial"/>
          <w:kern w:val="20"/>
          <w:sz w:val="19"/>
        </w:rPr>
        <w:t>212</w:t>
      </w:r>
      <w:r>
        <w:rPr>
          <w:rFonts w:ascii="Arial" w:hAnsi="Arial" w:cs="Arial"/>
          <w:kern w:val="20"/>
          <w:sz w:val="19"/>
        </w:rPr>
        <w:t>’</w:t>
      </w:r>
      <w:r w:rsidRPr="00421BA3">
        <w:rPr>
          <w:rFonts w:ascii="Arial" w:hAnsi="Arial" w:cs="Arial"/>
          <w:kern w:val="20"/>
          <w:sz w:val="19"/>
        </w:rPr>
        <w:t xml:space="preserve">. The rail bridge crosses over roads that carry traffic to and from the Goethals Bridge, and its concrete piers constricted the width of those roads that needed to be expanded to connect traffic with the new Goethals. The Port Authority, in partnership with developer NYNJ Link and contractor KWM, managed to get the job done in two and a half days – nine hours ahead of schedule. Mr. Mikaeel, as a QA Engineer for the bridge, was responsible for the inspection and quality assurance of all the drilled shafts, footings, wingwalls, precast pier caps, on-site span erection including girders, tracks, and ballast. Mr. Mikaeel coordinated field inspectors to ensure all geotechnical, structural and painting work was satisfactorily inspected. Mr. Mikaeel actively participated in the demolition inspection and traffic switch MPT during the demolition. He represented the QA team in all the weekly, progress and field meetings with the PANYNJ and Conrail. Mr. Mikaeel ensured </w:t>
      </w:r>
      <w:r>
        <w:rPr>
          <w:rFonts w:ascii="Arial" w:hAnsi="Arial" w:cs="Arial"/>
          <w:kern w:val="20"/>
          <w:sz w:val="19"/>
        </w:rPr>
        <w:t xml:space="preserve">that </w:t>
      </w:r>
      <w:r w:rsidRPr="00421BA3">
        <w:rPr>
          <w:rFonts w:ascii="Arial" w:hAnsi="Arial" w:cs="Arial"/>
          <w:kern w:val="20"/>
          <w:sz w:val="19"/>
        </w:rPr>
        <w:t xml:space="preserve">the punch list items </w:t>
      </w:r>
      <w:r>
        <w:rPr>
          <w:rFonts w:ascii="Arial" w:hAnsi="Arial" w:cs="Arial"/>
          <w:kern w:val="20"/>
          <w:sz w:val="19"/>
        </w:rPr>
        <w:t xml:space="preserve">were addressed </w:t>
      </w:r>
      <w:r w:rsidRPr="00421BA3">
        <w:rPr>
          <w:rFonts w:ascii="Arial" w:hAnsi="Arial" w:cs="Arial"/>
          <w:kern w:val="20"/>
          <w:sz w:val="19"/>
        </w:rPr>
        <w:t>and clos</w:t>
      </w:r>
      <w:r>
        <w:rPr>
          <w:rFonts w:ascii="Arial" w:hAnsi="Arial" w:cs="Arial"/>
          <w:kern w:val="20"/>
          <w:sz w:val="19"/>
        </w:rPr>
        <w:t xml:space="preserve">ed </w:t>
      </w:r>
      <w:r w:rsidRPr="00421BA3">
        <w:rPr>
          <w:rFonts w:ascii="Arial" w:hAnsi="Arial" w:cs="Arial"/>
          <w:kern w:val="20"/>
          <w:sz w:val="19"/>
        </w:rPr>
        <w:t>the bridge documentation. Mr. Mikaeel completed the final inspection with Conrail Engineers.</w:t>
      </w:r>
      <w:r w:rsidR="00F8578B">
        <w:rPr>
          <w:rFonts w:ascii="Arial" w:hAnsi="Arial" w:cs="Arial"/>
          <w:kern w:val="20"/>
          <w:sz w:val="19"/>
        </w:rPr>
        <w:t xml:space="preserve">  (11/</w:t>
      </w:r>
      <w:r w:rsidRPr="00421BA3">
        <w:rPr>
          <w:rFonts w:ascii="Arial" w:hAnsi="Arial" w:cs="Arial"/>
          <w:kern w:val="20"/>
          <w:sz w:val="19"/>
        </w:rPr>
        <w:t xml:space="preserve">2015 </w:t>
      </w:r>
      <w:r w:rsidR="00F8578B">
        <w:rPr>
          <w:rFonts w:ascii="Arial" w:hAnsi="Arial" w:cs="Arial"/>
          <w:kern w:val="20"/>
          <w:sz w:val="19"/>
        </w:rPr>
        <w:t>-</w:t>
      </w:r>
      <w:r w:rsidRPr="00421BA3">
        <w:rPr>
          <w:rFonts w:ascii="Arial" w:hAnsi="Arial" w:cs="Arial"/>
          <w:kern w:val="20"/>
          <w:sz w:val="19"/>
        </w:rPr>
        <w:t xml:space="preserve"> </w:t>
      </w:r>
      <w:r w:rsidR="00F8578B">
        <w:rPr>
          <w:rFonts w:ascii="Arial" w:hAnsi="Arial" w:cs="Arial"/>
          <w:kern w:val="20"/>
          <w:sz w:val="19"/>
        </w:rPr>
        <w:t>12/2017)</w:t>
      </w:r>
    </w:p>
    <w:p w:rsidR="005B1A95" w:rsidRDefault="005B1A95" w:rsidP="00421BA3">
      <w:pPr>
        <w:widowControl/>
        <w:jc w:val="both"/>
        <w:rPr>
          <w:rFonts w:ascii="Arial" w:hAnsi="Arial" w:cs="Arial"/>
          <w:kern w:val="20"/>
          <w:sz w:val="19"/>
        </w:rPr>
      </w:pPr>
    </w:p>
    <w:p w:rsidR="00F8578B" w:rsidRPr="00F8578B" w:rsidRDefault="00F8578B" w:rsidP="00F8578B">
      <w:pPr>
        <w:jc w:val="both"/>
        <w:rPr>
          <w:rFonts w:ascii="Arial" w:hAnsi="Arial" w:cs="Arial"/>
          <w:kern w:val="20"/>
          <w:sz w:val="19"/>
        </w:rPr>
      </w:pPr>
      <w:r w:rsidRPr="00F8578B">
        <w:rPr>
          <w:rFonts w:ascii="Arial" w:hAnsi="Arial" w:cs="Arial"/>
          <w:b/>
          <w:kern w:val="20"/>
          <w:sz w:val="19"/>
        </w:rPr>
        <w:t>New York State Thruway Authority (NYSTA), Tappan Zee Bridge Design Build, Orangetown and Tarrytown, NY</w:t>
      </w:r>
      <w:r>
        <w:rPr>
          <w:rFonts w:ascii="Arial" w:hAnsi="Arial" w:cs="Arial"/>
          <w:kern w:val="20"/>
          <w:sz w:val="19"/>
        </w:rPr>
        <w:t xml:space="preserve"> - </w:t>
      </w:r>
      <w:r w:rsidRPr="00F8578B">
        <w:rPr>
          <w:rFonts w:ascii="Arial" w:hAnsi="Arial" w:cs="Arial"/>
          <w:kern w:val="20"/>
          <w:sz w:val="19"/>
        </w:rPr>
        <w:t>Geotechnical Design QA Engineer</w:t>
      </w:r>
      <w:r>
        <w:rPr>
          <w:rFonts w:ascii="Arial" w:hAnsi="Arial" w:cs="Arial"/>
          <w:kern w:val="20"/>
          <w:sz w:val="19"/>
        </w:rPr>
        <w:t>.</w:t>
      </w:r>
      <w:r w:rsidRPr="00F8578B">
        <w:rPr>
          <w:rFonts w:ascii="Arial" w:hAnsi="Arial" w:cs="Arial"/>
          <w:kern w:val="20"/>
          <w:sz w:val="19"/>
        </w:rPr>
        <w:t xml:space="preserve"> This $3.9 billion bridge replacement project involved a signature three-mile crossing over the Hudson River, intended to be the widest bridge of that length in the world. This project also included demolition of the previous bridge upon completion of the replacement bridge. The new bridge provides</w:t>
      </w:r>
      <w:r>
        <w:rPr>
          <w:rFonts w:ascii="Arial" w:hAnsi="Arial" w:cs="Arial"/>
          <w:kern w:val="20"/>
          <w:sz w:val="19"/>
        </w:rPr>
        <w:t xml:space="preserve"> </w:t>
      </w:r>
      <w:r w:rsidRPr="00F8578B">
        <w:rPr>
          <w:rFonts w:ascii="Arial" w:hAnsi="Arial" w:cs="Arial"/>
          <w:kern w:val="20"/>
          <w:sz w:val="19"/>
        </w:rPr>
        <w:t>twin spans, with a total of eight general traffic lanes, plus emergency lanes and extra-wide shoulders for immediate bus service; the capability for bus rapid transit, light rail, or commuter rail with a new night light display with potentially changing patterns</w:t>
      </w:r>
      <w:r>
        <w:rPr>
          <w:rFonts w:ascii="Arial" w:hAnsi="Arial" w:cs="Arial"/>
          <w:kern w:val="20"/>
          <w:sz w:val="19"/>
        </w:rPr>
        <w:t>; u</w:t>
      </w:r>
      <w:r w:rsidRPr="00F8578B">
        <w:rPr>
          <w:rFonts w:ascii="Arial" w:hAnsi="Arial" w:cs="Arial"/>
          <w:kern w:val="20"/>
          <w:sz w:val="19"/>
        </w:rPr>
        <w:t>nique towers that tilt outwards for additional strength, while also eliminating the need for crossbeams</w:t>
      </w:r>
      <w:r>
        <w:rPr>
          <w:rFonts w:ascii="Arial" w:hAnsi="Arial" w:cs="Arial"/>
          <w:kern w:val="20"/>
          <w:sz w:val="19"/>
        </w:rPr>
        <w:t>; and a</w:t>
      </w:r>
      <w:r w:rsidRPr="00F8578B">
        <w:rPr>
          <w:rFonts w:ascii="Arial" w:hAnsi="Arial" w:cs="Arial"/>
          <w:kern w:val="20"/>
          <w:sz w:val="19"/>
        </w:rPr>
        <w:t xml:space="preserve"> dedicated bicycle and pedestrian path with safe, scenic spots and cultural information about the region’s heritage</w:t>
      </w:r>
      <w:r>
        <w:rPr>
          <w:rFonts w:ascii="Arial" w:hAnsi="Arial" w:cs="Arial"/>
          <w:kern w:val="20"/>
          <w:sz w:val="19"/>
        </w:rPr>
        <w:t xml:space="preserve">. Mr. Mikaeel’s </w:t>
      </w:r>
      <w:r w:rsidRPr="00F8578B">
        <w:rPr>
          <w:rFonts w:ascii="Arial" w:hAnsi="Arial" w:cs="Arial"/>
          <w:kern w:val="20"/>
          <w:sz w:val="19"/>
        </w:rPr>
        <w:t xml:space="preserve">responsibilities included quality assurance for soil borings (both on and offshore), reviewing the soil stratigraphy and soil profiles used for the design based on the borings locations, reviewing lab assignments, geotechnical testing, laboratory QA, lab auditing, design QA/QC for foundations (including 36, 47, and 72-inch pipe piles with lengths varying between 90 and 420 feet, 48-inch drilled shafts, H-piles, trestle piles, and cofferdams), review of computer models completed by HDR and GZA for foundation design (including FB Multipier and L-Pile files), review of the testing plan and protocols for deep foundations, review  of means and methods submitted by WEEKS Marine for test piles (including Axial Static load testing, lateral load testing, PDA and Osterberg Cell for drilled shafts), review and audit dredging operations, review and comparison to design criteria of load testing results, review of construction plan for 72 inch pipe piles and 48 inch drilled shafts, and preparing QA checklists and inspection forms (drilled shafts, steel piles, timber piles, load tests including O’Cell, Axial Static load testing, lateral load testing, and </w:t>
      </w:r>
      <w:proofErr w:type="spellStart"/>
      <w:r w:rsidRPr="00F8578B">
        <w:rPr>
          <w:rFonts w:ascii="Arial" w:hAnsi="Arial" w:cs="Arial"/>
          <w:kern w:val="20"/>
          <w:sz w:val="19"/>
        </w:rPr>
        <w:t>Statnamic</w:t>
      </w:r>
      <w:proofErr w:type="spellEnd"/>
      <w:r w:rsidRPr="00F8578B">
        <w:rPr>
          <w:rFonts w:ascii="Arial" w:hAnsi="Arial" w:cs="Arial"/>
          <w:kern w:val="20"/>
          <w:sz w:val="19"/>
        </w:rPr>
        <w:t xml:space="preserve"> load testing).</w:t>
      </w:r>
      <w:r>
        <w:rPr>
          <w:rFonts w:ascii="Arial" w:hAnsi="Arial" w:cs="Arial"/>
          <w:kern w:val="20"/>
          <w:sz w:val="19"/>
        </w:rPr>
        <w:t xml:space="preserve">  (12/</w:t>
      </w:r>
      <w:r w:rsidRPr="00F8578B">
        <w:rPr>
          <w:rFonts w:ascii="Arial" w:hAnsi="Arial" w:cs="Arial"/>
          <w:kern w:val="20"/>
          <w:sz w:val="19"/>
        </w:rPr>
        <w:t xml:space="preserve">2012 </w:t>
      </w:r>
      <w:r>
        <w:rPr>
          <w:rFonts w:ascii="Arial" w:hAnsi="Arial" w:cs="Arial"/>
          <w:kern w:val="20"/>
          <w:sz w:val="19"/>
        </w:rPr>
        <w:t>-</w:t>
      </w:r>
      <w:r w:rsidRPr="00F8578B">
        <w:rPr>
          <w:rFonts w:ascii="Arial" w:hAnsi="Arial" w:cs="Arial"/>
          <w:kern w:val="20"/>
          <w:sz w:val="19"/>
        </w:rPr>
        <w:t xml:space="preserve"> </w:t>
      </w:r>
      <w:r>
        <w:rPr>
          <w:rFonts w:ascii="Arial" w:hAnsi="Arial" w:cs="Arial"/>
          <w:kern w:val="20"/>
          <w:sz w:val="19"/>
        </w:rPr>
        <w:t>2/2014)</w:t>
      </w:r>
    </w:p>
    <w:p w:rsidR="00F8578B" w:rsidRPr="00F8578B" w:rsidRDefault="00F8578B" w:rsidP="00F8578B">
      <w:pPr>
        <w:rPr>
          <w:rFonts w:ascii="Arial" w:hAnsi="Arial" w:cs="Arial"/>
          <w:kern w:val="20"/>
          <w:sz w:val="19"/>
        </w:rPr>
      </w:pPr>
      <w:r w:rsidRPr="00F8578B">
        <w:rPr>
          <w:rFonts w:ascii="Arial" w:hAnsi="Arial" w:cs="Arial"/>
          <w:kern w:val="20"/>
          <w:sz w:val="19"/>
        </w:rPr>
        <w:t xml:space="preserve"> </w:t>
      </w:r>
    </w:p>
    <w:p w:rsidR="00F8578B" w:rsidRPr="00F8578B" w:rsidRDefault="00F8578B" w:rsidP="00610C9C">
      <w:pPr>
        <w:jc w:val="both"/>
        <w:rPr>
          <w:rFonts w:ascii="Arial" w:hAnsi="Arial" w:cs="Arial"/>
          <w:kern w:val="20"/>
          <w:sz w:val="19"/>
        </w:rPr>
      </w:pPr>
      <w:r w:rsidRPr="00610C9C">
        <w:rPr>
          <w:rFonts w:ascii="Arial" w:hAnsi="Arial" w:cs="Arial"/>
          <w:b/>
          <w:kern w:val="20"/>
          <w:sz w:val="19"/>
        </w:rPr>
        <w:t>New Jersey Department of Transportation (NJDOT), Route I-80 Eastbound Truck Weigh Station, Knowlton Township and Hardwick Township, NJ</w:t>
      </w:r>
      <w:r>
        <w:rPr>
          <w:rFonts w:ascii="Arial" w:hAnsi="Arial" w:cs="Arial"/>
          <w:kern w:val="20"/>
          <w:sz w:val="19"/>
        </w:rPr>
        <w:t xml:space="preserve"> - </w:t>
      </w:r>
      <w:r w:rsidRPr="00F8578B">
        <w:rPr>
          <w:rFonts w:ascii="Arial" w:hAnsi="Arial" w:cs="Arial"/>
          <w:kern w:val="20"/>
          <w:sz w:val="19"/>
        </w:rPr>
        <w:t>Geotechnical Design Engineer.</w:t>
      </w:r>
      <w:r w:rsidR="00610C9C" w:rsidRPr="00610C9C">
        <w:rPr>
          <w:rFonts w:ascii="Arial" w:hAnsi="Arial" w:cs="Arial"/>
          <w:kern w:val="20"/>
          <w:sz w:val="19"/>
        </w:rPr>
        <w:t xml:space="preserve"> </w:t>
      </w:r>
      <w:r w:rsidR="00610C9C" w:rsidRPr="00F8578B">
        <w:rPr>
          <w:rFonts w:ascii="Arial" w:hAnsi="Arial" w:cs="Arial"/>
          <w:kern w:val="20"/>
          <w:sz w:val="19"/>
        </w:rPr>
        <w:t>This project included the design of the rehabilitation and expansion of a truck weigh and inspection station adjacent to the travel lanes of Route I-80 EB, residing within a narrow sliver of lane between the Delaware River and the Route I-80 EB mainline, within the Delaware Water Gap National Recreation Area. Details of the project included</w:t>
      </w:r>
      <w:r w:rsidR="00610C9C">
        <w:rPr>
          <w:rFonts w:ascii="Arial" w:hAnsi="Arial" w:cs="Arial"/>
          <w:kern w:val="20"/>
          <w:sz w:val="19"/>
        </w:rPr>
        <w:t xml:space="preserve"> i</w:t>
      </w:r>
      <w:r w:rsidR="00610C9C" w:rsidRPr="00610C9C">
        <w:rPr>
          <w:rFonts w:ascii="Arial" w:hAnsi="Arial" w:cs="Arial"/>
          <w:kern w:val="20"/>
          <w:sz w:val="19"/>
        </w:rPr>
        <w:t>mprovements to the existing auxiliary lanes to provide adequate deceleration/acceleration lengths and shoulder widths and construction of two relatively long retaining walls to accommodate the width of the additional lanes, due to narrow width and steep slopes in the project area</w:t>
      </w:r>
      <w:r w:rsidR="00610C9C">
        <w:rPr>
          <w:rFonts w:ascii="Arial" w:hAnsi="Arial" w:cs="Arial"/>
          <w:kern w:val="20"/>
          <w:sz w:val="19"/>
        </w:rPr>
        <w:t>; c</w:t>
      </w:r>
      <w:r w:rsidR="00610C9C" w:rsidRPr="00610C9C">
        <w:rPr>
          <w:rFonts w:ascii="Arial" w:hAnsi="Arial" w:cs="Arial"/>
          <w:kern w:val="20"/>
          <w:sz w:val="19"/>
        </w:rPr>
        <w:t>onstruction of two new buildings on the site</w:t>
      </w:r>
      <w:r w:rsidR="00610C9C">
        <w:rPr>
          <w:rFonts w:ascii="Arial" w:hAnsi="Arial" w:cs="Arial"/>
          <w:kern w:val="20"/>
          <w:sz w:val="19"/>
        </w:rPr>
        <w:t>; i</w:t>
      </w:r>
      <w:r w:rsidR="00610C9C" w:rsidRPr="00610C9C">
        <w:rPr>
          <w:rFonts w:ascii="Arial" w:hAnsi="Arial" w:cs="Arial"/>
          <w:kern w:val="20"/>
          <w:sz w:val="19"/>
        </w:rPr>
        <w:t>nstallation of state-of-the-art weigh-in motion scales, static scales, and vehicle tracking system</w:t>
      </w:r>
      <w:r w:rsidR="00610C9C">
        <w:rPr>
          <w:rFonts w:ascii="Arial" w:hAnsi="Arial" w:cs="Arial"/>
          <w:kern w:val="20"/>
          <w:sz w:val="19"/>
        </w:rPr>
        <w:t>s; and h</w:t>
      </w:r>
      <w:r w:rsidR="00610C9C" w:rsidRPr="00610C9C">
        <w:rPr>
          <w:rFonts w:ascii="Arial" w:hAnsi="Arial" w:cs="Arial"/>
          <w:kern w:val="20"/>
          <w:sz w:val="19"/>
        </w:rPr>
        <w:t>ighway lighting and signage in advance of the facility.</w:t>
      </w:r>
      <w:r w:rsidR="00610C9C">
        <w:rPr>
          <w:rFonts w:ascii="Arial" w:hAnsi="Arial" w:cs="Arial"/>
          <w:kern w:val="20"/>
          <w:sz w:val="19"/>
        </w:rPr>
        <w:t xml:space="preserve"> </w:t>
      </w:r>
      <w:r w:rsidR="00610C9C" w:rsidRPr="00610C9C">
        <w:rPr>
          <w:rFonts w:ascii="Arial" w:hAnsi="Arial" w:cs="Arial"/>
          <w:kern w:val="20"/>
          <w:sz w:val="19"/>
        </w:rPr>
        <w:t xml:space="preserve">This project required a Flood and Rock Fall Hazard Area Permit, and was subject to the associated Riparian Buffers. It </w:t>
      </w:r>
      <w:r w:rsidR="00610C9C" w:rsidRPr="00F8578B">
        <w:rPr>
          <w:rFonts w:ascii="Arial" w:hAnsi="Arial" w:cs="Arial"/>
          <w:kern w:val="20"/>
          <w:sz w:val="19"/>
        </w:rPr>
        <w:t xml:space="preserve">also required several Freshwater Wetlands Permits and was subject to the provisions of the Stormwater Management Act, requiring the use of several Stormwater Management BMPs to achieve compliance. </w:t>
      </w:r>
      <w:r w:rsidR="00610C9C">
        <w:rPr>
          <w:rFonts w:ascii="Arial" w:hAnsi="Arial" w:cs="Arial"/>
          <w:kern w:val="20"/>
          <w:sz w:val="19"/>
        </w:rPr>
        <w:t>As g</w:t>
      </w:r>
      <w:r w:rsidR="00610C9C" w:rsidRPr="00F8578B">
        <w:rPr>
          <w:rFonts w:ascii="Arial" w:hAnsi="Arial" w:cs="Arial"/>
          <w:kern w:val="20"/>
          <w:sz w:val="19"/>
        </w:rPr>
        <w:t xml:space="preserve">eotechnical </w:t>
      </w:r>
      <w:r w:rsidR="00610C9C">
        <w:rPr>
          <w:rFonts w:ascii="Arial" w:hAnsi="Arial" w:cs="Arial"/>
          <w:kern w:val="20"/>
          <w:sz w:val="19"/>
        </w:rPr>
        <w:t>d</w:t>
      </w:r>
      <w:r w:rsidR="00610C9C" w:rsidRPr="00F8578B">
        <w:rPr>
          <w:rFonts w:ascii="Arial" w:hAnsi="Arial" w:cs="Arial"/>
          <w:kern w:val="20"/>
          <w:sz w:val="19"/>
        </w:rPr>
        <w:t xml:space="preserve">esign </w:t>
      </w:r>
      <w:r w:rsidR="00610C9C">
        <w:rPr>
          <w:rFonts w:ascii="Arial" w:hAnsi="Arial" w:cs="Arial"/>
          <w:kern w:val="20"/>
          <w:sz w:val="19"/>
        </w:rPr>
        <w:t>e</w:t>
      </w:r>
      <w:r w:rsidR="00610C9C" w:rsidRPr="00F8578B">
        <w:rPr>
          <w:rFonts w:ascii="Arial" w:hAnsi="Arial" w:cs="Arial"/>
          <w:kern w:val="20"/>
          <w:sz w:val="19"/>
        </w:rPr>
        <w:t>ngineer</w:t>
      </w:r>
      <w:r w:rsidR="00610C9C">
        <w:rPr>
          <w:rFonts w:ascii="Arial" w:hAnsi="Arial" w:cs="Arial"/>
          <w:kern w:val="20"/>
          <w:sz w:val="19"/>
        </w:rPr>
        <w:t xml:space="preserve">, Mr. Mikaeel’s </w:t>
      </w:r>
      <w:r w:rsidR="00610C9C" w:rsidRPr="00F8578B">
        <w:rPr>
          <w:rFonts w:ascii="Arial" w:hAnsi="Arial" w:cs="Arial"/>
          <w:kern w:val="20"/>
          <w:sz w:val="19"/>
        </w:rPr>
        <w:t>responsibilities included reviewing the preliminary stability analysis of the proposed retaining wall systems for the Flood Hazard Area Control Act Individual Permit at the proposed Route I-80 Eastbound Truck Weigh Station completed by Haley &amp; Aldrich, Inc., field assessment for the rock falling hazard and determining the gabion retaining wall locations,and final design of the proposed retaining wall systems including gabions and cantilever walls per AASHTO LRFD.</w:t>
      </w:r>
      <w:r w:rsidR="00610C9C">
        <w:rPr>
          <w:rFonts w:ascii="Arial" w:hAnsi="Arial" w:cs="Arial"/>
          <w:kern w:val="20"/>
          <w:sz w:val="19"/>
        </w:rPr>
        <w:t xml:space="preserve">  (5/</w:t>
      </w:r>
      <w:r w:rsidRPr="00F8578B">
        <w:rPr>
          <w:rFonts w:ascii="Arial" w:hAnsi="Arial" w:cs="Arial"/>
          <w:kern w:val="20"/>
          <w:sz w:val="19"/>
        </w:rPr>
        <w:t>2014</w:t>
      </w:r>
      <w:r w:rsidR="00610C9C">
        <w:rPr>
          <w:rFonts w:ascii="Arial" w:hAnsi="Arial" w:cs="Arial"/>
          <w:kern w:val="20"/>
          <w:sz w:val="19"/>
        </w:rPr>
        <w:t>)</w:t>
      </w:r>
    </w:p>
    <w:p w:rsidR="005B1A95" w:rsidRDefault="005B1A95" w:rsidP="00610C9C">
      <w:pPr>
        <w:widowControl/>
        <w:jc w:val="both"/>
        <w:rPr>
          <w:rFonts w:ascii="Arial" w:hAnsi="Arial" w:cs="Arial"/>
          <w:kern w:val="20"/>
          <w:sz w:val="19"/>
        </w:rPr>
      </w:pPr>
    </w:p>
    <w:p w:rsidR="00610C9C" w:rsidRPr="00610C9C" w:rsidRDefault="00610C9C" w:rsidP="00610C9C">
      <w:pPr>
        <w:jc w:val="both"/>
        <w:rPr>
          <w:rFonts w:ascii="Arial" w:hAnsi="Arial" w:cs="Arial"/>
          <w:kern w:val="20"/>
          <w:sz w:val="19"/>
        </w:rPr>
      </w:pPr>
      <w:r w:rsidRPr="00610C9C">
        <w:rPr>
          <w:rFonts w:ascii="Arial" w:hAnsi="Arial" w:cs="Arial"/>
          <w:b/>
          <w:kern w:val="20"/>
          <w:sz w:val="19"/>
        </w:rPr>
        <w:t>NJDOT, Route 495 Advance ITS, North Bergen, NJ</w:t>
      </w:r>
      <w:r>
        <w:rPr>
          <w:rFonts w:ascii="Arial" w:hAnsi="Arial" w:cs="Arial"/>
          <w:kern w:val="20"/>
          <w:sz w:val="19"/>
        </w:rPr>
        <w:t xml:space="preserve"> - </w:t>
      </w:r>
      <w:r w:rsidRPr="00610C9C">
        <w:rPr>
          <w:rFonts w:ascii="Arial" w:hAnsi="Arial" w:cs="Arial"/>
          <w:kern w:val="20"/>
          <w:sz w:val="19"/>
        </w:rPr>
        <w:t>Geotechnical Design Engineer</w:t>
      </w:r>
      <w:r>
        <w:rPr>
          <w:rFonts w:ascii="Arial" w:hAnsi="Arial" w:cs="Arial"/>
          <w:kern w:val="20"/>
          <w:sz w:val="19"/>
        </w:rPr>
        <w:t>.</w:t>
      </w:r>
      <w:r w:rsidRPr="00610C9C">
        <w:rPr>
          <w:rFonts w:ascii="Arial" w:hAnsi="Arial" w:cs="Arial"/>
          <w:kern w:val="20"/>
          <w:sz w:val="19"/>
        </w:rPr>
        <w:t xml:space="preserve"> This project involved conceptual through final design services for the rehabilitation of a 1,100</w:t>
      </w:r>
      <w:r>
        <w:rPr>
          <w:rFonts w:ascii="Arial" w:hAnsi="Arial" w:cs="Arial"/>
          <w:kern w:val="20"/>
          <w:sz w:val="19"/>
        </w:rPr>
        <w:t>-</w:t>
      </w:r>
      <w:r w:rsidRPr="00610C9C">
        <w:rPr>
          <w:rFonts w:ascii="Arial" w:hAnsi="Arial" w:cs="Arial"/>
          <w:kern w:val="20"/>
          <w:sz w:val="19"/>
        </w:rPr>
        <w:t>foot</w:t>
      </w:r>
      <w:r>
        <w:rPr>
          <w:rFonts w:ascii="Arial" w:hAnsi="Arial" w:cs="Arial"/>
          <w:kern w:val="20"/>
          <w:sz w:val="19"/>
        </w:rPr>
        <w:t>-</w:t>
      </w:r>
      <w:r w:rsidRPr="00610C9C">
        <w:rPr>
          <w:rFonts w:ascii="Arial" w:hAnsi="Arial" w:cs="Arial"/>
          <w:kern w:val="20"/>
          <w:sz w:val="19"/>
        </w:rPr>
        <w:t>long complex viaduct and the associated ramp structures located along Route 495, immediately east of the NJ Turnpike Interchange 16E/18E toll plaza and Route 3 Interchange</w:t>
      </w:r>
      <w:r>
        <w:rPr>
          <w:rFonts w:ascii="Arial" w:hAnsi="Arial" w:cs="Arial"/>
          <w:kern w:val="20"/>
          <w:sz w:val="19"/>
        </w:rPr>
        <w:t>,</w:t>
      </w:r>
      <w:r w:rsidRPr="00610C9C">
        <w:rPr>
          <w:rFonts w:ascii="Arial" w:hAnsi="Arial" w:cs="Arial"/>
          <w:kern w:val="20"/>
          <w:sz w:val="19"/>
        </w:rPr>
        <w:t xml:space="preserve"> and immediately to the west of the NJ Helix Approach to the Lincoln Tunnel. The bridge is located within the highly urbanized area of North Bergen, Hudson County, and carries 160,000 vehicles per day. The viaduct spans Routes 1 and 9, Paterson Plank Road, local roadways, NJ Transit Bus Depot and Park and Ride Facility, freight rail lines, and wetlands, and several commercial businesses are located beneath and adjacent to the viaduct. Construction staging, shielding, containment, and erection of steel for rehabilitation were very difficult due to the complexities of the features below the viaduct. </w:t>
      </w:r>
      <w:r>
        <w:rPr>
          <w:rFonts w:ascii="Arial" w:hAnsi="Arial" w:cs="Arial"/>
          <w:kern w:val="20"/>
          <w:sz w:val="19"/>
        </w:rPr>
        <w:t>As g</w:t>
      </w:r>
      <w:r w:rsidRPr="00610C9C">
        <w:rPr>
          <w:rFonts w:ascii="Arial" w:hAnsi="Arial" w:cs="Arial"/>
          <w:kern w:val="20"/>
          <w:sz w:val="19"/>
        </w:rPr>
        <w:t xml:space="preserve">eotechnical </w:t>
      </w:r>
      <w:r>
        <w:rPr>
          <w:rFonts w:ascii="Arial" w:hAnsi="Arial" w:cs="Arial"/>
          <w:kern w:val="20"/>
          <w:sz w:val="19"/>
        </w:rPr>
        <w:t>d</w:t>
      </w:r>
      <w:r w:rsidRPr="00610C9C">
        <w:rPr>
          <w:rFonts w:ascii="Arial" w:hAnsi="Arial" w:cs="Arial"/>
          <w:kern w:val="20"/>
          <w:sz w:val="19"/>
        </w:rPr>
        <w:t xml:space="preserve">esign </w:t>
      </w:r>
      <w:r>
        <w:rPr>
          <w:rFonts w:ascii="Arial" w:hAnsi="Arial" w:cs="Arial"/>
          <w:kern w:val="20"/>
          <w:sz w:val="19"/>
        </w:rPr>
        <w:t>e</w:t>
      </w:r>
      <w:r w:rsidRPr="00610C9C">
        <w:rPr>
          <w:rFonts w:ascii="Arial" w:hAnsi="Arial" w:cs="Arial"/>
          <w:kern w:val="20"/>
          <w:sz w:val="19"/>
        </w:rPr>
        <w:t>ngineer</w:t>
      </w:r>
      <w:r>
        <w:rPr>
          <w:rFonts w:ascii="Arial" w:hAnsi="Arial" w:cs="Arial"/>
          <w:kern w:val="20"/>
          <w:sz w:val="19"/>
        </w:rPr>
        <w:t>,</w:t>
      </w:r>
      <w:r w:rsidRPr="00610C9C">
        <w:rPr>
          <w:rFonts w:ascii="Arial" w:hAnsi="Arial" w:cs="Arial"/>
          <w:kern w:val="20"/>
          <w:sz w:val="19"/>
        </w:rPr>
        <w:t xml:space="preserve"> </w:t>
      </w:r>
      <w:r>
        <w:rPr>
          <w:rFonts w:ascii="Arial" w:hAnsi="Arial" w:cs="Arial"/>
          <w:kern w:val="20"/>
          <w:sz w:val="19"/>
        </w:rPr>
        <w:t xml:space="preserve">Mr. Mikaeel’s </w:t>
      </w:r>
      <w:r w:rsidRPr="00610C9C">
        <w:rPr>
          <w:rFonts w:ascii="Arial" w:hAnsi="Arial" w:cs="Arial"/>
          <w:kern w:val="20"/>
          <w:sz w:val="19"/>
        </w:rPr>
        <w:t xml:space="preserve">responsibilities included reviewing boring logs and preparing soil stratigraphy and soil profiles, as well as </w:t>
      </w:r>
      <w:r>
        <w:rPr>
          <w:rFonts w:ascii="Arial" w:hAnsi="Arial" w:cs="Arial"/>
          <w:kern w:val="20"/>
          <w:sz w:val="19"/>
        </w:rPr>
        <w:t xml:space="preserve">the </w:t>
      </w:r>
      <w:r w:rsidRPr="00610C9C">
        <w:rPr>
          <w:rFonts w:ascii="Arial" w:hAnsi="Arial" w:cs="Arial"/>
          <w:kern w:val="20"/>
          <w:sz w:val="19"/>
        </w:rPr>
        <w:t>design of the foundations for the sign structures, including stability and uplift analysis based on AASHTO for Signs Luminaries-5th Edition.</w:t>
      </w:r>
      <w:r>
        <w:rPr>
          <w:rFonts w:ascii="Arial" w:hAnsi="Arial" w:cs="Arial"/>
          <w:kern w:val="20"/>
          <w:sz w:val="19"/>
        </w:rPr>
        <w:t xml:space="preserve">  (4/</w:t>
      </w:r>
      <w:r w:rsidRPr="00610C9C">
        <w:rPr>
          <w:rFonts w:ascii="Arial" w:hAnsi="Arial" w:cs="Arial"/>
          <w:kern w:val="20"/>
          <w:sz w:val="19"/>
        </w:rPr>
        <w:t xml:space="preserve">2014 </w:t>
      </w:r>
      <w:r>
        <w:rPr>
          <w:rFonts w:ascii="Arial" w:hAnsi="Arial" w:cs="Arial"/>
          <w:kern w:val="20"/>
          <w:sz w:val="19"/>
        </w:rPr>
        <w:t>-</w:t>
      </w:r>
      <w:r w:rsidRPr="00610C9C">
        <w:rPr>
          <w:rFonts w:ascii="Arial" w:hAnsi="Arial" w:cs="Arial"/>
          <w:kern w:val="20"/>
          <w:sz w:val="19"/>
        </w:rPr>
        <w:t xml:space="preserve"> </w:t>
      </w:r>
      <w:r>
        <w:rPr>
          <w:rFonts w:ascii="Arial" w:hAnsi="Arial" w:cs="Arial"/>
          <w:kern w:val="20"/>
          <w:sz w:val="19"/>
        </w:rPr>
        <w:t>5/</w:t>
      </w:r>
      <w:r w:rsidRPr="00610C9C">
        <w:rPr>
          <w:rFonts w:ascii="Arial" w:hAnsi="Arial" w:cs="Arial"/>
          <w:kern w:val="20"/>
          <w:sz w:val="19"/>
        </w:rPr>
        <w:t>2014</w:t>
      </w:r>
      <w:r>
        <w:rPr>
          <w:rFonts w:ascii="Arial" w:hAnsi="Arial" w:cs="Arial"/>
          <w:kern w:val="20"/>
          <w:sz w:val="19"/>
        </w:rPr>
        <w:t>)</w:t>
      </w:r>
    </w:p>
    <w:p w:rsidR="005B1A95" w:rsidRPr="00F8578B" w:rsidRDefault="005B1A95" w:rsidP="00610C9C">
      <w:pPr>
        <w:widowControl/>
        <w:jc w:val="both"/>
        <w:rPr>
          <w:rFonts w:ascii="Arial" w:hAnsi="Arial" w:cs="Arial"/>
          <w:kern w:val="20"/>
          <w:sz w:val="19"/>
        </w:rPr>
      </w:pPr>
    </w:p>
    <w:p w:rsidR="00610C9C" w:rsidRPr="00610C9C" w:rsidRDefault="00173EE5" w:rsidP="00173EE5">
      <w:pPr>
        <w:jc w:val="both"/>
        <w:rPr>
          <w:rFonts w:ascii="Arial" w:hAnsi="Arial" w:cs="Arial"/>
          <w:kern w:val="20"/>
          <w:sz w:val="19"/>
        </w:rPr>
      </w:pPr>
      <w:r w:rsidRPr="00173EE5">
        <w:rPr>
          <w:rFonts w:ascii="Arial" w:hAnsi="Arial" w:cs="Arial"/>
          <w:b/>
          <w:kern w:val="20"/>
          <w:sz w:val="19"/>
        </w:rPr>
        <w:t xml:space="preserve">Monmouth County Engineering Department, </w:t>
      </w:r>
      <w:r w:rsidR="00610C9C" w:rsidRPr="00173EE5">
        <w:rPr>
          <w:rFonts w:ascii="Arial" w:hAnsi="Arial" w:cs="Arial"/>
          <w:b/>
          <w:kern w:val="20"/>
          <w:sz w:val="19"/>
        </w:rPr>
        <w:t xml:space="preserve">Improvement to the Intersection of S.R. 34 and C.R. 537 and Reconstruction of Bridge 1308-152 on S.R. 34 and Bridge 1300-A18 on C.R. 537 over Mine Brook, Township of Colts Neck, </w:t>
      </w:r>
      <w:r w:rsidRPr="00173EE5">
        <w:rPr>
          <w:rFonts w:ascii="Arial" w:hAnsi="Arial" w:cs="Arial"/>
          <w:b/>
          <w:kern w:val="20"/>
          <w:sz w:val="19"/>
        </w:rPr>
        <w:t>NJ</w:t>
      </w:r>
      <w:r>
        <w:rPr>
          <w:rFonts w:ascii="Arial" w:hAnsi="Arial" w:cs="Arial"/>
          <w:kern w:val="20"/>
          <w:sz w:val="19"/>
        </w:rPr>
        <w:t xml:space="preserve"> - </w:t>
      </w:r>
      <w:r w:rsidR="00610C9C" w:rsidRPr="00610C9C">
        <w:rPr>
          <w:rFonts w:ascii="Arial" w:hAnsi="Arial" w:cs="Arial"/>
          <w:kern w:val="20"/>
          <w:sz w:val="19"/>
        </w:rPr>
        <w:t>Geotechnical Design Engineer</w:t>
      </w:r>
      <w:r>
        <w:rPr>
          <w:rFonts w:ascii="Arial" w:hAnsi="Arial" w:cs="Arial"/>
          <w:kern w:val="20"/>
          <w:sz w:val="19"/>
        </w:rPr>
        <w:t>.</w:t>
      </w:r>
      <w:r w:rsidRPr="00173EE5">
        <w:rPr>
          <w:rFonts w:ascii="Arial" w:hAnsi="Arial" w:cs="Arial"/>
          <w:kern w:val="20"/>
          <w:sz w:val="19"/>
        </w:rPr>
        <w:t xml:space="preserve"> </w:t>
      </w:r>
      <w:r w:rsidRPr="00610C9C">
        <w:rPr>
          <w:rFonts w:ascii="Arial" w:hAnsi="Arial" w:cs="Arial"/>
          <w:kern w:val="20"/>
          <w:sz w:val="19"/>
        </w:rPr>
        <w:t xml:space="preserve">The intent of this project was to develop final construction documents for the reconstruction of the intersection of NJ State Route 34 and County Route 537 (Colts Neck Road), as well as reconstruction of </w:t>
      </w:r>
      <w:r>
        <w:rPr>
          <w:rFonts w:ascii="Arial" w:hAnsi="Arial" w:cs="Arial"/>
          <w:kern w:val="20"/>
          <w:sz w:val="19"/>
        </w:rPr>
        <w:t xml:space="preserve">the </w:t>
      </w:r>
      <w:r w:rsidRPr="00610C9C">
        <w:rPr>
          <w:rFonts w:ascii="Arial" w:hAnsi="Arial" w:cs="Arial"/>
          <w:kern w:val="20"/>
          <w:sz w:val="19"/>
        </w:rPr>
        <w:t>two bridge structures over Mine Brook in the township of Colts Neck in Monmouth County. NJDOT and Monmouth County jointly served as a lead for the design, right-of-way acquisition, and construction phases. The project was undertaken by the county in response to major operational concerns at the intersection, which is under jurisdiction of the NJDOT, and the poor condition of the bridge structure 1300-A18 on C.R. 537, which is under the jurisdiction of Monmouth County. The project included design of two new bridge replacements with staged construction, using precast three-sided rigid frame</w:t>
      </w:r>
      <w:r>
        <w:rPr>
          <w:rFonts w:ascii="Arial" w:hAnsi="Arial" w:cs="Arial"/>
          <w:kern w:val="20"/>
          <w:sz w:val="19"/>
        </w:rPr>
        <w:t>s</w:t>
      </w:r>
      <w:r w:rsidRPr="00610C9C">
        <w:rPr>
          <w:rFonts w:ascii="Arial" w:hAnsi="Arial" w:cs="Arial"/>
          <w:kern w:val="20"/>
          <w:sz w:val="19"/>
        </w:rPr>
        <w:t xml:space="preserve"> supported on cast-in-place spread footings and two independent proprietary retaining walls. All design was prepared in accordance with NJDOT, County, and AASHTO design standards. </w:t>
      </w:r>
      <w:r>
        <w:rPr>
          <w:rFonts w:ascii="Arial" w:hAnsi="Arial" w:cs="Arial"/>
          <w:kern w:val="20"/>
          <w:sz w:val="19"/>
        </w:rPr>
        <w:t xml:space="preserve"> As g</w:t>
      </w:r>
      <w:r w:rsidRPr="00610C9C">
        <w:rPr>
          <w:rFonts w:ascii="Arial" w:hAnsi="Arial" w:cs="Arial"/>
          <w:kern w:val="20"/>
          <w:sz w:val="19"/>
        </w:rPr>
        <w:t xml:space="preserve">eotechnical </w:t>
      </w:r>
      <w:r>
        <w:rPr>
          <w:rFonts w:ascii="Arial" w:hAnsi="Arial" w:cs="Arial"/>
          <w:kern w:val="20"/>
          <w:sz w:val="19"/>
        </w:rPr>
        <w:t>d</w:t>
      </w:r>
      <w:r w:rsidRPr="00610C9C">
        <w:rPr>
          <w:rFonts w:ascii="Arial" w:hAnsi="Arial" w:cs="Arial"/>
          <w:kern w:val="20"/>
          <w:sz w:val="19"/>
        </w:rPr>
        <w:t xml:space="preserve">esign </w:t>
      </w:r>
      <w:r>
        <w:rPr>
          <w:rFonts w:ascii="Arial" w:hAnsi="Arial" w:cs="Arial"/>
          <w:kern w:val="20"/>
          <w:sz w:val="19"/>
        </w:rPr>
        <w:t>e</w:t>
      </w:r>
      <w:r w:rsidRPr="00610C9C">
        <w:rPr>
          <w:rFonts w:ascii="Arial" w:hAnsi="Arial" w:cs="Arial"/>
          <w:kern w:val="20"/>
          <w:sz w:val="19"/>
        </w:rPr>
        <w:t>ngineer</w:t>
      </w:r>
      <w:r>
        <w:rPr>
          <w:rFonts w:ascii="Arial" w:hAnsi="Arial" w:cs="Arial"/>
          <w:kern w:val="20"/>
          <w:sz w:val="19"/>
        </w:rPr>
        <w:t>,</w:t>
      </w:r>
      <w:r w:rsidRPr="00610C9C">
        <w:rPr>
          <w:rFonts w:ascii="Arial" w:hAnsi="Arial" w:cs="Arial"/>
          <w:kern w:val="20"/>
          <w:sz w:val="19"/>
        </w:rPr>
        <w:t xml:space="preserve"> </w:t>
      </w:r>
      <w:r>
        <w:rPr>
          <w:rFonts w:ascii="Arial" w:hAnsi="Arial" w:cs="Arial"/>
          <w:kern w:val="20"/>
          <w:sz w:val="19"/>
        </w:rPr>
        <w:t xml:space="preserve">Mr. Mikaeel’s </w:t>
      </w:r>
      <w:r w:rsidRPr="00610C9C">
        <w:rPr>
          <w:rFonts w:ascii="Arial" w:hAnsi="Arial" w:cs="Arial"/>
          <w:kern w:val="20"/>
          <w:sz w:val="19"/>
        </w:rPr>
        <w:t>responsibilities included reviewing boring logs and preparing soil stratigraphy and soil profiles, the preliminary design of shallow and deep foundations for comparison of cost and recommendations, final design of the shallow foundations for bridge footings and retaining walls, stability analysis for retaining walls per AASHTO LRFD, and design of construction cofferdams and permanent sheeting for scour countermeasure</w:t>
      </w:r>
      <w:r>
        <w:rPr>
          <w:rFonts w:ascii="Arial" w:hAnsi="Arial" w:cs="Arial"/>
          <w:kern w:val="20"/>
          <w:sz w:val="19"/>
        </w:rPr>
        <w:t>s,</w:t>
      </w:r>
      <w:r w:rsidRPr="00610C9C">
        <w:rPr>
          <w:rFonts w:ascii="Arial" w:hAnsi="Arial" w:cs="Arial"/>
          <w:kern w:val="20"/>
          <w:sz w:val="19"/>
        </w:rPr>
        <w:t xml:space="preserve"> including WEAP analysis for sheeting installation.</w:t>
      </w:r>
      <w:r>
        <w:rPr>
          <w:rFonts w:ascii="Arial" w:hAnsi="Arial" w:cs="Arial"/>
          <w:kern w:val="20"/>
          <w:sz w:val="19"/>
        </w:rPr>
        <w:t xml:space="preserve">  (2/</w:t>
      </w:r>
      <w:r w:rsidR="00610C9C" w:rsidRPr="00610C9C">
        <w:rPr>
          <w:rFonts w:ascii="Arial" w:hAnsi="Arial" w:cs="Arial"/>
          <w:kern w:val="20"/>
          <w:sz w:val="19"/>
        </w:rPr>
        <w:t xml:space="preserve">2014 </w:t>
      </w:r>
      <w:r>
        <w:rPr>
          <w:rFonts w:ascii="Arial" w:hAnsi="Arial" w:cs="Arial"/>
          <w:kern w:val="20"/>
          <w:sz w:val="19"/>
        </w:rPr>
        <w:t>-</w:t>
      </w:r>
      <w:r w:rsidR="00610C9C" w:rsidRPr="00610C9C">
        <w:rPr>
          <w:rFonts w:ascii="Arial" w:hAnsi="Arial" w:cs="Arial"/>
          <w:kern w:val="20"/>
          <w:sz w:val="19"/>
        </w:rPr>
        <w:t xml:space="preserve"> </w:t>
      </w:r>
      <w:r>
        <w:rPr>
          <w:rFonts w:ascii="Arial" w:hAnsi="Arial" w:cs="Arial"/>
          <w:kern w:val="20"/>
          <w:sz w:val="19"/>
        </w:rPr>
        <w:t>4/</w:t>
      </w:r>
      <w:r w:rsidR="00610C9C" w:rsidRPr="00610C9C">
        <w:rPr>
          <w:rFonts w:ascii="Arial" w:hAnsi="Arial" w:cs="Arial"/>
          <w:kern w:val="20"/>
          <w:sz w:val="19"/>
        </w:rPr>
        <w:t>2014</w:t>
      </w:r>
      <w:r>
        <w:rPr>
          <w:rFonts w:ascii="Arial" w:hAnsi="Arial" w:cs="Arial"/>
          <w:kern w:val="20"/>
          <w:sz w:val="19"/>
        </w:rPr>
        <w:t>)</w:t>
      </w:r>
    </w:p>
    <w:p w:rsidR="005B1A95" w:rsidRPr="00F8578B" w:rsidRDefault="005B1A95" w:rsidP="00173EE5">
      <w:pPr>
        <w:widowControl/>
        <w:jc w:val="both"/>
        <w:rPr>
          <w:rFonts w:ascii="Arial" w:hAnsi="Arial" w:cs="Arial"/>
          <w:kern w:val="20"/>
          <w:sz w:val="19"/>
        </w:rPr>
      </w:pPr>
    </w:p>
    <w:p w:rsidR="00173EE5" w:rsidRPr="00173EE5" w:rsidRDefault="00173EE5" w:rsidP="00D0031F">
      <w:pPr>
        <w:jc w:val="both"/>
        <w:rPr>
          <w:rFonts w:ascii="Arial" w:hAnsi="Arial" w:cs="Arial"/>
          <w:kern w:val="20"/>
          <w:sz w:val="19"/>
        </w:rPr>
      </w:pPr>
      <w:r w:rsidRPr="00173EE5">
        <w:rPr>
          <w:rFonts w:ascii="Arial" w:hAnsi="Arial" w:cs="Arial"/>
          <w:b/>
          <w:kern w:val="20"/>
          <w:sz w:val="19"/>
        </w:rPr>
        <w:t>Monmouth County Engineering Department,</w:t>
      </w:r>
      <w:r>
        <w:rPr>
          <w:rFonts w:ascii="Arial" w:hAnsi="Arial" w:cs="Arial"/>
          <w:b/>
          <w:kern w:val="20"/>
          <w:sz w:val="19"/>
        </w:rPr>
        <w:t xml:space="preserve"> </w:t>
      </w:r>
      <w:r w:rsidRPr="00173EE5">
        <w:rPr>
          <w:rFonts w:ascii="Arial" w:hAnsi="Arial" w:cs="Arial"/>
          <w:b/>
          <w:kern w:val="20"/>
          <w:sz w:val="19"/>
        </w:rPr>
        <w:t>Reconstruction of the Monmouth County Bridge MA-14 at C.R. 6 at Matawan Creek, Matawan, NJ</w:t>
      </w:r>
      <w:r>
        <w:rPr>
          <w:rFonts w:ascii="Arial" w:hAnsi="Arial" w:cs="Arial"/>
          <w:kern w:val="20"/>
          <w:sz w:val="19"/>
        </w:rPr>
        <w:t xml:space="preserve"> - </w:t>
      </w:r>
      <w:r w:rsidRPr="00173EE5">
        <w:rPr>
          <w:rFonts w:ascii="Arial" w:hAnsi="Arial" w:cs="Arial"/>
          <w:kern w:val="20"/>
          <w:sz w:val="19"/>
        </w:rPr>
        <w:t>Geotechnical Design Engineer.</w:t>
      </w:r>
      <w:r>
        <w:rPr>
          <w:rFonts w:ascii="Arial" w:hAnsi="Arial" w:cs="Arial"/>
          <w:kern w:val="20"/>
          <w:sz w:val="19"/>
        </w:rPr>
        <w:t xml:space="preserve"> </w:t>
      </w:r>
      <w:r w:rsidRPr="00173EE5">
        <w:rPr>
          <w:rFonts w:ascii="Arial" w:hAnsi="Arial" w:cs="Arial"/>
          <w:kern w:val="20"/>
          <w:sz w:val="19"/>
        </w:rPr>
        <w:t xml:space="preserve">This project involved preliminary through final design and construction services for the replacement of the County Route 6 Bridge over Matawan creek in Monmouth County, New Jersey. Design services included survey, right-of-way engineering, environmental permitting, civil and highway design, bridge design, geotechnical engineering, and utility engineering for relocation of gas, water, sewer, and communications facilities. Extensive community involvement was required due to the location within a residential and business community including marinas. This project required coordination with NJDEP, USCG, NJ DOT, North Jersey Transportation Planning Authority (due to being federally funded project), and several utility companies. </w:t>
      </w:r>
      <w:r>
        <w:rPr>
          <w:rFonts w:ascii="Arial" w:hAnsi="Arial" w:cs="Arial"/>
          <w:kern w:val="20"/>
          <w:sz w:val="19"/>
        </w:rPr>
        <w:t>As g</w:t>
      </w:r>
      <w:r w:rsidRPr="00610C9C">
        <w:rPr>
          <w:rFonts w:ascii="Arial" w:hAnsi="Arial" w:cs="Arial"/>
          <w:kern w:val="20"/>
          <w:sz w:val="19"/>
        </w:rPr>
        <w:t xml:space="preserve">eotechnical </w:t>
      </w:r>
      <w:r>
        <w:rPr>
          <w:rFonts w:ascii="Arial" w:hAnsi="Arial" w:cs="Arial"/>
          <w:kern w:val="20"/>
          <w:sz w:val="19"/>
        </w:rPr>
        <w:t>d</w:t>
      </w:r>
      <w:r w:rsidRPr="00610C9C">
        <w:rPr>
          <w:rFonts w:ascii="Arial" w:hAnsi="Arial" w:cs="Arial"/>
          <w:kern w:val="20"/>
          <w:sz w:val="19"/>
        </w:rPr>
        <w:t xml:space="preserve">esign </w:t>
      </w:r>
      <w:r>
        <w:rPr>
          <w:rFonts w:ascii="Arial" w:hAnsi="Arial" w:cs="Arial"/>
          <w:kern w:val="20"/>
          <w:sz w:val="19"/>
        </w:rPr>
        <w:t>e</w:t>
      </w:r>
      <w:r w:rsidRPr="00610C9C">
        <w:rPr>
          <w:rFonts w:ascii="Arial" w:hAnsi="Arial" w:cs="Arial"/>
          <w:kern w:val="20"/>
          <w:sz w:val="19"/>
        </w:rPr>
        <w:t>ngineer</w:t>
      </w:r>
      <w:r>
        <w:rPr>
          <w:rFonts w:ascii="Arial" w:hAnsi="Arial" w:cs="Arial"/>
          <w:kern w:val="20"/>
          <w:sz w:val="19"/>
        </w:rPr>
        <w:t>,</w:t>
      </w:r>
      <w:r w:rsidRPr="00610C9C">
        <w:rPr>
          <w:rFonts w:ascii="Arial" w:hAnsi="Arial" w:cs="Arial"/>
          <w:kern w:val="20"/>
          <w:sz w:val="19"/>
        </w:rPr>
        <w:t xml:space="preserve"> </w:t>
      </w:r>
      <w:r>
        <w:rPr>
          <w:rFonts w:ascii="Arial" w:hAnsi="Arial" w:cs="Arial"/>
          <w:kern w:val="20"/>
          <w:sz w:val="19"/>
        </w:rPr>
        <w:t xml:space="preserve">Mr. Mikaeel’s </w:t>
      </w:r>
      <w:r w:rsidRPr="00173EE5">
        <w:rPr>
          <w:rFonts w:ascii="Arial" w:hAnsi="Arial" w:cs="Arial"/>
          <w:kern w:val="20"/>
          <w:sz w:val="19"/>
        </w:rPr>
        <w:t>responsibilities included reviewing the soil investigation reports provided by Oweis Engineering (including soil stratigraphy and soil parameters), preparing the preliminary liquefaction calculations, value engineering for foundation design (including pile foundation scenarios and drilled shaft scenarios), design of column-supported embankments (including settlement analysis and soil improvement models for the highway approaches with Vibro Concrete Shafts and Control Modulus Columns), complete design for drilled shaft foundations (including lateral and seismic analysis), preparation of preliminary project specifications for geotechnical construction, preparation of preliminary and final geotechnical design report (including drilled shaft design and column-supported embankments), review of the preliminary and final geotechnical seismic report provided by Oweis Engineering, study of the vessel traffic report and design of the bridge fender system and dolphins using composite seapiles, and preparation of geotechnical instrumentation plans (including settlement platforms, inclinometer, and piezometers).</w:t>
      </w:r>
      <w:r w:rsidR="00D0031F">
        <w:rPr>
          <w:rFonts w:ascii="Arial" w:hAnsi="Arial" w:cs="Arial"/>
          <w:kern w:val="20"/>
          <w:sz w:val="19"/>
        </w:rPr>
        <w:t xml:space="preserve">  (2/</w:t>
      </w:r>
      <w:r w:rsidRPr="00173EE5">
        <w:rPr>
          <w:rFonts w:ascii="Arial" w:hAnsi="Arial" w:cs="Arial"/>
          <w:kern w:val="20"/>
          <w:sz w:val="19"/>
        </w:rPr>
        <w:t xml:space="preserve">2012 </w:t>
      </w:r>
      <w:r w:rsidR="00D0031F">
        <w:rPr>
          <w:rFonts w:ascii="Arial" w:hAnsi="Arial" w:cs="Arial"/>
          <w:kern w:val="20"/>
          <w:sz w:val="19"/>
        </w:rPr>
        <w:t>-</w:t>
      </w:r>
      <w:r w:rsidRPr="00173EE5">
        <w:rPr>
          <w:rFonts w:ascii="Arial" w:hAnsi="Arial" w:cs="Arial"/>
          <w:kern w:val="20"/>
          <w:sz w:val="19"/>
        </w:rPr>
        <w:t xml:space="preserve"> </w:t>
      </w:r>
      <w:r w:rsidR="00D0031F">
        <w:rPr>
          <w:rFonts w:ascii="Arial" w:hAnsi="Arial" w:cs="Arial"/>
          <w:kern w:val="20"/>
          <w:sz w:val="19"/>
        </w:rPr>
        <w:t>12/</w:t>
      </w:r>
      <w:r w:rsidRPr="00173EE5">
        <w:rPr>
          <w:rFonts w:ascii="Arial" w:hAnsi="Arial" w:cs="Arial"/>
          <w:kern w:val="20"/>
          <w:sz w:val="19"/>
        </w:rPr>
        <w:t>2012</w:t>
      </w:r>
      <w:r w:rsidR="00D0031F">
        <w:rPr>
          <w:rFonts w:ascii="Arial" w:hAnsi="Arial" w:cs="Arial"/>
          <w:kern w:val="20"/>
          <w:sz w:val="19"/>
        </w:rPr>
        <w:t>)</w:t>
      </w:r>
    </w:p>
    <w:p w:rsidR="005B1A95" w:rsidRDefault="005B1A95" w:rsidP="00173EE5">
      <w:pPr>
        <w:widowControl/>
        <w:jc w:val="both"/>
        <w:rPr>
          <w:rFonts w:ascii="Arial" w:hAnsi="Arial" w:cs="Arial"/>
          <w:kern w:val="20"/>
          <w:sz w:val="19"/>
        </w:rPr>
      </w:pPr>
    </w:p>
    <w:p w:rsidR="00D0031F" w:rsidRPr="00D0031F" w:rsidRDefault="00D0031F" w:rsidP="00D0031F">
      <w:pPr>
        <w:jc w:val="both"/>
        <w:rPr>
          <w:rFonts w:ascii="Arial" w:hAnsi="Arial" w:cs="Arial"/>
          <w:kern w:val="20"/>
          <w:sz w:val="19"/>
        </w:rPr>
      </w:pPr>
      <w:r w:rsidRPr="00D0031F">
        <w:rPr>
          <w:rFonts w:ascii="Arial" w:hAnsi="Arial" w:cs="Arial"/>
          <w:b/>
          <w:kern w:val="20"/>
          <w:sz w:val="19"/>
        </w:rPr>
        <w:t>New Jersey Turnpike Authority (NJTA), New Jersey Turnpike Interchange 6 to 9 Widening Program</w:t>
      </w:r>
      <w:r>
        <w:rPr>
          <w:rFonts w:ascii="Arial" w:hAnsi="Arial" w:cs="Arial"/>
          <w:kern w:val="20"/>
          <w:sz w:val="19"/>
        </w:rPr>
        <w:t xml:space="preserve"> - </w:t>
      </w:r>
      <w:r w:rsidRPr="00D0031F">
        <w:rPr>
          <w:rFonts w:ascii="Arial" w:hAnsi="Arial" w:cs="Arial"/>
          <w:kern w:val="20"/>
          <w:sz w:val="19"/>
        </w:rPr>
        <w:t>Assistant Resident Engineer</w:t>
      </w:r>
      <w:r>
        <w:rPr>
          <w:rFonts w:ascii="Arial" w:hAnsi="Arial" w:cs="Arial"/>
          <w:kern w:val="20"/>
          <w:sz w:val="19"/>
        </w:rPr>
        <w:t xml:space="preserve">. </w:t>
      </w:r>
      <w:r w:rsidRPr="00D0031F">
        <w:rPr>
          <w:rFonts w:ascii="Arial" w:hAnsi="Arial" w:cs="Arial"/>
          <w:kern w:val="20"/>
          <w:sz w:val="19"/>
        </w:rPr>
        <w:t xml:space="preserve">This approximately $120 million project involved the construction of two new outer roadways, each consisting of three 12-foot-lanes and a 12-foot right shoulder, as well as the reconstruction of Interchange 7 (which in turn included the construction of several bridge structures and roadway ramps). Other major elements included the reconstruction of the maintenance U-turn at milepost 54.8, retaining walls, noise barriers, sign structures, drainage and stormwater management facilities, roadway lighting, ITS, and utility work. </w:t>
      </w:r>
      <w:r>
        <w:rPr>
          <w:rFonts w:ascii="Arial" w:hAnsi="Arial" w:cs="Arial"/>
          <w:kern w:val="20"/>
          <w:sz w:val="19"/>
        </w:rPr>
        <w:t xml:space="preserve">As </w:t>
      </w:r>
      <w:r w:rsidRPr="00D0031F">
        <w:rPr>
          <w:rFonts w:ascii="Arial" w:hAnsi="Arial" w:cs="Arial"/>
          <w:kern w:val="20"/>
          <w:sz w:val="19"/>
        </w:rPr>
        <w:t>Assistant Resident Engineer</w:t>
      </w:r>
      <w:r>
        <w:rPr>
          <w:rFonts w:ascii="Arial" w:hAnsi="Arial" w:cs="Arial"/>
          <w:kern w:val="20"/>
          <w:sz w:val="19"/>
        </w:rPr>
        <w:t xml:space="preserve">, Mr. Mikaeel’s </w:t>
      </w:r>
      <w:r w:rsidRPr="00D0031F">
        <w:rPr>
          <w:rFonts w:ascii="Arial" w:hAnsi="Arial" w:cs="Arial"/>
          <w:kern w:val="20"/>
          <w:sz w:val="19"/>
        </w:rPr>
        <w:t xml:space="preserve">responsibilities included reviewing </w:t>
      </w:r>
      <w:r>
        <w:rPr>
          <w:rFonts w:ascii="Arial" w:hAnsi="Arial" w:cs="Arial"/>
          <w:kern w:val="20"/>
          <w:sz w:val="19"/>
        </w:rPr>
        <w:t xml:space="preserve">the </w:t>
      </w:r>
      <w:r w:rsidRPr="00D0031F">
        <w:rPr>
          <w:rFonts w:ascii="Arial" w:hAnsi="Arial" w:cs="Arial"/>
          <w:kern w:val="20"/>
          <w:sz w:val="19"/>
        </w:rPr>
        <w:t>contractor’s QC plan, supervision of PDA testing for piles, review of CAPWAP analysis for High Strain Dynamic Pile testing (HSDPT certified for PDA testing and CAPWAP Analysis), Video Mini-SID inspection for drilled shafts to ensure bottom cleanliness, supervision of caliper logging (SoniCaliper) to ensure verticality, diameter, and volume of drilled shafts, review and approval of Crosshole Sonic Logging (CSL) results for drilled shafts completed by Olson Engineering, supervision and training of geotechnical inspectors for the inspection and QA (piles, drilled shafts, pile/shaft caps, footings, foundations and retaining walls, installation of sheeting, roadway excavation, MSE walls, stone columns, and slope protection), recording of all work completed by contractors and all geotechnical and foundations field data in daily work reports, and notifying the resident engineer and the contractor of any discrepancy or error immediately related to foundations, as well as documenting all nonconforming work and noncompliance events identified in the field for Senior Project Engineer action. In Addition, Mr. Mikaeel was responsible for the civil and paving operations including sign structures, drainage and stormwater management facilities, roadway lighting, ITS, utility work</w:t>
      </w:r>
      <w:r>
        <w:rPr>
          <w:rFonts w:ascii="Arial" w:hAnsi="Arial" w:cs="Arial"/>
          <w:kern w:val="20"/>
          <w:sz w:val="19"/>
        </w:rPr>
        <w:t>,</w:t>
      </w:r>
      <w:r w:rsidRPr="00D0031F">
        <w:rPr>
          <w:rFonts w:ascii="Arial" w:hAnsi="Arial" w:cs="Arial"/>
          <w:kern w:val="20"/>
          <w:sz w:val="19"/>
        </w:rPr>
        <w:t xml:space="preserve"> and vegetation.</w:t>
      </w:r>
      <w:r>
        <w:rPr>
          <w:rFonts w:ascii="Arial" w:hAnsi="Arial" w:cs="Arial"/>
          <w:kern w:val="20"/>
          <w:sz w:val="19"/>
        </w:rPr>
        <w:t xml:space="preserve">  (9/</w:t>
      </w:r>
      <w:r w:rsidRPr="00D0031F">
        <w:rPr>
          <w:rFonts w:ascii="Arial" w:hAnsi="Arial" w:cs="Arial"/>
          <w:kern w:val="20"/>
          <w:sz w:val="19"/>
        </w:rPr>
        <w:t xml:space="preserve">2010 </w:t>
      </w:r>
      <w:r>
        <w:rPr>
          <w:rFonts w:ascii="Arial" w:hAnsi="Arial" w:cs="Arial"/>
          <w:kern w:val="20"/>
          <w:sz w:val="19"/>
        </w:rPr>
        <w:t>-</w:t>
      </w:r>
      <w:r w:rsidRPr="00D0031F">
        <w:rPr>
          <w:rFonts w:ascii="Arial" w:hAnsi="Arial" w:cs="Arial"/>
          <w:kern w:val="20"/>
          <w:sz w:val="19"/>
        </w:rPr>
        <w:t xml:space="preserve"> </w:t>
      </w:r>
      <w:r>
        <w:rPr>
          <w:rFonts w:ascii="Arial" w:hAnsi="Arial" w:cs="Arial"/>
          <w:kern w:val="20"/>
          <w:sz w:val="19"/>
        </w:rPr>
        <w:t>2/</w:t>
      </w:r>
      <w:r w:rsidRPr="00D0031F">
        <w:rPr>
          <w:rFonts w:ascii="Arial" w:hAnsi="Arial" w:cs="Arial"/>
          <w:kern w:val="20"/>
          <w:sz w:val="19"/>
        </w:rPr>
        <w:t>2012</w:t>
      </w:r>
      <w:r>
        <w:rPr>
          <w:rFonts w:ascii="Arial" w:hAnsi="Arial" w:cs="Arial"/>
          <w:kern w:val="20"/>
          <w:sz w:val="19"/>
        </w:rPr>
        <w:t>)</w:t>
      </w:r>
    </w:p>
    <w:p w:rsidR="005B1A95" w:rsidRDefault="005B1A95" w:rsidP="000C4B79">
      <w:pPr>
        <w:widowControl/>
        <w:jc w:val="both"/>
        <w:rPr>
          <w:rFonts w:ascii="Arial" w:hAnsi="Arial" w:cs="Arial"/>
          <w:kern w:val="20"/>
          <w:sz w:val="19"/>
        </w:rPr>
      </w:pPr>
    </w:p>
    <w:p w:rsidR="00D0031F" w:rsidRPr="00D0031F" w:rsidRDefault="00D0031F" w:rsidP="00B81DB6">
      <w:pPr>
        <w:jc w:val="both"/>
        <w:rPr>
          <w:rFonts w:ascii="Arial" w:hAnsi="Arial" w:cs="Arial"/>
          <w:kern w:val="20"/>
          <w:sz w:val="19"/>
        </w:rPr>
      </w:pPr>
      <w:r w:rsidRPr="00B81DB6">
        <w:rPr>
          <w:rFonts w:ascii="Arial" w:hAnsi="Arial" w:cs="Arial"/>
          <w:b/>
          <w:kern w:val="20"/>
          <w:sz w:val="19"/>
        </w:rPr>
        <w:t>NJTA, Bass River Bridge Structure No. 51.9, Garden State Parkway, Bass River, NJ</w:t>
      </w:r>
      <w:r>
        <w:rPr>
          <w:rFonts w:ascii="Arial" w:hAnsi="Arial" w:cs="Arial"/>
          <w:kern w:val="20"/>
          <w:sz w:val="19"/>
        </w:rPr>
        <w:t xml:space="preserve"> - </w:t>
      </w:r>
      <w:r w:rsidRPr="00D0031F">
        <w:rPr>
          <w:rFonts w:ascii="Arial" w:hAnsi="Arial" w:cs="Arial"/>
          <w:kern w:val="20"/>
          <w:sz w:val="19"/>
        </w:rPr>
        <w:t>Geotechnical Engineer</w:t>
      </w:r>
      <w:r w:rsidR="00B81DB6">
        <w:rPr>
          <w:rFonts w:ascii="Arial" w:hAnsi="Arial" w:cs="Arial"/>
          <w:kern w:val="20"/>
          <w:sz w:val="19"/>
        </w:rPr>
        <w:t xml:space="preserve">. </w:t>
      </w:r>
      <w:r w:rsidR="00B81DB6" w:rsidRPr="00D0031F">
        <w:rPr>
          <w:rFonts w:ascii="Arial" w:hAnsi="Arial" w:cs="Arial"/>
          <w:kern w:val="20"/>
          <w:sz w:val="19"/>
        </w:rPr>
        <w:t xml:space="preserve">This projected involved the construction of a new 1,000-foot-long bridge over Bass River and 2,400 feet of highway approaches, as well as </w:t>
      </w:r>
      <w:r w:rsidR="00B81DB6">
        <w:rPr>
          <w:rFonts w:ascii="Arial" w:hAnsi="Arial" w:cs="Arial"/>
          <w:kern w:val="20"/>
          <w:sz w:val="19"/>
        </w:rPr>
        <w:t xml:space="preserve">the </w:t>
      </w:r>
      <w:r w:rsidR="00B81DB6" w:rsidRPr="00D0031F">
        <w:rPr>
          <w:rFonts w:ascii="Arial" w:hAnsi="Arial" w:cs="Arial"/>
          <w:kern w:val="20"/>
          <w:sz w:val="19"/>
        </w:rPr>
        <w:t xml:space="preserve">rehabilitation of the existing, parallel bridge (including a new deck, repair of the steel superstructure, strengthening of structural steel members, and seismic retrofit of the existing structure). </w:t>
      </w:r>
      <w:r w:rsidR="00B81DB6">
        <w:rPr>
          <w:rFonts w:ascii="Arial" w:hAnsi="Arial" w:cs="Arial"/>
          <w:kern w:val="20"/>
          <w:sz w:val="19"/>
        </w:rPr>
        <w:t xml:space="preserve">As </w:t>
      </w:r>
      <w:r w:rsidR="00B81DB6" w:rsidRPr="00D0031F">
        <w:rPr>
          <w:rFonts w:ascii="Arial" w:hAnsi="Arial" w:cs="Arial"/>
          <w:kern w:val="20"/>
          <w:sz w:val="19"/>
        </w:rPr>
        <w:t>Geotechnical Engineer</w:t>
      </w:r>
      <w:r w:rsidR="00B81DB6">
        <w:rPr>
          <w:rFonts w:ascii="Arial" w:hAnsi="Arial" w:cs="Arial"/>
          <w:kern w:val="20"/>
          <w:sz w:val="19"/>
        </w:rPr>
        <w:t xml:space="preserve">, Mr. Mikaeel’s </w:t>
      </w:r>
      <w:r w:rsidR="00B81DB6" w:rsidRPr="00D0031F">
        <w:rPr>
          <w:rFonts w:ascii="Arial" w:hAnsi="Arial" w:cs="Arial"/>
          <w:kern w:val="20"/>
          <w:sz w:val="19"/>
        </w:rPr>
        <w:t>responsibilities included soil investigations and characterization (using Standard Penetration Test, Cone Penetration Test, and Seismic logging), preparation of lab assignments and review of lab test results, preparation of soil models and soil stratigraphy using GINT software, preparation of preliminary liquefaction calculations, value engineering for foundation design (including pile foundation scenarios and drilled shaft scenarios), value engineering for soil improvement models using Finite Element Analysis for the 2,400 feet of highway approaches (including Vibro Concrete Shafts model, Control Modulus Columns model, Stone Columns, and Wick Drain model), completion of the design for pile foundations using lateral and seismic analysis, preparation of geotechnical foundation engineering report for the new bridge, and preparation of preliminary project specifications for geotechnical construction.</w:t>
      </w:r>
      <w:r w:rsidR="00B81DB6">
        <w:rPr>
          <w:rFonts w:ascii="Arial" w:hAnsi="Arial" w:cs="Arial"/>
          <w:kern w:val="20"/>
          <w:sz w:val="19"/>
        </w:rPr>
        <w:t xml:space="preserve">  (11/</w:t>
      </w:r>
      <w:r w:rsidRPr="00D0031F">
        <w:rPr>
          <w:rFonts w:ascii="Arial" w:hAnsi="Arial" w:cs="Arial"/>
          <w:kern w:val="20"/>
          <w:sz w:val="19"/>
        </w:rPr>
        <w:t xml:space="preserve">2009 </w:t>
      </w:r>
      <w:r w:rsidR="00B81DB6">
        <w:rPr>
          <w:rFonts w:ascii="Arial" w:hAnsi="Arial" w:cs="Arial"/>
          <w:kern w:val="20"/>
          <w:sz w:val="19"/>
        </w:rPr>
        <w:t>-</w:t>
      </w:r>
      <w:r w:rsidRPr="00D0031F">
        <w:rPr>
          <w:rFonts w:ascii="Arial" w:hAnsi="Arial" w:cs="Arial"/>
          <w:kern w:val="20"/>
          <w:sz w:val="19"/>
        </w:rPr>
        <w:t xml:space="preserve"> </w:t>
      </w:r>
      <w:r w:rsidR="00B81DB6">
        <w:rPr>
          <w:rFonts w:ascii="Arial" w:hAnsi="Arial" w:cs="Arial"/>
          <w:kern w:val="20"/>
          <w:sz w:val="19"/>
        </w:rPr>
        <w:t>9/</w:t>
      </w:r>
      <w:r w:rsidRPr="00D0031F">
        <w:rPr>
          <w:rFonts w:ascii="Arial" w:hAnsi="Arial" w:cs="Arial"/>
          <w:kern w:val="20"/>
          <w:sz w:val="19"/>
        </w:rPr>
        <w:t>2010</w:t>
      </w:r>
      <w:r w:rsidR="00B81DB6">
        <w:rPr>
          <w:rFonts w:ascii="Arial" w:hAnsi="Arial" w:cs="Arial"/>
          <w:kern w:val="20"/>
          <w:sz w:val="19"/>
        </w:rPr>
        <w:t>)</w:t>
      </w:r>
    </w:p>
    <w:p w:rsidR="00D0031F" w:rsidRDefault="00D0031F" w:rsidP="00D0031F">
      <w:pPr>
        <w:widowControl/>
        <w:jc w:val="both"/>
        <w:rPr>
          <w:rFonts w:ascii="Arial" w:hAnsi="Arial" w:cs="Arial"/>
          <w:kern w:val="20"/>
          <w:sz w:val="19"/>
        </w:rPr>
      </w:pPr>
    </w:p>
    <w:p w:rsidR="00B81DB6" w:rsidRPr="00B81DB6" w:rsidRDefault="00B81DB6" w:rsidP="00B81DB6">
      <w:pPr>
        <w:jc w:val="both"/>
        <w:rPr>
          <w:rFonts w:ascii="Arial" w:hAnsi="Arial" w:cs="Arial"/>
          <w:kern w:val="20"/>
          <w:sz w:val="19"/>
        </w:rPr>
      </w:pPr>
      <w:r w:rsidRPr="00B81DB6">
        <w:rPr>
          <w:rFonts w:ascii="Arial" w:hAnsi="Arial" w:cs="Arial"/>
          <w:b/>
          <w:kern w:val="20"/>
          <w:sz w:val="19"/>
        </w:rPr>
        <w:t>Atlantic County Engineering Department, Replacement of Bridge EH-21, C.R. 559 over English Creek, Egg Harbor Township, NJ</w:t>
      </w:r>
      <w:r>
        <w:rPr>
          <w:rFonts w:ascii="Arial" w:hAnsi="Arial" w:cs="Arial"/>
          <w:kern w:val="20"/>
          <w:sz w:val="19"/>
        </w:rPr>
        <w:t xml:space="preserve"> - </w:t>
      </w:r>
      <w:r w:rsidRPr="00B81DB6">
        <w:rPr>
          <w:rFonts w:ascii="Arial" w:hAnsi="Arial" w:cs="Arial"/>
          <w:kern w:val="20"/>
          <w:sz w:val="19"/>
        </w:rPr>
        <w:t>Design Engineer (Geotechnical/Hydraulics)</w:t>
      </w:r>
      <w:r>
        <w:rPr>
          <w:rFonts w:ascii="Arial" w:hAnsi="Arial" w:cs="Arial"/>
          <w:kern w:val="20"/>
          <w:sz w:val="19"/>
        </w:rPr>
        <w:t>.</w:t>
      </w:r>
      <w:r w:rsidRPr="00B81DB6">
        <w:rPr>
          <w:rFonts w:ascii="Arial" w:hAnsi="Arial" w:cs="Arial"/>
          <w:kern w:val="20"/>
          <w:sz w:val="19"/>
        </w:rPr>
        <w:t xml:space="preserve"> This project involved the replacement of the old bridge over the English Creek, including the design of highway improvements including detour, super elevation, and rais</w:t>
      </w:r>
      <w:r>
        <w:rPr>
          <w:rFonts w:ascii="Arial" w:hAnsi="Arial" w:cs="Arial"/>
          <w:kern w:val="20"/>
          <w:sz w:val="19"/>
        </w:rPr>
        <w:t xml:space="preserve">ing the </w:t>
      </w:r>
      <w:r w:rsidRPr="00B81DB6">
        <w:rPr>
          <w:rFonts w:ascii="Arial" w:hAnsi="Arial" w:cs="Arial"/>
          <w:kern w:val="20"/>
          <w:sz w:val="19"/>
        </w:rPr>
        <w:t xml:space="preserve">profile </w:t>
      </w:r>
      <w:r>
        <w:rPr>
          <w:rFonts w:ascii="Arial" w:hAnsi="Arial" w:cs="Arial"/>
          <w:kern w:val="20"/>
          <w:sz w:val="19"/>
        </w:rPr>
        <w:t xml:space="preserve">by seven </w:t>
      </w:r>
      <w:r w:rsidRPr="00B81DB6">
        <w:rPr>
          <w:rFonts w:ascii="Arial" w:hAnsi="Arial" w:cs="Arial"/>
          <w:kern w:val="20"/>
          <w:sz w:val="19"/>
        </w:rPr>
        <w:t xml:space="preserve">feet to clear </w:t>
      </w:r>
      <w:r>
        <w:rPr>
          <w:rFonts w:ascii="Arial" w:hAnsi="Arial" w:cs="Arial"/>
          <w:kern w:val="20"/>
          <w:sz w:val="19"/>
        </w:rPr>
        <w:t xml:space="preserve">the </w:t>
      </w:r>
      <w:r w:rsidRPr="00B81DB6">
        <w:rPr>
          <w:rFonts w:ascii="Arial" w:hAnsi="Arial" w:cs="Arial"/>
          <w:kern w:val="20"/>
          <w:sz w:val="19"/>
        </w:rPr>
        <w:t xml:space="preserve">flood plain. </w:t>
      </w:r>
      <w:r>
        <w:rPr>
          <w:rFonts w:ascii="Arial" w:hAnsi="Arial" w:cs="Arial"/>
          <w:kern w:val="20"/>
          <w:sz w:val="19"/>
        </w:rPr>
        <w:t>As design e</w:t>
      </w:r>
      <w:r w:rsidRPr="00B81DB6">
        <w:rPr>
          <w:rFonts w:ascii="Arial" w:hAnsi="Arial" w:cs="Arial"/>
          <w:kern w:val="20"/>
          <w:sz w:val="19"/>
        </w:rPr>
        <w:t>ngineer</w:t>
      </w:r>
      <w:r>
        <w:rPr>
          <w:rFonts w:ascii="Arial" w:hAnsi="Arial" w:cs="Arial"/>
          <w:kern w:val="20"/>
          <w:sz w:val="19"/>
        </w:rPr>
        <w:t>, Mr. Mikaeel’s</w:t>
      </w:r>
      <w:r w:rsidRPr="00B81DB6">
        <w:rPr>
          <w:rFonts w:ascii="Arial" w:hAnsi="Arial" w:cs="Arial"/>
          <w:kern w:val="20"/>
          <w:sz w:val="19"/>
        </w:rPr>
        <w:t xml:space="preserve"> responsibilities included soil investigation and characterization</w:t>
      </w:r>
      <w:r>
        <w:rPr>
          <w:rFonts w:ascii="Arial" w:hAnsi="Arial" w:cs="Arial"/>
          <w:kern w:val="20"/>
          <w:sz w:val="19"/>
        </w:rPr>
        <w:t>,</w:t>
      </w:r>
      <w:r w:rsidRPr="00B81DB6">
        <w:rPr>
          <w:rFonts w:ascii="Arial" w:hAnsi="Arial" w:cs="Arial"/>
          <w:kern w:val="20"/>
          <w:sz w:val="19"/>
        </w:rPr>
        <w:t xml:space="preserve"> including Standard Penetration Test</w:t>
      </w:r>
      <w:r>
        <w:rPr>
          <w:rFonts w:ascii="Arial" w:hAnsi="Arial" w:cs="Arial"/>
          <w:kern w:val="20"/>
          <w:sz w:val="19"/>
        </w:rPr>
        <w:t>s</w:t>
      </w:r>
      <w:r w:rsidRPr="00B81DB6">
        <w:rPr>
          <w:rFonts w:ascii="Arial" w:hAnsi="Arial" w:cs="Arial"/>
          <w:kern w:val="20"/>
          <w:sz w:val="19"/>
        </w:rPr>
        <w:t>, preparation of lab assignments and review of lab test results, preparation of soil models and soil profiles, pavement design for the new highway improvement approaches, coordination of aerial utility relocation, modeling and analysis of tidal waterway for scour susceptibility and performance of tidal scour analysis per NHI FHWA HEC-18 guidance, design and preparation of geotechnical foundation engineering reports for the new bridge (including settlement analysis and slope stability calculations), completion of all NJDEP Land Use Regulation Wetlands and Flood Hazard Area, NJDEP Tidelands, US Army Corp</w:t>
      </w:r>
      <w:r>
        <w:rPr>
          <w:rFonts w:ascii="Arial" w:hAnsi="Arial" w:cs="Arial"/>
          <w:kern w:val="20"/>
          <w:sz w:val="19"/>
        </w:rPr>
        <w:t>s</w:t>
      </w:r>
      <w:r w:rsidRPr="00B81DB6">
        <w:rPr>
          <w:rFonts w:ascii="Arial" w:hAnsi="Arial" w:cs="Arial"/>
          <w:kern w:val="20"/>
          <w:sz w:val="19"/>
        </w:rPr>
        <w:t xml:space="preserve"> of Engineers, and County Soil Conservation District permitting, and preparation of preliminary project specifications.</w:t>
      </w:r>
      <w:r>
        <w:rPr>
          <w:rFonts w:ascii="Arial" w:hAnsi="Arial" w:cs="Arial"/>
          <w:kern w:val="20"/>
          <w:sz w:val="19"/>
        </w:rPr>
        <w:t xml:space="preserve">  (3/</w:t>
      </w:r>
      <w:r w:rsidRPr="00B81DB6">
        <w:rPr>
          <w:rFonts w:ascii="Arial" w:hAnsi="Arial" w:cs="Arial"/>
          <w:kern w:val="20"/>
          <w:sz w:val="19"/>
        </w:rPr>
        <w:t xml:space="preserve">2009 </w:t>
      </w:r>
      <w:r>
        <w:rPr>
          <w:rFonts w:ascii="Arial" w:hAnsi="Arial" w:cs="Arial"/>
          <w:kern w:val="20"/>
          <w:sz w:val="19"/>
        </w:rPr>
        <w:t>-</w:t>
      </w:r>
      <w:r w:rsidRPr="00B81DB6">
        <w:rPr>
          <w:rFonts w:ascii="Arial" w:hAnsi="Arial" w:cs="Arial"/>
          <w:kern w:val="20"/>
          <w:sz w:val="19"/>
        </w:rPr>
        <w:t xml:space="preserve"> </w:t>
      </w:r>
      <w:r>
        <w:rPr>
          <w:rFonts w:ascii="Arial" w:hAnsi="Arial" w:cs="Arial"/>
          <w:kern w:val="20"/>
          <w:sz w:val="19"/>
        </w:rPr>
        <w:t>11/</w:t>
      </w:r>
      <w:r w:rsidRPr="00B81DB6">
        <w:rPr>
          <w:rFonts w:ascii="Arial" w:hAnsi="Arial" w:cs="Arial"/>
          <w:kern w:val="20"/>
          <w:sz w:val="19"/>
        </w:rPr>
        <w:t>2009</w:t>
      </w:r>
      <w:r>
        <w:rPr>
          <w:rFonts w:ascii="Arial" w:hAnsi="Arial" w:cs="Arial"/>
          <w:kern w:val="20"/>
          <w:sz w:val="19"/>
        </w:rPr>
        <w:t>)</w:t>
      </w:r>
    </w:p>
    <w:p w:rsidR="00D0031F" w:rsidRDefault="00D0031F" w:rsidP="00B81DB6">
      <w:pPr>
        <w:widowControl/>
        <w:jc w:val="both"/>
        <w:rPr>
          <w:rFonts w:ascii="Arial" w:hAnsi="Arial" w:cs="Arial"/>
          <w:kern w:val="20"/>
          <w:sz w:val="19"/>
        </w:rPr>
      </w:pPr>
    </w:p>
    <w:p w:rsidR="00B81DB6" w:rsidRPr="00B81DB6" w:rsidRDefault="00B81DB6" w:rsidP="00DA7295">
      <w:pPr>
        <w:jc w:val="both"/>
        <w:rPr>
          <w:rFonts w:ascii="Arial" w:hAnsi="Arial" w:cs="Arial"/>
          <w:kern w:val="20"/>
          <w:sz w:val="19"/>
        </w:rPr>
      </w:pPr>
      <w:r w:rsidRPr="00B81DB6">
        <w:rPr>
          <w:rFonts w:ascii="Arial" w:hAnsi="Arial" w:cs="Arial"/>
          <w:b/>
          <w:kern w:val="20"/>
          <w:sz w:val="19"/>
        </w:rPr>
        <w:t>New York City Department of Transportation (NYCDOT), Kosciuszko Bridge over Newtown Creek, Kings/Queens County, New York, NY</w:t>
      </w:r>
      <w:r>
        <w:rPr>
          <w:rFonts w:ascii="Arial" w:hAnsi="Arial" w:cs="Arial"/>
          <w:kern w:val="20"/>
          <w:sz w:val="19"/>
        </w:rPr>
        <w:t xml:space="preserve"> - </w:t>
      </w:r>
      <w:r w:rsidRPr="00B81DB6">
        <w:rPr>
          <w:rFonts w:ascii="Arial" w:hAnsi="Arial" w:cs="Arial"/>
          <w:kern w:val="20"/>
          <w:sz w:val="19"/>
        </w:rPr>
        <w:t>Design Engineer (Hydraulics)</w:t>
      </w:r>
      <w:r>
        <w:rPr>
          <w:rFonts w:ascii="Arial" w:hAnsi="Arial" w:cs="Arial"/>
          <w:kern w:val="20"/>
          <w:sz w:val="19"/>
        </w:rPr>
        <w:t>.</w:t>
      </w:r>
      <w:r w:rsidRPr="00B81DB6">
        <w:rPr>
          <w:rFonts w:ascii="Arial" w:hAnsi="Arial" w:cs="Arial"/>
          <w:kern w:val="20"/>
          <w:sz w:val="19"/>
        </w:rPr>
        <w:t xml:space="preserve"> This project involved the replacement of the Kosciuszko Bridge over Newtown Creek. </w:t>
      </w:r>
      <w:r>
        <w:rPr>
          <w:rFonts w:ascii="Arial" w:hAnsi="Arial" w:cs="Arial"/>
          <w:kern w:val="20"/>
          <w:sz w:val="19"/>
        </w:rPr>
        <w:t xml:space="preserve">Mr. Mikaeel’s </w:t>
      </w:r>
      <w:r w:rsidRPr="00B81DB6">
        <w:rPr>
          <w:rFonts w:ascii="Arial" w:hAnsi="Arial" w:cs="Arial"/>
          <w:kern w:val="20"/>
          <w:sz w:val="19"/>
        </w:rPr>
        <w:t>responsibilities involved modeling and analyzing the Newton Creek drainage basin for fluvial peak flows using TR-55 Urban Hydrology methodology and software, modeling and analysis of the tidal response of Newtown Creek per HEC-18 guidance under the direction of the senior engineer, routing and modeling peak discharge design flows through the crossing at the Kosciuszko Bridge using HEC-RAS river modeling software to determine design stream velocities for rip-rap shoreline protection and pier protection during construction and post-construction phases of the bridge replacement project.</w:t>
      </w:r>
      <w:r w:rsidR="00DA7295">
        <w:rPr>
          <w:rFonts w:ascii="Arial" w:hAnsi="Arial" w:cs="Arial"/>
          <w:kern w:val="20"/>
          <w:sz w:val="19"/>
        </w:rPr>
        <w:t xml:space="preserve">  (2/</w:t>
      </w:r>
      <w:r w:rsidRPr="00B81DB6">
        <w:rPr>
          <w:rFonts w:ascii="Arial" w:hAnsi="Arial" w:cs="Arial"/>
          <w:kern w:val="20"/>
          <w:sz w:val="19"/>
        </w:rPr>
        <w:t>2009</w:t>
      </w:r>
      <w:r w:rsidR="00DA7295">
        <w:rPr>
          <w:rFonts w:ascii="Arial" w:hAnsi="Arial" w:cs="Arial"/>
          <w:kern w:val="20"/>
          <w:sz w:val="19"/>
        </w:rPr>
        <w:t>)</w:t>
      </w:r>
    </w:p>
    <w:p w:rsidR="00B81DB6" w:rsidRPr="00B81DB6" w:rsidRDefault="00B81DB6" w:rsidP="00DA7295">
      <w:pPr>
        <w:jc w:val="both"/>
        <w:rPr>
          <w:rFonts w:ascii="Arial" w:hAnsi="Arial" w:cs="Arial"/>
          <w:kern w:val="20"/>
          <w:sz w:val="19"/>
        </w:rPr>
      </w:pPr>
      <w:r w:rsidRPr="00B81DB6">
        <w:rPr>
          <w:rFonts w:ascii="Arial" w:hAnsi="Arial" w:cs="Arial"/>
          <w:kern w:val="20"/>
          <w:sz w:val="19"/>
        </w:rPr>
        <w:t xml:space="preserve"> </w:t>
      </w:r>
    </w:p>
    <w:p w:rsidR="00B81DB6" w:rsidRPr="00B81DB6" w:rsidRDefault="00DA7295" w:rsidP="00DA7295">
      <w:pPr>
        <w:jc w:val="both"/>
        <w:rPr>
          <w:rFonts w:ascii="Arial" w:hAnsi="Arial" w:cs="Arial"/>
          <w:kern w:val="20"/>
          <w:sz w:val="19"/>
        </w:rPr>
      </w:pPr>
      <w:r w:rsidRPr="00DA7295">
        <w:rPr>
          <w:rFonts w:ascii="Arial" w:hAnsi="Arial" w:cs="Arial"/>
          <w:b/>
          <w:kern w:val="20"/>
          <w:sz w:val="19"/>
        </w:rPr>
        <w:t xml:space="preserve">NYCDOT, </w:t>
      </w:r>
      <w:r w:rsidR="00B81DB6" w:rsidRPr="00DA7295">
        <w:rPr>
          <w:rFonts w:ascii="Arial" w:hAnsi="Arial" w:cs="Arial"/>
          <w:b/>
          <w:kern w:val="20"/>
          <w:sz w:val="19"/>
        </w:rPr>
        <w:t>RFK Bridge (</w:t>
      </w:r>
      <w:proofErr w:type="spellStart"/>
      <w:r w:rsidR="00B81DB6" w:rsidRPr="00DA7295">
        <w:rPr>
          <w:rFonts w:ascii="Arial" w:hAnsi="Arial" w:cs="Arial"/>
          <w:b/>
          <w:kern w:val="20"/>
          <w:sz w:val="19"/>
        </w:rPr>
        <w:t>Triborough</w:t>
      </w:r>
      <w:proofErr w:type="spellEnd"/>
      <w:r w:rsidR="00B81DB6" w:rsidRPr="00DA7295">
        <w:rPr>
          <w:rFonts w:ascii="Arial" w:hAnsi="Arial" w:cs="Arial"/>
          <w:b/>
          <w:kern w:val="20"/>
          <w:sz w:val="19"/>
        </w:rPr>
        <w:t xml:space="preserve"> Lift Span) over Harlem River, New York, NY</w:t>
      </w:r>
      <w:r>
        <w:rPr>
          <w:rFonts w:ascii="Arial" w:hAnsi="Arial" w:cs="Arial"/>
          <w:kern w:val="20"/>
          <w:sz w:val="19"/>
        </w:rPr>
        <w:t xml:space="preserve"> - </w:t>
      </w:r>
      <w:r w:rsidR="00B81DB6" w:rsidRPr="00B81DB6">
        <w:rPr>
          <w:rFonts w:ascii="Arial" w:hAnsi="Arial" w:cs="Arial"/>
          <w:kern w:val="20"/>
          <w:sz w:val="19"/>
        </w:rPr>
        <w:t>Design Engineer (Hydraulics)</w:t>
      </w:r>
      <w:r>
        <w:rPr>
          <w:rFonts w:ascii="Arial" w:hAnsi="Arial" w:cs="Arial"/>
          <w:kern w:val="20"/>
          <w:sz w:val="19"/>
        </w:rPr>
        <w:t>.</w:t>
      </w:r>
      <w:r w:rsidRPr="00DA7295">
        <w:rPr>
          <w:rFonts w:ascii="Arial" w:hAnsi="Arial" w:cs="Arial"/>
          <w:kern w:val="20"/>
          <w:sz w:val="19"/>
        </w:rPr>
        <w:t xml:space="preserve"> </w:t>
      </w:r>
      <w:r w:rsidRPr="00B81DB6">
        <w:rPr>
          <w:rFonts w:ascii="Arial" w:hAnsi="Arial" w:cs="Arial"/>
          <w:kern w:val="20"/>
          <w:sz w:val="19"/>
        </w:rPr>
        <w:t xml:space="preserve">This project involved the study of scour susceptibility for the </w:t>
      </w:r>
      <w:proofErr w:type="spellStart"/>
      <w:r w:rsidRPr="00B81DB6">
        <w:rPr>
          <w:rFonts w:ascii="Arial" w:hAnsi="Arial" w:cs="Arial"/>
          <w:kern w:val="20"/>
          <w:sz w:val="19"/>
        </w:rPr>
        <w:t>Triborough</w:t>
      </w:r>
      <w:proofErr w:type="spellEnd"/>
      <w:r w:rsidRPr="00B81DB6">
        <w:rPr>
          <w:rFonts w:ascii="Arial" w:hAnsi="Arial" w:cs="Arial"/>
          <w:kern w:val="20"/>
          <w:sz w:val="19"/>
        </w:rPr>
        <w:t xml:space="preserve"> lift span over the Harlem River. </w:t>
      </w:r>
      <w:r>
        <w:rPr>
          <w:rFonts w:ascii="Arial" w:hAnsi="Arial" w:cs="Arial"/>
          <w:kern w:val="20"/>
          <w:sz w:val="19"/>
        </w:rPr>
        <w:t xml:space="preserve">Mr. Mikaeel’s </w:t>
      </w:r>
      <w:r w:rsidRPr="00B81DB6">
        <w:rPr>
          <w:rFonts w:ascii="Arial" w:hAnsi="Arial" w:cs="Arial"/>
          <w:kern w:val="20"/>
          <w:sz w:val="19"/>
        </w:rPr>
        <w:t xml:space="preserve">responsibilities involved modeling and analyzing the tidal response of the Harlem River per HEC-18 and HEC-25 guidance, and routing and modeling of peak discharge design flows through the crossing at the </w:t>
      </w:r>
      <w:r>
        <w:rPr>
          <w:rFonts w:ascii="Arial" w:hAnsi="Arial" w:cs="Arial"/>
          <w:kern w:val="20"/>
          <w:sz w:val="19"/>
        </w:rPr>
        <w:t>RF</w:t>
      </w:r>
      <w:r w:rsidRPr="00B81DB6">
        <w:rPr>
          <w:rFonts w:ascii="Arial" w:hAnsi="Arial" w:cs="Arial"/>
          <w:kern w:val="20"/>
          <w:sz w:val="19"/>
        </w:rPr>
        <w:t>K</w:t>
      </w:r>
      <w:r>
        <w:rPr>
          <w:rFonts w:ascii="Arial" w:hAnsi="Arial" w:cs="Arial"/>
          <w:kern w:val="20"/>
          <w:sz w:val="19"/>
        </w:rPr>
        <w:t xml:space="preserve"> B</w:t>
      </w:r>
      <w:r w:rsidRPr="00B81DB6">
        <w:rPr>
          <w:rFonts w:ascii="Arial" w:hAnsi="Arial" w:cs="Arial"/>
          <w:kern w:val="20"/>
          <w:sz w:val="19"/>
        </w:rPr>
        <w:t>ridge using HEC-RAS River modeling software to determine design stream velocities and compute scour estimates.</w:t>
      </w:r>
      <w:r>
        <w:rPr>
          <w:rFonts w:ascii="Arial" w:hAnsi="Arial" w:cs="Arial"/>
          <w:kern w:val="20"/>
          <w:sz w:val="19"/>
        </w:rPr>
        <w:t xml:space="preserve">  (1/</w:t>
      </w:r>
      <w:r w:rsidR="00B81DB6" w:rsidRPr="00B81DB6">
        <w:rPr>
          <w:rFonts w:ascii="Arial" w:hAnsi="Arial" w:cs="Arial"/>
          <w:kern w:val="20"/>
          <w:sz w:val="19"/>
        </w:rPr>
        <w:t>2009</w:t>
      </w:r>
      <w:r>
        <w:rPr>
          <w:rFonts w:ascii="Arial" w:hAnsi="Arial" w:cs="Arial"/>
          <w:kern w:val="20"/>
          <w:sz w:val="19"/>
        </w:rPr>
        <w:t>)</w:t>
      </w:r>
      <w:r w:rsidR="00B81DB6" w:rsidRPr="00B81DB6">
        <w:rPr>
          <w:rFonts w:ascii="Arial" w:hAnsi="Arial" w:cs="Arial"/>
          <w:kern w:val="20"/>
          <w:sz w:val="19"/>
        </w:rPr>
        <w:t xml:space="preserve"> </w:t>
      </w:r>
    </w:p>
    <w:p w:rsidR="005B1A95" w:rsidRPr="00D0031F" w:rsidRDefault="005B1A95" w:rsidP="00B81DB6">
      <w:pPr>
        <w:widowControl/>
        <w:jc w:val="both"/>
        <w:rPr>
          <w:rFonts w:ascii="Arial" w:hAnsi="Arial" w:cs="Arial"/>
          <w:kern w:val="20"/>
          <w:sz w:val="19"/>
        </w:rPr>
      </w:pPr>
    </w:p>
    <w:p w:rsidR="00DA7295" w:rsidRPr="00DA7295" w:rsidRDefault="00DA7295" w:rsidP="00DA7295">
      <w:pPr>
        <w:jc w:val="both"/>
        <w:rPr>
          <w:rFonts w:ascii="Arial" w:hAnsi="Arial" w:cs="Arial"/>
          <w:kern w:val="20"/>
          <w:sz w:val="19"/>
        </w:rPr>
      </w:pPr>
      <w:r w:rsidRPr="00DA7295">
        <w:rPr>
          <w:rFonts w:ascii="Arial" w:hAnsi="Arial" w:cs="Arial"/>
          <w:b/>
          <w:kern w:val="20"/>
          <w:sz w:val="19"/>
        </w:rPr>
        <w:t>NYCDOT, Bronx-Whitestone Bridge over East River, New York, NY</w:t>
      </w:r>
      <w:r>
        <w:rPr>
          <w:rFonts w:ascii="Arial" w:hAnsi="Arial" w:cs="Arial"/>
          <w:kern w:val="20"/>
          <w:sz w:val="19"/>
        </w:rPr>
        <w:t xml:space="preserve"> - </w:t>
      </w:r>
      <w:r w:rsidRPr="00DA7295">
        <w:rPr>
          <w:rFonts w:ascii="Arial" w:hAnsi="Arial" w:cs="Arial"/>
          <w:kern w:val="20"/>
          <w:sz w:val="19"/>
        </w:rPr>
        <w:t>Design Engineer (Hydraulics)</w:t>
      </w:r>
      <w:r>
        <w:rPr>
          <w:rFonts w:ascii="Arial" w:hAnsi="Arial" w:cs="Arial"/>
          <w:kern w:val="20"/>
          <w:sz w:val="19"/>
        </w:rPr>
        <w:t>.</w:t>
      </w:r>
      <w:r w:rsidRPr="00DA7295">
        <w:rPr>
          <w:rFonts w:ascii="Arial" w:hAnsi="Arial" w:cs="Arial"/>
          <w:kern w:val="20"/>
          <w:sz w:val="19"/>
        </w:rPr>
        <w:t xml:space="preserve"> This project involved the study of scour susceptibility for the Bronx-Whitestone Bridge over the East River. </w:t>
      </w:r>
      <w:r>
        <w:rPr>
          <w:rFonts w:ascii="Arial" w:hAnsi="Arial" w:cs="Arial"/>
          <w:kern w:val="20"/>
          <w:sz w:val="19"/>
        </w:rPr>
        <w:t xml:space="preserve">Mr. Mikaeel’s </w:t>
      </w:r>
      <w:r w:rsidRPr="00DA7295">
        <w:rPr>
          <w:rFonts w:ascii="Arial" w:hAnsi="Arial" w:cs="Arial"/>
          <w:kern w:val="20"/>
          <w:sz w:val="19"/>
        </w:rPr>
        <w:t xml:space="preserve">responsibilities involved modeling and analyzing the tidal response of the East River per HEC-18 and HEC 25 guidance, and routing and modeling of peak discharge design flows through the crossing at the Bronx-Whitestone </w:t>
      </w:r>
      <w:r>
        <w:rPr>
          <w:rFonts w:ascii="Arial" w:hAnsi="Arial" w:cs="Arial"/>
          <w:kern w:val="20"/>
          <w:sz w:val="19"/>
        </w:rPr>
        <w:t>B</w:t>
      </w:r>
      <w:r w:rsidRPr="00DA7295">
        <w:rPr>
          <w:rFonts w:ascii="Arial" w:hAnsi="Arial" w:cs="Arial"/>
          <w:kern w:val="20"/>
          <w:sz w:val="19"/>
        </w:rPr>
        <w:t>ridge using HEC-RAS River modeling software to determine design stream velocities and compute scour estimates.</w:t>
      </w:r>
      <w:r>
        <w:rPr>
          <w:rFonts w:ascii="Arial" w:hAnsi="Arial" w:cs="Arial"/>
          <w:kern w:val="20"/>
          <w:sz w:val="19"/>
        </w:rPr>
        <w:t xml:space="preserve">  (1/</w:t>
      </w:r>
      <w:r w:rsidRPr="00DA7295">
        <w:rPr>
          <w:rFonts w:ascii="Arial" w:hAnsi="Arial" w:cs="Arial"/>
          <w:kern w:val="20"/>
          <w:sz w:val="19"/>
        </w:rPr>
        <w:t>2009</w:t>
      </w:r>
      <w:r>
        <w:rPr>
          <w:rFonts w:ascii="Arial" w:hAnsi="Arial" w:cs="Arial"/>
          <w:kern w:val="20"/>
          <w:sz w:val="19"/>
        </w:rPr>
        <w:t>)</w:t>
      </w:r>
    </w:p>
    <w:p w:rsidR="00DA7295" w:rsidRPr="00DA7295" w:rsidRDefault="00DA7295" w:rsidP="00DA7295">
      <w:pPr>
        <w:jc w:val="both"/>
        <w:rPr>
          <w:rFonts w:ascii="Arial" w:hAnsi="Arial" w:cs="Arial"/>
          <w:kern w:val="20"/>
          <w:sz w:val="19"/>
        </w:rPr>
      </w:pPr>
      <w:r w:rsidRPr="00DA7295">
        <w:rPr>
          <w:rFonts w:ascii="Arial" w:hAnsi="Arial" w:cs="Arial"/>
          <w:kern w:val="20"/>
          <w:sz w:val="19"/>
        </w:rPr>
        <w:t xml:space="preserve"> </w:t>
      </w:r>
    </w:p>
    <w:p w:rsidR="00DA7295" w:rsidRPr="00DA7295" w:rsidRDefault="00DA7295" w:rsidP="00DA7295">
      <w:pPr>
        <w:jc w:val="both"/>
        <w:rPr>
          <w:rFonts w:ascii="Arial" w:hAnsi="Arial" w:cs="Arial"/>
          <w:kern w:val="20"/>
          <w:sz w:val="19"/>
        </w:rPr>
      </w:pPr>
      <w:r w:rsidRPr="00DA7295">
        <w:rPr>
          <w:rFonts w:ascii="Arial" w:hAnsi="Arial" w:cs="Arial"/>
          <w:b/>
          <w:kern w:val="20"/>
          <w:sz w:val="19"/>
        </w:rPr>
        <w:t>NJDOT, Route 52 (Contract B) Causeway Replacement from Somers Point to Ocean City, NJ</w:t>
      </w:r>
      <w:r>
        <w:rPr>
          <w:rFonts w:ascii="Arial" w:hAnsi="Arial" w:cs="Arial"/>
          <w:kern w:val="20"/>
          <w:sz w:val="19"/>
        </w:rPr>
        <w:t xml:space="preserve"> - </w:t>
      </w:r>
      <w:r w:rsidRPr="00DA7295">
        <w:rPr>
          <w:rFonts w:ascii="Arial" w:hAnsi="Arial" w:cs="Arial"/>
          <w:kern w:val="20"/>
          <w:sz w:val="19"/>
        </w:rPr>
        <w:t>Design Geotechnical Engineer</w:t>
      </w:r>
      <w:r>
        <w:rPr>
          <w:rFonts w:ascii="Arial" w:hAnsi="Arial" w:cs="Arial"/>
          <w:kern w:val="20"/>
          <w:sz w:val="19"/>
        </w:rPr>
        <w:t xml:space="preserve"> (8/</w:t>
      </w:r>
      <w:r w:rsidRPr="00DA7295">
        <w:rPr>
          <w:rFonts w:ascii="Arial" w:hAnsi="Arial" w:cs="Arial"/>
          <w:kern w:val="20"/>
          <w:sz w:val="19"/>
        </w:rPr>
        <w:t xml:space="preserve">2007 </w:t>
      </w:r>
      <w:r>
        <w:rPr>
          <w:rFonts w:ascii="Arial" w:hAnsi="Arial" w:cs="Arial"/>
          <w:kern w:val="20"/>
          <w:sz w:val="19"/>
        </w:rPr>
        <w:t>-</w:t>
      </w:r>
      <w:r w:rsidRPr="00DA7295">
        <w:rPr>
          <w:rFonts w:ascii="Arial" w:hAnsi="Arial" w:cs="Arial"/>
          <w:kern w:val="20"/>
          <w:sz w:val="19"/>
        </w:rPr>
        <w:t xml:space="preserve"> </w:t>
      </w:r>
      <w:r>
        <w:rPr>
          <w:rFonts w:ascii="Arial" w:hAnsi="Arial" w:cs="Arial"/>
          <w:kern w:val="20"/>
          <w:sz w:val="19"/>
        </w:rPr>
        <w:t>4/</w:t>
      </w:r>
      <w:r w:rsidRPr="00DA7295">
        <w:rPr>
          <w:rFonts w:ascii="Arial" w:hAnsi="Arial" w:cs="Arial"/>
          <w:kern w:val="20"/>
          <w:sz w:val="19"/>
        </w:rPr>
        <w:t>2008</w:t>
      </w:r>
      <w:r>
        <w:rPr>
          <w:rFonts w:ascii="Arial" w:hAnsi="Arial" w:cs="Arial"/>
          <w:kern w:val="20"/>
          <w:sz w:val="19"/>
        </w:rPr>
        <w:t xml:space="preserve">); </w:t>
      </w:r>
      <w:r w:rsidRPr="00DA7295">
        <w:rPr>
          <w:rFonts w:ascii="Arial" w:hAnsi="Arial" w:cs="Arial"/>
          <w:kern w:val="20"/>
          <w:sz w:val="19"/>
        </w:rPr>
        <w:t>Field Geotechnical Engineer</w:t>
      </w:r>
      <w:r>
        <w:rPr>
          <w:rFonts w:ascii="Arial" w:hAnsi="Arial" w:cs="Arial"/>
          <w:kern w:val="20"/>
          <w:sz w:val="19"/>
        </w:rPr>
        <w:t xml:space="preserve"> (9/</w:t>
      </w:r>
      <w:r w:rsidRPr="00DA7295">
        <w:rPr>
          <w:rFonts w:ascii="Arial" w:hAnsi="Arial" w:cs="Arial"/>
          <w:kern w:val="20"/>
          <w:sz w:val="19"/>
        </w:rPr>
        <w:t xml:space="preserve">2008 </w:t>
      </w:r>
      <w:r>
        <w:rPr>
          <w:rFonts w:ascii="Arial" w:hAnsi="Arial" w:cs="Arial"/>
          <w:kern w:val="20"/>
          <w:sz w:val="19"/>
        </w:rPr>
        <w:t>- 12/</w:t>
      </w:r>
      <w:r w:rsidRPr="00DA7295">
        <w:rPr>
          <w:rFonts w:ascii="Arial" w:hAnsi="Arial" w:cs="Arial"/>
          <w:kern w:val="20"/>
          <w:sz w:val="19"/>
        </w:rPr>
        <w:t>2008</w:t>
      </w:r>
      <w:r>
        <w:rPr>
          <w:rFonts w:ascii="Arial" w:hAnsi="Arial" w:cs="Arial"/>
          <w:kern w:val="20"/>
          <w:sz w:val="19"/>
        </w:rPr>
        <w:t xml:space="preserve">). </w:t>
      </w:r>
      <w:r w:rsidRPr="00DA7295">
        <w:rPr>
          <w:rFonts w:ascii="Arial" w:hAnsi="Arial" w:cs="Arial"/>
          <w:kern w:val="20"/>
          <w:sz w:val="19"/>
        </w:rPr>
        <w:t xml:space="preserve">Contract B involved the construction of high-level portions of the causeway structure, the widening of Route 52 from Route 9 onward from the existing two lanes to three lanes, and subsequently to four lanes through the business district, as well as the replacement of the existing Somers Point Circle with a signalized intersection. </w:t>
      </w:r>
      <w:r>
        <w:rPr>
          <w:rFonts w:ascii="Arial" w:hAnsi="Arial" w:cs="Arial"/>
          <w:kern w:val="20"/>
          <w:sz w:val="19"/>
        </w:rPr>
        <w:t xml:space="preserve">Mr. Mikaeel’s </w:t>
      </w:r>
      <w:r w:rsidRPr="00DA7295">
        <w:rPr>
          <w:rFonts w:ascii="Arial" w:hAnsi="Arial" w:cs="Arial"/>
          <w:kern w:val="20"/>
          <w:sz w:val="19"/>
        </w:rPr>
        <w:t xml:space="preserve">responsibilities included soil investigations and characterizations (including Standard Penetration Test, Cone Penetration Test, and Seismic logging), preparation of lab assignments and review of lab test results, preparation of soil models and soil profiles, design of earth support systems (for piers, abutments and bulkheads, MSE walls, stage construction), partial design of bulkheads, value engineering for soil improvement using Plaxis models (including Control Modulus Columns versus Vibro Concrete Shafts), performing field inspections for PDA monitored 24 and 30 inch pre-stressed concrete test piles (both plump and batter, column supported embankment construction and development pile driving criteria for the production piles), preparation of daily reports for the CMC (Control Modulus Columns) inspection, analysis of geotechnical instrumentation data (including inclinometers, piezometers, groundwater wells for settlement, and slope monitoring), and review of contractor’s submittals for temporary sheeting and vibration monitoring. </w:t>
      </w:r>
    </w:p>
    <w:p w:rsidR="00DA7295" w:rsidRDefault="00DA7295" w:rsidP="00DA7295">
      <w:pPr>
        <w:jc w:val="both"/>
        <w:rPr>
          <w:rFonts w:ascii="Arial" w:hAnsi="Arial" w:cs="Arial"/>
          <w:kern w:val="20"/>
          <w:sz w:val="19"/>
        </w:rPr>
      </w:pPr>
    </w:p>
    <w:p w:rsidR="00DA7295" w:rsidRPr="00DA7295" w:rsidRDefault="00DA7295" w:rsidP="00AB48F8">
      <w:pPr>
        <w:jc w:val="both"/>
        <w:rPr>
          <w:rFonts w:ascii="Arial" w:hAnsi="Arial" w:cs="Arial"/>
          <w:kern w:val="20"/>
          <w:sz w:val="19"/>
        </w:rPr>
      </w:pPr>
      <w:r w:rsidRPr="00DA7295">
        <w:rPr>
          <w:rFonts w:ascii="Arial" w:hAnsi="Arial" w:cs="Arial"/>
          <w:b/>
          <w:kern w:val="20"/>
          <w:sz w:val="19"/>
        </w:rPr>
        <w:t>PANYNJ, World Trade Center Transportation Hub, New York City, NY</w:t>
      </w:r>
      <w:r>
        <w:rPr>
          <w:rFonts w:ascii="Arial" w:hAnsi="Arial" w:cs="Arial"/>
          <w:kern w:val="20"/>
          <w:sz w:val="19"/>
        </w:rPr>
        <w:t xml:space="preserve"> - </w:t>
      </w:r>
      <w:r w:rsidRPr="00DA7295">
        <w:rPr>
          <w:rFonts w:ascii="Arial" w:hAnsi="Arial" w:cs="Arial"/>
          <w:kern w:val="20"/>
          <w:sz w:val="19"/>
        </w:rPr>
        <w:t>Geotechnical Engineer</w:t>
      </w:r>
      <w:r>
        <w:rPr>
          <w:rFonts w:ascii="Arial" w:hAnsi="Arial" w:cs="Arial"/>
          <w:kern w:val="20"/>
          <w:sz w:val="19"/>
        </w:rPr>
        <w:t>.</w:t>
      </w:r>
      <w:r w:rsidRPr="00DA7295">
        <w:rPr>
          <w:rFonts w:ascii="Arial" w:hAnsi="Arial" w:cs="Arial"/>
          <w:kern w:val="20"/>
          <w:sz w:val="19"/>
        </w:rPr>
        <w:t xml:space="preserve"> This project involved providing on-call engineering support for site logistics, access, and construction issues for the main elements of the reconstructed World Trade Center site.</w:t>
      </w:r>
      <w:r w:rsidR="00AB48F8">
        <w:rPr>
          <w:rFonts w:ascii="Arial" w:hAnsi="Arial" w:cs="Arial"/>
          <w:kern w:val="20"/>
          <w:sz w:val="19"/>
        </w:rPr>
        <w:t xml:space="preserve"> Mr. Mikaeel’s </w:t>
      </w:r>
      <w:r w:rsidRPr="00DA7295">
        <w:rPr>
          <w:rFonts w:ascii="Arial" w:hAnsi="Arial" w:cs="Arial"/>
          <w:kern w:val="20"/>
          <w:sz w:val="19"/>
        </w:rPr>
        <w:t>responsibilities included reviewing soil profiles and subsurface conditions, and designing temporary spread footings and spread footings with rock anchors for crane platforms.</w:t>
      </w:r>
      <w:r w:rsidR="00AB48F8">
        <w:rPr>
          <w:rFonts w:ascii="Arial" w:hAnsi="Arial" w:cs="Arial"/>
          <w:kern w:val="20"/>
          <w:sz w:val="19"/>
        </w:rPr>
        <w:t xml:space="preserve">  (9/</w:t>
      </w:r>
      <w:r w:rsidRPr="00DA7295">
        <w:rPr>
          <w:rFonts w:ascii="Arial" w:hAnsi="Arial" w:cs="Arial"/>
          <w:kern w:val="20"/>
          <w:sz w:val="19"/>
        </w:rPr>
        <w:t>2008</w:t>
      </w:r>
      <w:r w:rsidR="00AB48F8">
        <w:rPr>
          <w:rFonts w:ascii="Arial" w:hAnsi="Arial" w:cs="Arial"/>
          <w:kern w:val="20"/>
          <w:sz w:val="19"/>
        </w:rPr>
        <w:t>)</w:t>
      </w:r>
    </w:p>
    <w:p w:rsidR="00DA7295" w:rsidRPr="00AB48F8" w:rsidRDefault="00DA7295" w:rsidP="00AB48F8">
      <w:pPr>
        <w:jc w:val="both"/>
        <w:rPr>
          <w:rFonts w:ascii="Arial" w:hAnsi="Arial" w:cs="Arial"/>
          <w:kern w:val="20"/>
          <w:sz w:val="19"/>
          <w:szCs w:val="19"/>
        </w:rPr>
      </w:pPr>
      <w:r w:rsidRPr="00DA7295">
        <w:rPr>
          <w:rFonts w:ascii="Arial" w:hAnsi="Arial" w:cs="Arial"/>
          <w:kern w:val="20"/>
          <w:sz w:val="19"/>
        </w:rPr>
        <w:t xml:space="preserve"> </w:t>
      </w:r>
    </w:p>
    <w:p w:rsidR="00AB48F8" w:rsidRPr="00AB48F8" w:rsidRDefault="00AB48F8" w:rsidP="00AB48F8">
      <w:pPr>
        <w:jc w:val="both"/>
        <w:rPr>
          <w:rFonts w:ascii="Arial" w:hAnsi="Arial" w:cs="Arial"/>
          <w:kern w:val="20"/>
          <w:sz w:val="19"/>
          <w:szCs w:val="19"/>
        </w:rPr>
      </w:pPr>
      <w:r w:rsidRPr="00AB48F8">
        <w:rPr>
          <w:rFonts w:ascii="Arial" w:hAnsi="Arial" w:cs="Arial"/>
          <w:b/>
          <w:kern w:val="20"/>
          <w:sz w:val="19"/>
          <w:szCs w:val="19"/>
        </w:rPr>
        <w:t>NJDOT, Pulaski Skyway Bridge</w:t>
      </w:r>
      <w:r>
        <w:rPr>
          <w:rFonts w:ascii="Arial" w:hAnsi="Arial" w:cs="Arial"/>
          <w:kern w:val="20"/>
          <w:sz w:val="19"/>
          <w:szCs w:val="19"/>
        </w:rPr>
        <w:t xml:space="preserve"> - </w:t>
      </w:r>
      <w:r w:rsidRPr="00AB48F8">
        <w:rPr>
          <w:rFonts w:ascii="Arial" w:hAnsi="Arial" w:cs="Arial"/>
          <w:kern w:val="20"/>
          <w:sz w:val="19"/>
          <w:szCs w:val="19"/>
        </w:rPr>
        <w:t>Geotechnical Engineer</w:t>
      </w:r>
      <w:r>
        <w:rPr>
          <w:rFonts w:ascii="Arial" w:hAnsi="Arial" w:cs="Arial"/>
          <w:kern w:val="20"/>
          <w:sz w:val="19"/>
          <w:szCs w:val="19"/>
        </w:rPr>
        <w:t>.</w:t>
      </w:r>
      <w:r w:rsidRPr="00AB48F8">
        <w:rPr>
          <w:rFonts w:ascii="Arial" w:hAnsi="Arial" w:cs="Arial"/>
          <w:kern w:val="20"/>
          <w:sz w:val="19"/>
          <w:szCs w:val="19"/>
        </w:rPr>
        <w:t xml:space="preserve"> This project involved providing a feasibility assessment for Pulaski Skyway Bridge, including evaluating the soil potential liquefaction for future rehabilitations and maintenance. </w:t>
      </w:r>
      <w:r>
        <w:rPr>
          <w:rFonts w:ascii="Arial" w:hAnsi="Arial" w:cs="Arial"/>
          <w:kern w:val="20"/>
          <w:sz w:val="19"/>
        </w:rPr>
        <w:t xml:space="preserve">Mr. Mikaeel’s </w:t>
      </w:r>
      <w:r w:rsidRPr="00AB48F8">
        <w:rPr>
          <w:rFonts w:ascii="Arial" w:hAnsi="Arial" w:cs="Arial"/>
          <w:kern w:val="20"/>
          <w:sz w:val="19"/>
          <w:szCs w:val="19"/>
        </w:rPr>
        <w:t>responsibilities included soil investigations and characterizations (including Standard Penetration Test and Seismic logging), preparation of lab assignments and review of lab test results, preparation of soil models and soil profiles, and preparations of the preliminary seismic analysis and soil liquefaction calculations.</w:t>
      </w:r>
      <w:r>
        <w:rPr>
          <w:rFonts w:ascii="Arial" w:hAnsi="Arial" w:cs="Arial"/>
          <w:kern w:val="20"/>
          <w:sz w:val="19"/>
          <w:szCs w:val="19"/>
        </w:rPr>
        <w:t xml:space="preserve">  (7/</w:t>
      </w:r>
      <w:r w:rsidRPr="00AB48F8">
        <w:rPr>
          <w:rFonts w:ascii="Arial" w:hAnsi="Arial" w:cs="Arial"/>
          <w:kern w:val="20"/>
          <w:sz w:val="19"/>
          <w:szCs w:val="19"/>
        </w:rPr>
        <w:t xml:space="preserve">2008 </w:t>
      </w:r>
      <w:r>
        <w:rPr>
          <w:rFonts w:ascii="Arial" w:hAnsi="Arial" w:cs="Arial"/>
          <w:kern w:val="20"/>
          <w:sz w:val="19"/>
          <w:szCs w:val="19"/>
        </w:rPr>
        <w:t>-</w:t>
      </w:r>
      <w:r w:rsidRPr="00AB48F8">
        <w:rPr>
          <w:rFonts w:ascii="Arial" w:hAnsi="Arial" w:cs="Arial"/>
          <w:kern w:val="20"/>
          <w:sz w:val="19"/>
          <w:szCs w:val="19"/>
        </w:rPr>
        <w:t xml:space="preserve"> </w:t>
      </w:r>
      <w:r>
        <w:rPr>
          <w:rFonts w:ascii="Arial" w:hAnsi="Arial" w:cs="Arial"/>
          <w:kern w:val="20"/>
          <w:sz w:val="19"/>
          <w:szCs w:val="19"/>
        </w:rPr>
        <w:t>8/</w:t>
      </w:r>
      <w:r w:rsidRPr="00AB48F8">
        <w:rPr>
          <w:rFonts w:ascii="Arial" w:hAnsi="Arial" w:cs="Arial"/>
          <w:kern w:val="20"/>
          <w:sz w:val="19"/>
          <w:szCs w:val="19"/>
        </w:rPr>
        <w:t>2008</w:t>
      </w:r>
      <w:r>
        <w:rPr>
          <w:rFonts w:ascii="Arial" w:hAnsi="Arial" w:cs="Arial"/>
          <w:kern w:val="20"/>
          <w:sz w:val="19"/>
          <w:szCs w:val="19"/>
        </w:rPr>
        <w:t>)</w:t>
      </w:r>
    </w:p>
    <w:p w:rsidR="00AB48F8" w:rsidRPr="00AB48F8" w:rsidRDefault="00AB48F8" w:rsidP="00AB48F8">
      <w:pPr>
        <w:jc w:val="both"/>
        <w:rPr>
          <w:rFonts w:ascii="Arial" w:hAnsi="Arial" w:cs="Arial"/>
          <w:kern w:val="20"/>
          <w:sz w:val="19"/>
          <w:szCs w:val="19"/>
        </w:rPr>
      </w:pPr>
      <w:r w:rsidRPr="00AB48F8">
        <w:rPr>
          <w:rFonts w:ascii="Arial" w:hAnsi="Arial" w:cs="Arial"/>
          <w:kern w:val="20"/>
          <w:sz w:val="19"/>
          <w:szCs w:val="19"/>
        </w:rPr>
        <w:t xml:space="preserve"> </w:t>
      </w:r>
    </w:p>
    <w:p w:rsidR="00AB48F8" w:rsidRPr="00AB48F8" w:rsidRDefault="00AB48F8" w:rsidP="00AB48F8">
      <w:pPr>
        <w:jc w:val="both"/>
        <w:rPr>
          <w:rFonts w:ascii="Arial" w:hAnsi="Arial" w:cs="Arial"/>
          <w:kern w:val="20"/>
          <w:sz w:val="19"/>
          <w:szCs w:val="19"/>
        </w:rPr>
      </w:pPr>
      <w:r w:rsidRPr="00AB48F8">
        <w:rPr>
          <w:rFonts w:ascii="Arial" w:hAnsi="Arial" w:cs="Arial"/>
          <w:b/>
          <w:kern w:val="20"/>
          <w:sz w:val="19"/>
          <w:szCs w:val="19"/>
        </w:rPr>
        <w:t>NJDOT, Route 36 Bridge over Shrewsbury River – Fixed Bridge Replacing Bascule, Sea Bright and Highlands, NJ</w:t>
      </w:r>
      <w:r>
        <w:rPr>
          <w:rFonts w:ascii="Arial" w:hAnsi="Arial" w:cs="Arial"/>
          <w:kern w:val="20"/>
          <w:sz w:val="19"/>
          <w:szCs w:val="19"/>
        </w:rPr>
        <w:t xml:space="preserve"> - </w:t>
      </w:r>
      <w:r w:rsidRPr="00AB48F8">
        <w:rPr>
          <w:rFonts w:ascii="Arial" w:hAnsi="Arial" w:cs="Arial"/>
          <w:kern w:val="20"/>
          <w:sz w:val="19"/>
          <w:szCs w:val="19"/>
        </w:rPr>
        <w:t>Geotechnical Engineer</w:t>
      </w:r>
      <w:r>
        <w:rPr>
          <w:rFonts w:ascii="Arial" w:hAnsi="Arial" w:cs="Arial"/>
          <w:kern w:val="20"/>
          <w:sz w:val="19"/>
          <w:szCs w:val="19"/>
        </w:rPr>
        <w:t>.</w:t>
      </w:r>
      <w:r w:rsidRPr="00AB48F8">
        <w:rPr>
          <w:rFonts w:ascii="Arial" w:hAnsi="Arial" w:cs="Arial"/>
          <w:kern w:val="20"/>
          <w:sz w:val="19"/>
          <w:szCs w:val="19"/>
        </w:rPr>
        <w:t xml:space="preserve"> This project involved the design for a new high-level, fixed bridge to be constructed off-line to replace a bascule bridge. The project included a highway approach reconstruction consisting of four 12-foot-wide lanes, two 8-foot-wide shoulder/bike lanes, two 8-foot-wide sidewalks, and an 8.75-foot-wide median. </w:t>
      </w:r>
      <w:r>
        <w:rPr>
          <w:rFonts w:ascii="Arial" w:hAnsi="Arial" w:cs="Arial"/>
          <w:kern w:val="20"/>
          <w:sz w:val="19"/>
        </w:rPr>
        <w:t>Mr. Mikaeel’s</w:t>
      </w:r>
      <w:r w:rsidRPr="00AB48F8">
        <w:rPr>
          <w:rFonts w:ascii="Arial" w:hAnsi="Arial" w:cs="Arial"/>
          <w:kern w:val="20"/>
          <w:sz w:val="19"/>
          <w:szCs w:val="19"/>
        </w:rPr>
        <w:t xml:space="preserve"> responsibilities included designing composite seapiles to support bridge dolphin systems and pedestrian bridge, performance of field inspection for PDA monitored test piles (combination of 54</w:t>
      </w:r>
      <w:r>
        <w:rPr>
          <w:rFonts w:ascii="Arial" w:hAnsi="Arial" w:cs="Arial"/>
          <w:kern w:val="20"/>
          <w:sz w:val="19"/>
          <w:szCs w:val="19"/>
        </w:rPr>
        <w:t>-</w:t>
      </w:r>
      <w:r w:rsidRPr="00AB48F8">
        <w:rPr>
          <w:rFonts w:ascii="Arial" w:hAnsi="Arial" w:cs="Arial"/>
          <w:kern w:val="20"/>
          <w:sz w:val="19"/>
          <w:szCs w:val="19"/>
        </w:rPr>
        <w:t>, 24</w:t>
      </w:r>
      <w:r>
        <w:rPr>
          <w:rFonts w:ascii="Arial" w:hAnsi="Arial" w:cs="Arial"/>
          <w:kern w:val="20"/>
          <w:sz w:val="19"/>
          <w:szCs w:val="19"/>
        </w:rPr>
        <w:t>-</w:t>
      </w:r>
      <w:r w:rsidRPr="00AB48F8">
        <w:rPr>
          <w:rFonts w:ascii="Arial" w:hAnsi="Arial" w:cs="Arial"/>
          <w:kern w:val="20"/>
          <w:sz w:val="19"/>
          <w:szCs w:val="19"/>
        </w:rPr>
        <w:t>, and 14</w:t>
      </w:r>
      <w:r>
        <w:rPr>
          <w:rFonts w:ascii="Arial" w:hAnsi="Arial" w:cs="Arial"/>
          <w:kern w:val="20"/>
          <w:sz w:val="19"/>
          <w:szCs w:val="19"/>
        </w:rPr>
        <w:t>-</w:t>
      </w:r>
      <w:r w:rsidRPr="00AB48F8">
        <w:rPr>
          <w:rFonts w:ascii="Arial" w:hAnsi="Arial" w:cs="Arial"/>
          <w:kern w:val="20"/>
          <w:sz w:val="19"/>
          <w:szCs w:val="19"/>
        </w:rPr>
        <w:t>inch pre-stressed concrete test piles</w:t>
      </w:r>
      <w:r>
        <w:rPr>
          <w:rFonts w:ascii="Arial" w:hAnsi="Arial" w:cs="Arial"/>
          <w:kern w:val="20"/>
          <w:sz w:val="19"/>
          <w:szCs w:val="19"/>
        </w:rPr>
        <w:t>,</w:t>
      </w:r>
      <w:r w:rsidRPr="00AB48F8">
        <w:rPr>
          <w:rFonts w:ascii="Arial" w:hAnsi="Arial" w:cs="Arial"/>
          <w:kern w:val="20"/>
          <w:sz w:val="19"/>
          <w:szCs w:val="19"/>
        </w:rPr>
        <w:t xml:space="preserve"> both plumb a</w:t>
      </w:r>
      <w:r>
        <w:rPr>
          <w:rFonts w:ascii="Arial" w:hAnsi="Arial" w:cs="Arial"/>
          <w:kern w:val="20"/>
          <w:sz w:val="19"/>
          <w:szCs w:val="19"/>
        </w:rPr>
        <w:t>n</w:t>
      </w:r>
      <w:r w:rsidRPr="00AB48F8">
        <w:rPr>
          <w:rFonts w:ascii="Arial" w:hAnsi="Arial" w:cs="Arial"/>
          <w:kern w:val="20"/>
          <w:sz w:val="19"/>
          <w:szCs w:val="19"/>
        </w:rPr>
        <w:t>d batter), preparation of pile driving criteria for production piles, and review of the contractor’s submittals for temporary sheeting and vibration monitoring.</w:t>
      </w:r>
      <w:r>
        <w:rPr>
          <w:rFonts w:ascii="Arial" w:hAnsi="Arial" w:cs="Arial"/>
          <w:kern w:val="20"/>
          <w:sz w:val="19"/>
          <w:szCs w:val="19"/>
        </w:rPr>
        <w:t xml:space="preserve">  (5/</w:t>
      </w:r>
      <w:r w:rsidRPr="00AB48F8">
        <w:rPr>
          <w:rFonts w:ascii="Arial" w:hAnsi="Arial" w:cs="Arial"/>
          <w:kern w:val="20"/>
          <w:sz w:val="19"/>
          <w:szCs w:val="19"/>
        </w:rPr>
        <w:t xml:space="preserve">2008 </w:t>
      </w:r>
      <w:r>
        <w:rPr>
          <w:rFonts w:ascii="Arial" w:hAnsi="Arial" w:cs="Arial"/>
          <w:kern w:val="20"/>
          <w:sz w:val="19"/>
          <w:szCs w:val="19"/>
        </w:rPr>
        <w:t>-</w:t>
      </w:r>
      <w:r w:rsidRPr="00AB48F8">
        <w:rPr>
          <w:rFonts w:ascii="Arial" w:hAnsi="Arial" w:cs="Arial"/>
          <w:kern w:val="20"/>
          <w:sz w:val="19"/>
          <w:szCs w:val="19"/>
        </w:rPr>
        <w:t xml:space="preserve"> </w:t>
      </w:r>
      <w:r>
        <w:rPr>
          <w:rFonts w:ascii="Arial" w:hAnsi="Arial" w:cs="Arial"/>
          <w:kern w:val="20"/>
          <w:sz w:val="19"/>
          <w:szCs w:val="19"/>
        </w:rPr>
        <w:t>7/</w:t>
      </w:r>
      <w:r w:rsidRPr="00AB48F8">
        <w:rPr>
          <w:rFonts w:ascii="Arial" w:hAnsi="Arial" w:cs="Arial"/>
          <w:kern w:val="20"/>
          <w:sz w:val="19"/>
          <w:szCs w:val="19"/>
        </w:rPr>
        <w:t>2008</w:t>
      </w:r>
      <w:r>
        <w:rPr>
          <w:rFonts w:ascii="Arial" w:hAnsi="Arial" w:cs="Arial"/>
          <w:kern w:val="20"/>
          <w:sz w:val="19"/>
          <w:szCs w:val="19"/>
        </w:rPr>
        <w:t>)</w:t>
      </w:r>
    </w:p>
    <w:p w:rsidR="00AB48F8" w:rsidRPr="00AB48F8" w:rsidRDefault="00AB48F8" w:rsidP="00394A66">
      <w:pPr>
        <w:jc w:val="both"/>
        <w:rPr>
          <w:rFonts w:ascii="Arial" w:hAnsi="Arial" w:cs="Arial"/>
          <w:kern w:val="20"/>
          <w:sz w:val="19"/>
          <w:szCs w:val="19"/>
        </w:rPr>
      </w:pPr>
      <w:r w:rsidRPr="00AB48F8">
        <w:rPr>
          <w:rFonts w:ascii="Arial" w:hAnsi="Arial" w:cs="Arial"/>
          <w:kern w:val="20"/>
          <w:sz w:val="19"/>
          <w:szCs w:val="19"/>
        </w:rPr>
        <w:t xml:space="preserve"> </w:t>
      </w:r>
    </w:p>
    <w:p w:rsidR="00AB48F8" w:rsidRPr="00AB48F8" w:rsidRDefault="00AB48F8" w:rsidP="00AB48F8">
      <w:pPr>
        <w:jc w:val="both"/>
        <w:rPr>
          <w:rFonts w:ascii="Arial" w:hAnsi="Arial" w:cs="Arial"/>
          <w:kern w:val="20"/>
          <w:sz w:val="19"/>
          <w:szCs w:val="19"/>
        </w:rPr>
      </w:pPr>
      <w:r w:rsidRPr="00394A66">
        <w:rPr>
          <w:rFonts w:ascii="Arial" w:hAnsi="Arial" w:cs="Arial"/>
          <w:b/>
          <w:kern w:val="20"/>
          <w:sz w:val="19"/>
          <w:szCs w:val="19"/>
        </w:rPr>
        <w:t xml:space="preserve">NJDOT, Route 1 &amp; 9T between Saint Paul’s Avenue and </w:t>
      </w:r>
      <w:proofErr w:type="spellStart"/>
      <w:r w:rsidRPr="00394A66">
        <w:rPr>
          <w:rFonts w:ascii="Arial" w:hAnsi="Arial" w:cs="Arial"/>
          <w:b/>
          <w:kern w:val="20"/>
          <w:sz w:val="19"/>
          <w:szCs w:val="19"/>
        </w:rPr>
        <w:t>Tonnelle</w:t>
      </w:r>
      <w:proofErr w:type="spellEnd"/>
      <w:r w:rsidRPr="00394A66">
        <w:rPr>
          <w:rFonts w:ascii="Arial" w:hAnsi="Arial" w:cs="Arial"/>
          <w:b/>
          <w:kern w:val="20"/>
          <w:sz w:val="19"/>
          <w:szCs w:val="19"/>
        </w:rPr>
        <w:t xml:space="preserve"> Avenue</w:t>
      </w:r>
      <w:r w:rsidR="00394A66">
        <w:rPr>
          <w:rFonts w:ascii="Arial" w:hAnsi="Arial" w:cs="Arial"/>
          <w:kern w:val="20"/>
          <w:sz w:val="19"/>
          <w:szCs w:val="19"/>
        </w:rPr>
        <w:t xml:space="preserve"> - </w:t>
      </w:r>
      <w:r w:rsidRPr="00AB48F8">
        <w:rPr>
          <w:rFonts w:ascii="Arial" w:hAnsi="Arial" w:cs="Arial"/>
          <w:kern w:val="20"/>
          <w:sz w:val="19"/>
          <w:szCs w:val="19"/>
        </w:rPr>
        <w:t>Geotechnical Engineer</w:t>
      </w:r>
      <w:r w:rsidR="00394A66">
        <w:rPr>
          <w:rFonts w:ascii="Arial" w:hAnsi="Arial" w:cs="Arial"/>
          <w:kern w:val="20"/>
          <w:sz w:val="19"/>
          <w:szCs w:val="19"/>
        </w:rPr>
        <w:t>.</w:t>
      </w:r>
      <w:r w:rsidR="00394A66" w:rsidRPr="00394A66">
        <w:rPr>
          <w:rFonts w:ascii="Arial" w:hAnsi="Arial" w:cs="Arial"/>
          <w:kern w:val="20"/>
          <w:sz w:val="19"/>
          <w:szCs w:val="19"/>
        </w:rPr>
        <w:t xml:space="preserve"> </w:t>
      </w:r>
      <w:r w:rsidR="00394A66" w:rsidRPr="00AB48F8">
        <w:rPr>
          <w:rFonts w:ascii="Arial" w:hAnsi="Arial" w:cs="Arial"/>
          <w:kern w:val="20"/>
          <w:sz w:val="19"/>
          <w:szCs w:val="19"/>
        </w:rPr>
        <w:t xml:space="preserve">This project involved the design of substructure and superstructure of the mainline overpass and ramps of a viaduct, including vibration monitoring of structures, environmental reports, plans, and specifications for hazardous materials cleanup, and preparation of ROW documents for construction and permanent easements for PSE&amp;G gas work outside of </w:t>
      </w:r>
      <w:r w:rsidR="00394A66">
        <w:rPr>
          <w:rFonts w:ascii="Arial" w:hAnsi="Arial" w:cs="Arial"/>
          <w:kern w:val="20"/>
          <w:sz w:val="19"/>
          <w:szCs w:val="19"/>
        </w:rPr>
        <w:t xml:space="preserve">the </w:t>
      </w:r>
      <w:r w:rsidR="00394A66" w:rsidRPr="00AB48F8">
        <w:rPr>
          <w:rFonts w:ascii="Arial" w:hAnsi="Arial" w:cs="Arial"/>
          <w:kern w:val="20"/>
          <w:sz w:val="19"/>
          <w:szCs w:val="19"/>
        </w:rPr>
        <w:t xml:space="preserve">project limits. Work was performed while maintaining traffic through one of the heaviest vehicular corridors in the northeast. </w:t>
      </w:r>
      <w:r w:rsidR="00394A66">
        <w:rPr>
          <w:rFonts w:ascii="Arial" w:hAnsi="Arial" w:cs="Arial"/>
          <w:kern w:val="20"/>
          <w:sz w:val="19"/>
        </w:rPr>
        <w:t xml:space="preserve">Mr. Mikaeel’s </w:t>
      </w:r>
      <w:r w:rsidR="00394A66" w:rsidRPr="00AB48F8">
        <w:rPr>
          <w:rFonts w:ascii="Arial" w:hAnsi="Arial" w:cs="Arial"/>
          <w:kern w:val="20"/>
          <w:sz w:val="19"/>
          <w:szCs w:val="19"/>
        </w:rPr>
        <w:t>responsibilities included the design of earth support systems for piers and abutments (including MSE walls and Geofoam Blocks), design of sold</w:t>
      </w:r>
      <w:r w:rsidR="00394A66">
        <w:rPr>
          <w:rFonts w:ascii="Arial" w:hAnsi="Arial" w:cs="Arial"/>
          <w:kern w:val="20"/>
          <w:sz w:val="19"/>
          <w:szCs w:val="19"/>
        </w:rPr>
        <w:t>i</w:t>
      </w:r>
      <w:r w:rsidR="00394A66" w:rsidRPr="00AB48F8">
        <w:rPr>
          <w:rFonts w:ascii="Arial" w:hAnsi="Arial" w:cs="Arial"/>
          <w:kern w:val="20"/>
          <w:sz w:val="19"/>
          <w:szCs w:val="19"/>
        </w:rPr>
        <w:t>er piles and reinforced concrete lagging wall for approach wall design of earth support system for stage</w:t>
      </w:r>
      <w:r w:rsidR="00394A66">
        <w:rPr>
          <w:rFonts w:ascii="Arial" w:hAnsi="Arial" w:cs="Arial"/>
          <w:kern w:val="20"/>
          <w:sz w:val="19"/>
          <w:szCs w:val="19"/>
        </w:rPr>
        <w:t>d</w:t>
      </w:r>
      <w:r w:rsidR="00394A66" w:rsidRPr="00AB48F8">
        <w:rPr>
          <w:rFonts w:ascii="Arial" w:hAnsi="Arial" w:cs="Arial"/>
          <w:kern w:val="20"/>
          <w:sz w:val="19"/>
          <w:szCs w:val="19"/>
        </w:rPr>
        <w:t xml:space="preserve"> construction, value engineering</w:t>
      </w:r>
      <w:r w:rsidR="00394A66">
        <w:rPr>
          <w:rFonts w:ascii="Arial" w:hAnsi="Arial" w:cs="Arial"/>
          <w:kern w:val="20"/>
          <w:sz w:val="19"/>
          <w:szCs w:val="19"/>
        </w:rPr>
        <w:t>,</w:t>
      </w:r>
      <w:r w:rsidR="00394A66" w:rsidRPr="00AB48F8">
        <w:rPr>
          <w:rFonts w:ascii="Arial" w:hAnsi="Arial" w:cs="Arial"/>
          <w:kern w:val="20"/>
          <w:sz w:val="19"/>
          <w:szCs w:val="19"/>
        </w:rPr>
        <w:t xml:space="preserve"> and design of soil improvements using Vibro Concrete Shafts, performance of field inspections for PDA monitored test piles (both plumb and batter, column supported embankment construction and development pile driving criteria for the production piles), preparation of daily reports for VCS inspections, analysis of geotechnical instrumentation data (inclinometers, piezometers for settlement and slope monitoring), and review of the contractor’s submittals for temporary sheeting and vibration monitoring.</w:t>
      </w:r>
      <w:r w:rsidR="00394A66">
        <w:rPr>
          <w:rFonts w:ascii="Arial" w:hAnsi="Arial" w:cs="Arial"/>
          <w:kern w:val="20"/>
          <w:sz w:val="19"/>
          <w:szCs w:val="19"/>
        </w:rPr>
        <w:t xml:space="preserve">  (11/</w:t>
      </w:r>
      <w:r w:rsidRPr="00AB48F8">
        <w:rPr>
          <w:rFonts w:ascii="Arial" w:hAnsi="Arial" w:cs="Arial"/>
          <w:kern w:val="20"/>
          <w:sz w:val="19"/>
          <w:szCs w:val="19"/>
        </w:rPr>
        <w:t xml:space="preserve">2007 </w:t>
      </w:r>
      <w:r w:rsidR="00394A66">
        <w:rPr>
          <w:rFonts w:ascii="Arial" w:hAnsi="Arial" w:cs="Arial"/>
          <w:kern w:val="20"/>
          <w:sz w:val="19"/>
          <w:szCs w:val="19"/>
        </w:rPr>
        <w:t>-</w:t>
      </w:r>
      <w:r w:rsidRPr="00AB48F8">
        <w:rPr>
          <w:rFonts w:ascii="Arial" w:hAnsi="Arial" w:cs="Arial"/>
          <w:kern w:val="20"/>
          <w:sz w:val="19"/>
          <w:szCs w:val="19"/>
        </w:rPr>
        <w:t xml:space="preserve"> </w:t>
      </w:r>
      <w:r w:rsidR="00394A66">
        <w:rPr>
          <w:rFonts w:ascii="Arial" w:hAnsi="Arial" w:cs="Arial"/>
          <w:kern w:val="20"/>
          <w:sz w:val="19"/>
          <w:szCs w:val="19"/>
        </w:rPr>
        <w:t>5/</w:t>
      </w:r>
      <w:r w:rsidRPr="00AB48F8">
        <w:rPr>
          <w:rFonts w:ascii="Arial" w:hAnsi="Arial" w:cs="Arial"/>
          <w:kern w:val="20"/>
          <w:sz w:val="19"/>
          <w:szCs w:val="19"/>
        </w:rPr>
        <w:t>2008</w:t>
      </w:r>
      <w:r w:rsidR="00394A66">
        <w:rPr>
          <w:rFonts w:ascii="Arial" w:hAnsi="Arial" w:cs="Arial"/>
          <w:kern w:val="20"/>
          <w:sz w:val="19"/>
          <w:szCs w:val="19"/>
        </w:rPr>
        <w:t>)</w:t>
      </w:r>
    </w:p>
    <w:p w:rsidR="00AB48F8" w:rsidRPr="00AB48F8" w:rsidRDefault="00AB48F8" w:rsidP="00AB48F8">
      <w:pPr>
        <w:jc w:val="both"/>
        <w:rPr>
          <w:rFonts w:ascii="Arial" w:hAnsi="Arial" w:cs="Arial"/>
          <w:kern w:val="20"/>
          <w:sz w:val="19"/>
          <w:szCs w:val="19"/>
        </w:rPr>
      </w:pPr>
      <w:r w:rsidRPr="00AB48F8">
        <w:rPr>
          <w:rFonts w:ascii="Arial" w:hAnsi="Arial" w:cs="Arial"/>
          <w:kern w:val="20"/>
          <w:sz w:val="19"/>
          <w:szCs w:val="19"/>
        </w:rPr>
        <w:t xml:space="preserve"> </w:t>
      </w:r>
    </w:p>
    <w:p w:rsidR="00AB48F8" w:rsidRPr="00AB48F8" w:rsidRDefault="00394A66" w:rsidP="00AB48F8">
      <w:pPr>
        <w:jc w:val="both"/>
        <w:rPr>
          <w:rFonts w:ascii="Arial" w:hAnsi="Arial" w:cs="Arial"/>
          <w:kern w:val="20"/>
          <w:sz w:val="19"/>
          <w:szCs w:val="19"/>
        </w:rPr>
      </w:pPr>
      <w:r w:rsidRPr="00394A66">
        <w:rPr>
          <w:rFonts w:ascii="Arial" w:hAnsi="Arial" w:cs="Arial"/>
          <w:b/>
          <w:kern w:val="20"/>
          <w:sz w:val="19"/>
          <w:szCs w:val="19"/>
        </w:rPr>
        <w:t xml:space="preserve">NYCDOT, </w:t>
      </w:r>
      <w:r w:rsidR="00AB48F8" w:rsidRPr="00394A66">
        <w:rPr>
          <w:rFonts w:ascii="Arial" w:hAnsi="Arial" w:cs="Arial"/>
          <w:b/>
          <w:kern w:val="20"/>
          <w:sz w:val="19"/>
          <w:szCs w:val="19"/>
        </w:rPr>
        <w:t>Willis Ave. Swing Bridge over the Harlem River, New York, NY</w:t>
      </w:r>
      <w:r>
        <w:rPr>
          <w:rFonts w:ascii="Arial" w:hAnsi="Arial" w:cs="Arial"/>
          <w:kern w:val="20"/>
          <w:sz w:val="19"/>
          <w:szCs w:val="19"/>
        </w:rPr>
        <w:t xml:space="preserve"> - </w:t>
      </w:r>
      <w:r w:rsidR="00AB48F8" w:rsidRPr="00AB48F8">
        <w:rPr>
          <w:rFonts w:ascii="Arial" w:hAnsi="Arial" w:cs="Arial"/>
          <w:kern w:val="20"/>
          <w:sz w:val="19"/>
          <w:szCs w:val="19"/>
        </w:rPr>
        <w:t>Geotechnical Engineer</w:t>
      </w:r>
      <w:r>
        <w:rPr>
          <w:rFonts w:ascii="Arial" w:hAnsi="Arial" w:cs="Arial"/>
          <w:kern w:val="20"/>
          <w:sz w:val="19"/>
          <w:szCs w:val="19"/>
        </w:rPr>
        <w:t>.</w:t>
      </w:r>
      <w:r w:rsidRPr="00394A66">
        <w:rPr>
          <w:rFonts w:ascii="Arial" w:hAnsi="Arial" w:cs="Arial"/>
          <w:kern w:val="20"/>
          <w:sz w:val="19"/>
          <w:szCs w:val="19"/>
        </w:rPr>
        <w:t xml:space="preserve"> </w:t>
      </w:r>
      <w:r w:rsidRPr="00AB48F8">
        <w:rPr>
          <w:rFonts w:ascii="Arial" w:hAnsi="Arial" w:cs="Arial"/>
          <w:kern w:val="20"/>
          <w:sz w:val="19"/>
          <w:szCs w:val="19"/>
        </w:rPr>
        <w:t>This project involved the replacement of a major 345</w:t>
      </w:r>
      <w:r>
        <w:rPr>
          <w:rFonts w:ascii="Arial" w:hAnsi="Arial" w:cs="Arial"/>
          <w:kern w:val="20"/>
          <w:sz w:val="19"/>
          <w:szCs w:val="19"/>
        </w:rPr>
        <w:t>-</w:t>
      </w:r>
      <w:r w:rsidRPr="00AB48F8">
        <w:rPr>
          <w:rFonts w:ascii="Arial" w:hAnsi="Arial" w:cs="Arial"/>
          <w:kern w:val="20"/>
          <w:sz w:val="19"/>
          <w:szCs w:val="19"/>
        </w:rPr>
        <w:t>foot</w:t>
      </w:r>
      <w:r>
        <w:rPr>
          <w:rFonts w:ascii="Arial" w:hAnsi="Arial" w:cs="Arial"/>
          <w:kern w:val="20"/>
          <w:sz w:val="19"/>
          <w:szCs w:val="19"/>
        </w:rPr>
        <w:t>-</w:t>
      </w:r>
      <w:r w:rsidRPr="00AB48F8">
        <w:rPr>
          <w:rFonts w:ascii="Arial" w:hAnsi="Arial" w:cs="Arial"/>
          <w:kern w:val="20"/>
          <w:sz w:val="19"/>
          <w:szCs w:val="19"/>
        </w:rPr>
        <w:t xml:space="preserve">long swing bridge and 3,000 feet of highway approaches. The design included a new combined bikeway/walkway facility and involved geotechnical inspection and mitigation of impacts on historic structures. </w:t>
      </w:r>
      <w:r w:rsidR="00EE3909">
        <w:rPr>
          <w:rFonts w:ascii="Arial" w:hAnsi="Arial" w:cs="Arial"/>
          <w:kern w:val="20"/>
          <w:sz w:val="19"/>
        </w:rPr>
        <w:t xml:space="preserve">Mr. Mikaeel’s </w:t>
      </w:r>
      <w:r w:rsidRPr="00AB48F8">
        <w:rPr>
          <w:rFonts w:ascii="Arial" w:hAnsi="Arial" w:cs="Arial"/>
          <w:kern w:val="20"/>
          <w:sz w:val="19"/>
          <w:szCs w:val="19"/>
        </w:rPr>
        <w:t>responsibilities included filed inspection (rock coring, drilled shaft video inspection, Osterberg Cell load testing, Crosshole Sonic Logging, Seismic logging), field inspection for PDA monitored test pile construction and the development of pile driving criteria for the production piles, shoreline protection and pier protection during construction</w:t>
      </w:r>
      <w:r w:rsidR="00EE3909">
        <w:rPr>
          <w:rFonts w:ascii="Arial" w:hAnsi="Arial" w:cs="Arial"/>
          <w:kern w:val="20"/>
          <w:sz w:val="19"/>
          <w:szCs w:val="19"/>
        </w:rPr>
        <w:t>,</w:t>
      </w:r>
      <w:r w:rsidRPr="00AB48F8">
        <w:rPr>
          <w:rFonts w:ascii="Arial" w:hAnsi="Arial" w:cs="Arial"/>
          <w:kern w:val="20"/>
          <w:sz w:val="19"/>
          <w:szCs w:val="19"/>
        </w:rPr>
        <w:t xml:space="preserve"> and post-construction phases of the bridge replacement.</w:t>
      </w:r>
      <w:r w:rsidR="00EE3909">
        <w:rPr>
          <w:rFonts w:ascii="Arial" w:hAnsi="Arial" w:cs="Arial"/>
          <w:kern w:val="20"/>
          <w:sz w:val="19"/>
          <w:szCs w:val="19"/>
        </w:rPr>
        <w:t xml:space="preserve">  (8/</w:t>
      </w:r>
      <w:r w:rsidR="00AB48F8" w:rsidRPr="00AB48F8">
        <w:rPr>
          <w:rFonts w:ascii="Arial" w:hAnsi="Arial" w:cs="Arial"/>
          <w:kern w:val="20"/>
          <w:sz w:val="19"/>
          <w:szCs w:val="19"/>
        </w:rPr>
        <w:t xml:space="preserve">2007 </w:t>
      </w:r>
      <w:r w:rsidR="00EE3909">
        <w:rPr>
          <w:rFonts w:ascii="Arial" w:hAnsi="Arial" w:cs="Arial"/>
          <w:kern w:val="20"/>
          <w:sz w:val="19"/>
          <w:szCs w:val="19"/>
        </w:rPr>
        <w:t>-</w:t>
      </w:r>
      <w:r w:rsidR="00AB48F8" w:rsidRPr="00AB48F8">
        <w:rPr>
          <w:rFonts w:ascii="Arial" w:hAnsi="Arial" w:cs="Arial"/>
          <w:kern w:val="20"/>
          <w:sz w:val="19"/>
          <w:szCs w:val="19"/>
        </w:rPr>
        <w:t xml:space="preserve"> </w:t>
      </w:r>
      <w:r w:rsidR="00EE3909">
        <w:rPr>
          <w:rFonts w:ascii="Arial" w:hAnsi="Arial" w:cs="Arial"/>
          <w:kern w:val="20"/>
          <w:sz w:val="19"/>
          <w:szCs w:val="19"/>
        </w:rPr>
        <w:t>11/</w:t>
      </w:r>
      <w:r w:rsidR="00AB48F8" w:rsidRPr="00AB48F8">
        <w:rPr>
          <w:rFonts w:ascii="Arial" w:hAnsi="Arial" w:cs="Arial"/>
          <w:kern w:val="20"/>
          <w:sz w:val="19"/>
          <w:szCs w:val="19"/>
        </w:rPr>
        <w:t>2007</w:t>
      </w:r>
      <w:r w:rsidR="00EE3909">
        <w:rPr>
          <w:rFonts w:ascii="Arial" w:hAnsi="Arial" w:cs="Arial"/>
          <w:kern w:val="20"/>
          <w:sz w:val="19"/>
          <w:szCs w:val="19"/>
        </w:rPr>
        <w:t>)</w:t>
      </w:r>
    </w:p>
    <w:p w:rsidR="00AB48F8" w:rsidRPr="00AB48F8" w:rsidRDefault="00AB48F8" w:rsidP="00AB48F8">
      <w:pPr>
        <w:jc w:val="both"/>
        <w:rPr>
          <w:rFonts w:ascii="Arial" w:hAnsi="Arial" w:cs="Arial"/>
          <w:kern w:val="20"/>
          <w:sz w:val="19"/>
          <w:szCs w:val="19"/>
        </w:rPr>
      </w:pPr>
      <w:r w:rsidRPr="00AB48F8">
        <w:rPr>
          <w:rFonts w:ascii="Arial" w:hAnsi="Arial" w:cs="Arial"/>
          <w:kern w:val="20"/>
          <w:sz w:val="19"/>
          <w:szCs w:val="19"/>
        </w:rPr>
        <w:t xml:space="preserve"> </w:t>
      </w:r>
    </w:p>
    <w:p w:rsidR="00AB48F8" w:rsidRPr="00AB48F8" w:rsidRDefault="00EE3909" w:rsidP="00AB48F8">
      <w:pPr>
        <w:jc w:val="both"/>
        <w:rPr>
          <w:rFonts w:ascii="Arial" w:hAnsi="Arial" w:cs="Arial"/>
          <w:kern w:val="20"/>
          <w:sz w:val="19"/>
          <w:szCs w:val="19"/>
        </w:rPr>
      </w:pPr>
      <w:r w:rsidRPr="00EE3909">
        <w:rPr>
          <w:rFonts w:ascii="Arial" w:hAnsi="Arial" w:cs="Arial"/>
          <w:b/>
          <w:kern w:val="20"/>
          <w:sz w:val="19"/>
          <w:szCs w:val="19"/>
        </w:rPr>
        <w:t xml:space="preserve">Cumberland County, NJ, Office of Engineering, </w:t>
      </w:r>
      <w:proofErr w:type="spellStart"/>
      <w:r w:rsidR="00AB48F8" w:rsidRPr="00EE3909">
        <w:rPr>
          <w:rFonts w:ascii="Arial" w:hAnsi="Arial" w:cs="Arial"/>
          <w:b/>
          <w:kern w:val="20"/>
          <w:sz w:val="19"/>
          <w:szCs w:val="19"/>
        </w:rPr>
        <w:t>Buckshutem</w:t>
      </w:r>
      <w:proofErr w:type="spellEnd"/>
      <w:r w:rsidR="00AB48F8" w:rsidRPr="00EE3909">
        <w:rPr>
          <w:rFonts w:ascii="Arial" w:hAnsi="Arial" w:cs="Arial"/>
          <w:b/>
          <w:kern w:val="20"/>
          <w:sz w:val="19"/>
          <w:szCs w:val="19"/>
        </w:rPr>
        <w:t xml:space="preserve"> Road Bridge over Laurel Lake, Cumberland County, NJ</w:t>
      </w:r>
      <w:r>
        <w:rPr>
          <w:rFonts w:ascii="Arial" w:hAnsi="Arial" w:cs="Arial"/>
          <w:kern w:val="20"/>
          <w:sz w:val="19"/>
          <w:szCs w:val="19"/>
        </w:rPr>
        <w:t xml:space="preserve"> - </w:t>
      </w:r>
      <w:r w:rsidR="00AB48F8" w:rsidRPr="00AB48F8">
        <w:rPr>
          <w:rFonts w:ascii="Arial" w:hAnsi="Arial" w:cs="Arial"/>
          <w:kern w:val="20"/>
          <w:sz w:val="19"/>
          <w:szCs w:val="19"/>
        </w:rPr>
        <w:t>Design Engineer (Hydraulics)</w:t>
      </w:r>
      <w:r>
        <w:rPr>
          <w:rFonts w:ascii="Arial" w:hAnsi="Arial" w:cs="Arial"/>
          <w:kern w:val="20"/>
          <w:sz w:val="19"/>
          <w:szCs w:val="19"/>
        </w:rPr>
        <w:t>.</w:t>
      </w:r>
      <w:r w:rsidRPr="00EE3909">
        <w:rPr>
          <w:rFonts w:ascii="Arial" w:hAnsi="Arial" w:cs="Arial"/>
          <w:kern w:val="20"/>
          <w:sz w:val="19"/>
          <w:szCs w:val="19"/>
        </w:rPr>
        <w:t xml:space="preserve"> </w:t>
      </w:r>
      <w:r w:rsidRPr="00AB48F8">
        <w:rPr>
          <w:rFonts w:ascii="Arial" w:hAnsi="Arial" w:cs="Arial"/>
          <w:kern w:val="20"/>
          <w:sz w:val="19"/>
          <w:szCs w:val="19"/>
        </w:rPr>
        <w:t xml:space="preserve">This project involved the rehabilitation and widening of </w:t>
      </w:r>
      <w:proofErr w:type="spellStart"/>
      <w:r w:rsidRPr="00AB48F8">
        <w:rPr>
          <w:rFonts w:ascii="Arial" w:hAnsi="Arial" w:cs="Arial"/>
          <w:kern w:val="20"/>
          <w:sz w:val="19"/>
          <w:szCs w:val="19"/>
        </w:rPr>
        <w:t>Buckshutem</w:t>
      </w:r>
      <w:proofErr w:type="spellEnd"/>
      <w:r w:rsidRPr="00AB48F8">
        <w:rPr>
          <w:rFonts w:ascii="Arial" w:hAnsi="Arial" w:cs="Arial"/>
          <w:kern w:val="20"/>
          <w:sz w:val="19"/>
          <w:szCs w:val="19"/>
        </w:rPr>
        <w:t xml:space="preserve"> Road Bridge over Laurel Lake in Cumberland County, New Jersey. </w:t>
      </w:r>
      <w:r>
        <w:rPr>
          <w:rFonts w:ascii="Arial" w:hAnsi="Arial" w:cs="Arial"/>
          <w:kern w:val="20"/>
          <w:sz w:val="19"/>
        </w:rPr>
        <w:t xml:space="preserve">Mr. Mikaeel’s </w:t>
      </w:r>
      <w:r w:rsidRPr="00AB48F8">
        <w:rPr>
          <w:rFonts w:ascii="Arial" w:hAnsi="Arial" w:cs="Arial"/>
          <w:kern w:val="20"/>
          <w:sz w:val="19"/>
          <w:szCs w:val="19"/>
        </w:rPr>
        <w:t>responsibilities included scour susceptibility analysis, review of the soil profile, subsurface condition</w:t>
      </w:r>
      <w:r>
        <w:rPr>
          <w:rFonts w:ascii="Arial" w:hAnsi="Arial" w:cs="Arial"/>
          <w:kern w:val="20"/>
          <w:sz w:val="19"/>
          <w:szCs w:val="19"/>
        </w:rPr>
        <w:t>s</w:t>
      </w:r>
      <w:r w:rsidRPr="00AB48F8">
        <w:rPr>
          <w:rFonts w:ascii="Arial" w:hAnsi="Arial" w:cs="Arial"/>
          <w:kern w:val="20"/>
          <w:sz w:val="19"/>
          <w:szCs w:val="19"/>
        </w:rPr>
        <w:t>, and lab test results (including Sieve Analysis for soil borings), modeling and analysis of the tidal response of the Laurel Lake per HEC-18 and HEC-25 guidance, and routing and modeling peak discharge design flows through the crossing bridge using HEC-RAS river modeling software to determine stream velocities, compute scour estimates, and size rip-rap scour countermeasures per HEC-23 guidance.</w:t>
      </w:r>
      <w:r>
        <w:rPr>
          <w:rFonts w:ascii="Arial" w:hAnsi="Arial" w:cs="Arial"/>
          <w:kern w:val="20"/>
          <w:sz w:val="19"/>
          <w:szCs w:val="19"/>
        </w:rPr>
        <w:t xml:space="preserve">  (7/</w:t>
      </w:r>
      <w:r w:rsidR="00AB48F8" w:rsidRPr="00AB48F8">
        <w:rPr>
          <w:rFonts w:ascii="Arial" w:hAnsi="Arial" w:cs="Arial"/>
          <w:kern w:val="20"/>
          <w:sz w:val="19"/>
          <w:szCs w:val="19"/>
        </w:rPr>
        <w:t xml:space="preserve">2007 </w:t>
      </w:r>
      <w:r>
        <w:rPr>
          <w:rFonts w:ascii="Arial" w:hAnsi="Arial" w:cs="Arial"/>
          <w:kern w:val="20"/>
          <w:sz w:val="19"/>
          <w:szCs w:val="19"/>
        </w:rPr>
        <w:t>- 8/2007)</w:t>
      </w:r>
    </w:p>
    <w:p w:rsidR="00EE3909" w:rsidRDefault="00EE3909" w:rsidP="00AB48F8">
      <w:pPr>
        <w:jc w:val="both"/>
        <w:rPr>
          <w:rFonts w:ascii="Arial" w:hAnsi="Arial" w:cs="Arial"/>
          <w:kern w:val="20"/>
          <w:sz w:val="19"/>
          <w:szCs w:val="19"/>
        </w:rPr>
      </w:pPr>
    </w:p>
    <w:p w:rsidR="00AB48F8" w:rsidRPr="00AB48F8" w:rsidRDefault="00EE3909" w:rsidP="00AB48F8">
      <w:pPr>
        <w:jc w:val="both"/>
        <w:rPr>
          <w:rFonts w:ascii="Arial" w:hAnsi="Arial" w:cs="Arial"/>
          <w:kern w:val="20"/>
          <w:sz w:val="19"/>
          <w:szCs w:val="19"/>
        </w:rPr>
      </w:pPr>
      <w:r w:rsidRPr="00EE3909">
        <w:rPr>
          <w:rFonts w:ascii="Arial" w:hAnsi="Arial" w:cs="Arial"/>
          <w:b/>
          <w:kern w:val="20"/>
          <w:sz w:val="19"/>
          <w:szCs w:val="19"/>
        </w:rPr>
        <w:t xml:space="preserve">Salem County, NJ Office of Engineering, </w:t>
      </w:r>
      <w:r w:rsidR="00AB48F8" w:rsidRPr="00EE3909">
        <w:rPr>
          <w:rFonts w:ascii="Arial" w:hAnsi="Arial" w:cs="Arial"/>
          <w:b/>
          <w:kern w:val="20"/>
          <w:sz w:val="19"/>
          <w:szCs w:val="19"/>
        </w:rPr>
        <w:t>Scour Susceptibility Evaluation for Salem County Bridges, Salem County, NJ</w:t>
      </w:r>
      <w:r>
        <w:rPr>
          <w:rFonts w:ascii="Arial" w:hAnsi="Arial" w:cs="Arial"/>
          <w:kern w:val="20"/>
          <w:sz w:val="19"/>
          <w:szCs w:val="19"/>
        </w:rPr>
        <w:t xml:space="preserve"> - </w:t>
      </w:r>
      <w:r w:rsidR="00AB48F8" w:rsidRPr="00AB48F8">
        <w:rPr>
          <w:rFonts w:ascii="Arial" w:hAnsi="Arial" w:cs="Arial"/>
          <w:kern w:val="20"/>
          <w:sz w:val="19"/>
          <w:szCs w:val="19"/>
        </w:rPr>
        <w:t>Design Engineer (Hydraulics)</w:t>
      </w:r>
      <w:r>
        <w:rPr>
          <w:rFonts w:ascii="Arial" w:hAnsi="Arial" w:cs="Arial"/>
          <w:kern w:val="20"/>
          <w:sz w:val="19"/>
          <w:szCs w:val="19"/>
        </w:rPr>
        <w:t>.</w:t>
      </w:r>
      <w:r w:rsidRPr="00EE3909">
        <w:rPr>
          <w:rFonts w:ascii="Arial" w:hAnsi="Arial" w:cs="Arial"/>
          <w:kern w:val="20"/>
          <w:sz w:val="19"/>
          <w:szCs w:val="19"/>
        </w:rPr>
        <w:t xml:space="preserve"> </w:t>
      </w:r>
      <w:r w:rsidRPr="00AB48F8">
        <w:rPr>
          <w:rFonts w:ascii="Arial" w:hAnsi="Arial" w:cs="Arial"/>
          <w:kern w:val="20"/>
          <w:sz w:val="19"/>
          <w:szCs w:val="19"/>
        </w:rPr>
        <w:t xml:space="preserve">This project involved providing scour susceptibility evaluation and countermeasure design for the county bridges of Salem County, New Jersey. </w:t>
      </w:r>
      <w:r>
        <w:rPr>
          <w:rFonts w:ascii="Arial" w:hAnsi="Arial" w:cs="Arial"/>
          <w:kern w:val="20"/>
          <w:sz w:val="19"/>
        </w:rPr>
        <w:t xml:space="preserve">Mr. Mikaeel’s </w:t>
      </w:r>
      <w:r w:rsidRPr="00AB48F8">
        <w:rPr>
          <w:rFonts w:ascii="Arial" w:hAnsi="Arial" w:cs="Arial"/>
          <w:kern w:val="20"/>
          <w:sz w:val="19"/>
          <w:szCs w:val="19"/>
        </w:rPr>
        <w:t xml:space="preserve">responsibilities included preparation of the priority list for scour critical bridges for the county (according </w:t>
      </w:r>
      <w:r>
        <w:rPr>
          <w:rFonts w:ascii="Arial" w:hAnsi="Arial" w:cs="Arial"/>
          <w:kern w:val="20"/>
          <w:sz w:val="19"/>
          <w:szCs w:val="19"/>
        </w:rPr>
        <w:t xml:space="preserve">to </w:t>
      </w:r>
      <w:r w:rsidRPr="00AB48F8">
        <w:rPr>
          <w:rFonts w:ascii="Arial" w:hAnsi="Arial" w:cs="Arial"/>
          <w:kern w:val="20"/>
          <w:sz w:val="19"/>
          <w:szCs w:val="19"/>
        </w:rPr>
        <w:t>the NJ bridge rating system), review of the soil profiles and subsurface conditions (as well as lab test results and Sieve Analysis for soil borings for the scour critical bridges), preparation of HEC-RAS models used to estimate scour extents, determining the velocities and sizing rip-rap scour countermeasures per HEC-23 guidance, and preparation of a plan of action and scour reports for all scour critical bridges.</w:t>
      </w:r>
      <w:r>
        <w:rPr>
          <w:rFonts w:ascii="Arial" w:hAnsi="Arial" w:cs="Arial"/>
          <w:kern w:val="20"/>
          <w:sz w:val="19"/>
          <w:szCs w:val="19"/>
        </w:rPr>
        <w:t xml:space="preserve">  (3/</w:t>
      </w:r>
      <w:r w:rsidR="00AB48F8" w:rsidRPr="00AB48F8">
        <w:rPr>
          <w:rFonts w:ascii="Arial" w:hAnsi="Arial" w:cs="Arial"/>
          <w:kern w:val="20"/>
          <w:sz w:val="19"/>
          <w:szCs w:val="19"/>
        </w:rPr>
        <w:t xml:space="preserve">2007 </w:t>
      </w:r>
      <w:r>
        <w:rPr>
          <w:rFonts w:ascii="Arial" w:hAnsi="Arial" w:cs="Arial"/>
          <w:kern w:val="20"/>
          <w:sz w:val="19"/>
          <w:szCs w:val="19"/>
        </w:rPr>
        <w:t>-</w:t>
      </w:r>
      <w:r w:rsidR="00AB48F8" w:rsidRPr="00AB48F8">
        <w:rPr>
          <w:rFonts w:ascii="Arial" w:hAnsi="Arial" w:cs="Arial"/>
          <w:kern w:val="20"/>
          <w:sz w:val="19"/>
          <w:szCs w:val="19"/>
        </w:rPr>
        <w:t xml:space="preserve"> </w:t>
      </w:r>
      <w:r>
        <w:rPr>
          <w:rFonts w:ascii="Arial" w:hAnsi="Arial" w:cs="Arial"/>
          <w:kern w:val="20"/>
          <w:sz w:val="19"/>
          <w:szCs w:val="19"/>
        </w:rPr>
        <w:t>7/</w:t>
      </w:r>
      <w:r w:rsidR="00AB48F8" w:rsidRPr="00AB48F8">
        <w:rPr>
          <w:rFonts w:ascii="Arial" w:hAnsi="Arial" w:cs="Arial"/>
          <w:kern w:val="20"/>
          <w:sz w:val="19"/>
          <w:szCs w:val="19"/>
        </w:rPr>
        <w:t>2007</w:t>
      </w:r>
      <w:r>
        <w:rPr>
          <w:rFonts w:ascii="Arial" w:hAnsi="Arial" w:cs="Arial"/>
          <w:kern w:val="20"/>
          <w:sz w:val="19"/>
          <w:szCs w:val="19"/>
        </w:rPr>
        <w:t>)</w:t>
      </w:r>
    </w:p>
    <w:p w:rsidR="00AB48F8" w:rsidRPr="00AB48F8" w:rsidRDefault="00AB48F8" w:rsidP="00AB48F8">
      <w:pPr>
        <w:jc w:val="both"/>
        <w:rPr>
          <w:rFonts w:ascii="Arial" w:hAnsi="Arial" w:cs="Arial"/>
          <w:kern w:val="20"/>
          <w:sz w:val="19"/>
          <w:szCs w:val="19"/>
        </w:rPr>
      </w:pPr>
      <w:r w:rsidRPr="00AB48F8">
        <w:rPr>
          <w:rFonts w:ascii="Arial" w:hAnsi="Arial" w:cs="Arial"/>
          <w:kern w:val="20"/>
          <w:sz w:val="19"/>
          <w:szCs w:val="19"/>
        </w:rPr>
        <w:t xml:space="preserve"> </w:t>
      </w:r>
    </w:p>
    <w:p w:rsidR="00AB48F8" w:rsidRPr="00AB48F8" w:rsidRDefault="00EE3909" w:rsidP="00EE3909">
      <w:pPr>
        <w:widowControl/>
        <w:jc w:val="both"/>
        <w:rPr>
          <w:rFonts w:ascii="Arial" w:hAnsi="Arial" w:cs="Arial"/>
          <w:kern w:val="20"/>
          <w:sz w:val="19"/>
          <w:szCs w:val="19"/>
        </w:rPr>
      </w:pPr>
      <w:r w:rsidRPr="00EE3909">
        <w:rPr>
          <w:rFonts w:ascii="Arial" w:hAnsi="Arial" w:cs="Arial"/>
          <w:b/>
          <w:kern w:val="20"/>
          <w:sz w:val="19"/>
          <w:szCs w:val="19"/>
        </w:rPr>
        <w:t xml:space="preserve">NJDOT, </w:t>
      </w:r>
      <w:r w:rsidR="00AB48F8" w:rsidRPr="00EE3909">
        <w:rPr>
          <w:rFonts w:ascii="Arial" w:hAnsi="Arial" w:cs="Arial"/>
          <w:b/>
          <w:kern w:val="20"/>
          <w:sz w:val="19"/>
          <w:szCs w:val="19"/>
        </w:rPr>
        <w:t>Route 52 (Contract A) Causeway Replacement from Somers Point to Ocean City, NJ</w:t>
      </w:r>
      <w:r>
        <w:rPr>
          <w:rFonts w:ascii="Arial" w:hAnsi="Arial" w:cs="Arial"/>
          <w:kern w:val="20"/>
          <w:sz w:val="19"/>
          <w:szCs w:val="19"/>
        </w:rPr>
        <w:t xml:space="preserve"> - </w:t>
      </w:r>
      <w:r w:rsidR="00AB48F8" w:rsidRPr="00AB48F8">
        <w:rPr>
          <w:rFonts w:ascii="Arial" w:hAnsi="Arial" w:cs="Arial"/>
          <w:kern w:val="20"/>
          <w:sz w:val="19"/>
          <w:szCs w:val="19"/>
        </w:rPr>
        <w:t>Geotechnical Engineer</w:t>
      </w:r>
      <w:r>
        <w:rPr>
          <w:rFonts w:ascii="Arial" w:hAnsi="Arial" w:cs="Arial"/>
          <w:kern w:val="20"/>
          <w:sz w:val="19"/>
          <w:szCs w:val="19"/>
        </w:rPr>
        <w:t>.</w:t>
      </w:r>
      <w:r w:rsidRPr="00EE3909">
        <w:rPr>
          <w:rFonts w:ascii="Arial" w:hAnsi="Arial" w:cs="Arial"/>
          <w:kern w:val="20"/>
          <w:sz w:val="19"/>
          <w:szCs w:val="19"/>
        </w:rPr>
        <w:t xml:space="preserve"> </w:t>
      </w:r>
      <w:r w:rsidRPr="00AB48F8">
        <w:rPr>
          <w:rFonts w:ascii="Arial" w:hAnsi="Arial" w:cs="Arial"/>
          <w:kern w:val="20"/>
          <w:sz w:val="19"/>
          <w:szCs w:val="19"/>
        </w:rPr>
        <w:t xml:space="preserve">Contract A comprises the replacement of an existing approximately two-mile-long Route 52 causeway between Somers Point on the New Jersey mainland and Ocean City on the barrier island. This project involves the complete reconstruction of this facility, including staged construction to replace the existing four structurally deficient and geometrically obsolete bridges (including two movable bridges), as well as embankment roadways on the tidal marsh islands. </w:t>
      </w:r>
      <w:r>
        <w:rPr>
          <w:rFonts w:ascii="Arial" w:hAnsi="Arial" w:cs="Arial"/>
          <w:kern w:val="20"/>
          <w:sz w:val="19"/>
        </w:rPr>
        <w:t xml:space="preserve">Mr. Mikaeel’s </w:t>
      </w:r>
      <w:r w:rsidRPr="00AB48F8">
        <w:rPr>
          <w:rFonts w:ascii="Arial" w:hAnsi="Arial" w:cs="Arial"/>
          <w:kern w:val="20"/>
          <w:sz w:val="19"/>
          <w:szCs w:val="19"/>
        </w:rPr>
        <w:t>responsibilities included performance of field inspection for PDA</w:t>
      </w:r>
      <w:r>
        <w:rPr>
          <w:rFonts w:ascii="Arial" w:hAnsi="Arial" w:cs="Arial"/>
          <w:kern w:val="20"/>
          <w:sz w:val="19"/>
          <w:szCs w:val="19"/>
        </w:rPr>
        <w:t>-</w:t>
      </w:r>
      <w:r w:rsidRPr="00AB48F8">
        <w:rPr>
          <w:rFonts w:ascii="Arial" w:hAnsi="Arial" w:cs="Arial"/>
          <w:kern w:val="20"/>
          <w:sz w:val="19"/>
          <w:szCs w:val="19"/>
        </w:rPr>
        <w:t>monitored 24</w:t>
      </w:r>
      <w:r>
        <w:rPr>
          <w:rFonts w:ascii="Arial" w:hAnsi="Arial" w:cs="Arial"/>
          <w:kern w:val="20"/>
          <w:sz w:val="19"/>
          <w:szCs w:val="19"/>
        </w:rPr>
        <w:t>-</w:t>
      </w:r>
      <w:r w:rsidRPr="00AB48F8">
        <w:rPr>
          <w:rFonts w:ascii="Arial" w:hAnsi="Arial" w:cs="Arial"/>
          <w:kern w:val="20"/>
          <w:sz w:val="19"/>
          <w:szCs w:val="19"/>
        </w:rPr>
        <w:t xml:space="preserve"> and 30</w:t>
      </w:r>
      <w:r>
        <w:rPr>
          <w:rFonts w:ascii="Arial" w:hAnsi="Arial" w:cs="Arial"/>
          <w:kern w:val="20"/>
          <w:sz w:val="19"/>
          <w:szCs w:val="19"/>
        </w:rPr>
        <w:t>-</w:t>
      </w:r>
      <w:r w:rsidRPr="00AB48F8">
        <w:rPr>
          <w:rFonts w:ascii="Arial" w:hAnsi="Arial" w:cs="Arial"/>
          <w:kern w:val="20"/>
          <w:sz w:val="19"/>
          <w:szCs w:val="19"/>
        </w:rPr>
        <w:t>inch</w:t>
      </w:r>
      <w:r>
        <w:rPr>
          <w:rFonts w:ascii="Arial" w:hAnsi="Arial" w:cs="Arial"/>
          <w:kern w:val="20"/>
          <w:sz w:val="19"/>
          <w:szCs w:val="19"/>
        </w:rPr>
        <w:t>,</w:t>
      </w:r>
      <w:r w:rsidRPr="00AB48F8">
        <w:rPr>
          <w:rFonts w:ascii="Arial" w:hAnsi="Arial" w:cs="Arial"/>
          <w:kern w:val="20"/>
          <w:sz w:val="19"/>
          <w:szCs w:val="19"/>
        </w:rPr>
        <w:t xml:space="preserve"> pre-stressed concrete test piles (both plumb and batter, column supported embankment construction and development pile driving criteria for the production piles), preparation of daily reports for the VCS inspections, and collection and analysis of geotechnical instrumentation data (inclinometers, piezometers, </w:t>
      </w:r>
      <w:r>
        <w:rPr>
          <w:rFonts w:ascii="Arial" w:hAnsi="Arial" w:cs="Arial"/>
          <w:kern w:val="20"/>
          <w:sz w:val="19"/>
          <w:szCs w:val="19"/>
        </w:rPr>
        <w:t xml:space="preserve">and </w:t>
      </w:r>
      <w:r w:rsidRPr="00AB48F8">
        <w:rPr>
          <w:rFonts w:ascii="Arial" w:hAnsi="Arial" w:cs="Arial"/>
          <w:kern w:val="20"/>
          <w:sz w:val="19"/>
          <w:szCs w:val="19"/>
        </w:rPr>
        <w:t>groundwater wells for settlement and slope monitoring).</w:t>
      </w:r>
      <w:r>
        <w:rPr>
          <w:rFonts w:ascii="Arial" w:hAnsi="Arial" w:cs="Arial"/>
          <w:kern w:val="20"/>
          <w:sz w:val="19"/>
          <w:szCs w:val="19"/>
        </w:rPr>
        <w:t xml:space="preserve">  (11/</w:t>
      </w:r>
      <w:r w:rsidR="00AB48F8" w:rsidRPr="00AB48F8">
        <w:rPr>
          <w:rFonts w:ascii="Arial" w:hAnsi="Arial" w:cs="Arial"/>
          <w:kern w:val="20"/>
          <w:sz w:val="19"/>
          <w:szCs w:val="19"/>
        </w:rPr>
        <w:t xml:space="preserve">2006 </w:t>
      </w:r>
      <w:r>
        <w:rPr>
          <w:rFonts w:ascii="Arial" w:hAnsi="Arial" w:cs="Arial"/>
          <w:kern w:val="20"/>
          <w:sz w:val="19"/>
          <w:szCs w:val="19"/>
        </w:rPr>
        <w:t>-</w:t>
      </w:r>
      <w:r w:rsidR="00AB48F8" w:rsidRPr="00AB48F8">
        <w:rPr>
          <w:rFonts w:ascii="Arial" w:hAnsi="Arial" w:cs="Arial"/>
          <w:kern w:val="20"/>
          <w:sz w:val="19"/>
          <w:szCs w:val="19"/>
        </w:rPr>
        <w:t xml:space="preserve"> </w:t>
      </w:r>
      <w:r>
        <w:rPr>
          <w:rFonts w:ascii="Arial" w:hAnsi="Arial" w:cs="Arial"/>
          <w:kern w:val="20"/>
          <w:sz w:val="19"/>
          <w:szCs w:val="19"/>
        </w:rPr>
        <w:t>3/</w:t>
      </w:r>
      <w:r w:rsidR="00AB48F8" w:rsidRPr="00AB48F8">
        <w:rPr>
          <w:rFonts w:ascii="Arial" w:hAnsi="Arial" w:cs="Arial"/>
          <w:kern w:val="20"/>
          <w:sz w:val="19"/>
          <w:szCs w:val="19"/>
        </w:rPr>
        <w:t>2007</w:t>
      </w:r>
      <w:r>
        <w:rPr>
          <w:rFonts w:ascii="Arial" w:hAnsi="Arial" w:cs="Arial"/>
          <w:kern w:val="20"/>
          <w:sz w:val="19"/>
          <w:szCs w:val="19"/>
        </w:rPr>
        <w:t>)</w:t>
      </w:r>
    </w:p>
    <w:p w:rsidR="00AB48F8" w:rsidRPr="00AB48F8" w:rsidRDefault="00AB48F8" w:rsidP="00AB48F8">
      <w:pPr>
        <w:jc w:val="both"/>
        <w:rPr>
          <w:rFonts w:ascii="Arial" w:hAnsi="Arial" w:cs="Arial"/>
          <w:kern w:val="20"/>
          <w:sz w:val="19"/>
          <w:szCs w:val="19"/>
        </w:rPr>
      </w:pPr>
    </w:p>
    <w:p w:rsidR="00DA7295" w:rsidRPr="00AB48F8" w:rsidRDefault="00DA7295" w:rsidP="00AB48F8">
      <w:pPr>
        <w:jc w:val="both"/>
        <w:rPr>
          <w:rFonts w:ascii="Arial" w:hAnsi="Arial" w:cs="Arial"/>
          <w:kern w:val="20"/>
          <w:sz w:val="19"/>
          <w:szCs w:val="19"/>
        </w:rPr>
      </w:pPr>
    </w:p>
    <w:p w:rsidR="005B1A95" w:rsidRPr="00AB48F8" w:rsidRDefault="005B1A95" w:rsidP="00AB48F8">
      <w:pPr>
        <w:widowControl/>
        <w:jc w:val="both"/>
        <w:rPr>
          <w:rFonts w:ascii="Arial" w:hAnsi="Arial" w:cs="Arial"/>
          <w:kern w:val="20"/>
          <w:sz w:val="19"/>
          <w:szCs w:val="19"/>
        </w:rPr>
      </w:pPr>
    </w:p>
    <w:p w:rsidR="005B1A95" w:rsidRPr="00AB48F8" w:rsidRDefault="005B1A95" w:rsidP="00AB48F8">
      <w:pPr>
        <w:widowControl/>
        <w:jc w:val="both"/>
        <w:rPr>
          <w:rFonts w:ascii="Arial" w:hAnsi="Arial" w:cs="Arial"/>
          <w:kern w:val="20"/>
          <w:sz w:val="19"/>
          <w:szCs w:val="19"/>
        </w:rPr>
      </w:pPr>
    </w:p>
    <w:p w:rsidR="005B1A95" w:rsidRPr="00AB48F8" w:rsidRDefault="005B1A95" w:rsidP="00AB48F8">
      <w:pPr>
        <w:widowControl/>
        <w:jc w:val="both"/>
        <w:rPr>
          <w:rFonts w:ascii="Arial" w:hAnsi="Arial" w:cs="Arial"/>
          <w:kern w:val="20"/>
          <w:sz w:val="19"/>
          <w:szCs w:val="19"/>
        </w:rPr>
      </w:pPr>
    </w:p>
    <w:sectPr w:rsidR="005B1A95" w:rsidRPr="00AB48F8">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6F86" w:rsidRDefault="00A96F86">
      <w:r>
        <w:separator/>
      </w:r>
    </w:p>
  </w:endnote>
  <w:endnote w:type="continuationSeparator" w:id="0">
    <w:p w:rsidR="00A96F86" w:rsidRDefault="00A96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8F8" w:rsidRPr="00D0260A" w:rsidRDefault="00AB48F8"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AB48F8" w:rsidRPr="00D0260A" w:rsidRDefault="00AB48F8"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AB48F8" w:rsidRDefault="00AB48F8"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A33D1B">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A33D1B">
      <w:rPr>
        <w:rFonts w:ascii="Franklin Gothic Book" w:hAnsi="Franklin Gothic Book"/>
        <w:noProof/>
        <w:sz w:val="16"/>
        <w:szCs w:val="16"/>
      </w:rPr>
      <w:t>7</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8F8" w:rsidRPr="00D0260A" w:rsidRDefault="00AB48F8"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AB48F8" w:rsidRDefault="00AB48F8"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AB48F8" w:rsidRDefault="00AB48F8"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A33D1B">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A33D1B">
      <w:rPr>
        <w:rFonts w:ascii="Franklin Gothic Book" w:hAnsi="Franklin Gothic Book"/>
        <w:noProof/>
        <w:sz w:val="16"/>
        <w:szCs w:val="16"/>
      </w:rPr>
      <w:t>7</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8F8" w:rsidRPr="00D0260A" w:rsidRDefault="00AB48F8" w:rsidP="00D0260A">
    <w:pPr>
      <w:pStyle w:val="Footer"/>
      <w:rPr>
        <w:sz w:val="16"/>
        <w:szCs w:val="16"/>
      </w:rPr>
    </w:pPr>
  </w:p>
  <w:p w:rsidR="00AB48F8" w:rsidRPr="00D0260A" w:rsidRDefault="00AB48F8"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AB48F8" w:rsidRDefault="00AB48F8"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A33D1B">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A33D1B">
      <w:rPr>
        <w:rFonts w:ascii="Franklin Gothic Book" w:hAnsi="Franklin Gothic Book"/>
        <w:noProof/>
        <w:sz w:val="16"/>
        <w:szCs w:val="16"/>
      </w:rPr>
      <w:t>7</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6F86" w:rsidRDefault="00A96F86">
      <w:r>
        <w:separator/>
      </w:r>
    </w:p>
  </w:footnote>
  <w:footnote w:type="continuationSeparator" w:id="0">
    <w:p w:rsidR="00A96F86" w:rsidRDefault="00A96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8F8" w:rsidRDefault="00AB48F8" w:rsidP="000C4B79">
    <w:pPr>
      <w:tabs>
        <w:tab w:val="right" w:pos="10080"/>
      </w:tabs>
      <w:rPr>
        <w:rFonts w:ascii="Arial" w:hAnsi="Arial" w:cs="Arial"/>
        <w:b/>
        <w:bCs/>
        <w:sz w:val="24"/>
      </w:rPr>
    </w:pPr>
    <w:r>
      <w:rPr>
        <w:rFonts w:ascii="Arial" w:hAnsi="Arial" w:cs="Arial"/>
        <w:b/>
        <w:bCs/>
        <w:sz w:val="24"/>
      </w:rPr>
      <w:t>MINA A. MIKAEEL,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0C4B79">
      <w:rPr>
        <w:rFonts w:ascii="Arial" w:hAnsi="Arial" w:cs="Arial"/>
        <w:b/>
        <w:i/>
        <w:sz w:val="24"/>
        <w:szCs w:val="24"/>
      </w:rPr>
      <w:t>.</w:t>
    </w:r>
  </w:p>
  <w:p w:rsidR="00AB48F8" w:rsidRDefault="00AB48F8" w:rsidP="000C4B7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Resident Field Engineer</w:t>
    </w:r>
  </w:p>
  <w:p w:rsidR="00AB48F8" w:rsidRPr="000C4B79" w:rsidRDefault="00AB48F8" w:rsidP="000C4B7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8F8" w:rsidRDefault="00AB48F8" w:rsidP="000C4B79">
    <w:pPr>
      <w:tabs>
        <w:tab w:val="right" w:pos="10080"/>
      </w:tabs>
      <w:rPr>
        <w:rFonts w:ascii="Arial" w:hAnsi="Arial" w:cs="Arial"/>
        <w:b/>
        <w:bCs/>
        <w:sz w:val="24"/>
      </w:rPr>
    </w:pPr>
    <w:r>
      <w:rPr>
        <w:rFonts w:ascii="Arial" w:hAnsi="Arial" w:cs="Arial"/>
        <w:b/>
        <w:bCs/>
        <w:sz w:val="24"/>
      </w:rPr>
      <w:t>MINA A. MIKAEEL,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0C4B79">
      <w:rPr>
        <w:rFonts w:ascii="Arial" w:hAnsi="Arial" w:cs="Arial"/>
        <w:b/>
        <w:i/>
        <w:sz w:val="24"/>
        <w:szCs w:val="24"/>
      </w:rPr>
      <w:t>.</w:t>
    </w:r>
  </w:p>
  <w:p w:rsidR="00AB48F8" w:rsidRDefault="00AB48F8" w:rsidP="000C4B7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Resident Field Engineer</w:t>
    </w:r>
  </w:p>
  <w:p w:rsidR="00AB48F8" w:rsidRPr="000C4B79" w:rsidRDefault="00AB48F8" w:rsidP="000C4B7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8F8" w:rsidRDefault="00AB48F8" w:rsidP="000C4B79">
    <w:pPr>
      <w:tabs>
        <w:tab w:val="right" w:pos="10080"/>
      </w:tabs>
      <w:rPr>
        <w:rFonts w:ascii="Arial" w:hAnsi="Arial" w:cs="Arial"/>
        <w:b/>
        <w:bCs/>
        <w:sz w:val="24"/>
      </w:rPr>
    </w:pPr>
    <w:r>
      <w:rPr>
        <w:rFonts w:ascii="Arial" w:hAnsi="Arial" w:cs="Arial"/>
        <w:b/>
        <w:bCs/>
        <w:sz w:val="24"/>
      </w:rPr>
      <w:t>MINA A. MIKAEEL,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0C4B79">
      <w:rPr>
        <w:rFonts w:ascii="Arial" w:hAnsi="Arial" w:cs="Arial"/>
        <w:b/>
        <w:i/>
        <w:sz w:val="24"/>
        <w:szCs w:val="24"/>
      </w:rPr>
      <w:t>.</w:t>
    </w:r>
  </w:p>
  <w:p w:rsidR="00AB48F8" w:rsidRDefault="00AB48F8" w:rsidP="000C4B7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Resident Field Engineer</w:t>
    </w:r>
  </w:p>
  <w:p w:rsidR="00AB48F8" w:rsidRDefault="00AB48F8" w:rsidP="000C4B79">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6EE9"/>
    <w:multiLevelType w:val="hybridMultilevel"/>
    <w:tmpl w:val="5DAAA5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2108498686">
    <w:abstractNumId w:val="1"/>
  </w:num>
  <w:num w:numId="2" w16cid:durableId="64443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A7767"/>
    <w:rsid w:val="000C4B79"/>
    <w:rsid w:val="00173EE5"/>
    <w:rsid w:val="00242692"/>
    <w:rsid w:val="002E5601"/>
    <w:rsid w:val="00394A66"/>
    <w:rsid w:val="00421BA3"/>
    <w:rsid w:val="0046186B"/>
    <w:rsid w:val="004A3798"/>
    <w:rsid w:val="004A661D"/>
    <w:rsid w:val="005B1A95"/>
    <w:rsid w:val="00610C9C"/>
    <w:rsid w:val="006B6C70"/>
    <w:rsid w:val="006C630A"/>
    <w:rsid w:val="007044D0"/>
    <w:rsid w:val="00737608"/>
    <w:rsid w:val="007B0514"/>
    <w:rsid w:val="007D3166"/>
    <w:rsid w:val="007E53D9"/>
    <w:rsid w:val="0083351B"/>
    <w:rsid w:val="008E6AF5"/>
    <w:rsid w:val="009D2E17"/>
    <w:rsid w:val="00A32FBF"/>
    <w:rsid w:val="00A33D1B"/>
    <w:rsid w:val="00A46B0F"/>
    <w:rsid w:val="00A96F86"/>
    <w:rsid w:val="00AB48F8"/>
    <w:rsid w:val="00AE6045"/>
    <w:rsid w:val="00B81DB6"/>
    <w:rsid w:val="00BB6D18"/>
    <w:rsid w:val="00BF5FC3"/>
    <w:rsid w:val="00BF6218"/>
    <w:rsid w:val="00C54E7B"/>
    <w:rsid w:val="00C967DB"/>
    <w:rsid w:val="00D0031F"/>
    <w:rsid w:val="00D0260A"/>
    <w:rsid w:val="00D55698"/>
    <w:rsid w:val="00D6290C"/>
    <w:rsid w:val="00DA5C48"/>
    <w:rsid w:val="00DA7295"/>
    <w:rsid w:val="00E2003C"/>
    <w:rsid w:val="00E75D0B"/>
    <w:rsid w:val="00EC59A4"/>
    <w:rsid w:val="00EE3909"/>
    <w:rsid w:val="00F8578B"/>
    <w:rsid w:val="00FA53E2"/>
    <w:rsid w:val="00FB3EFB"/>
    <w:rsid w:val="00FF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957A6FC-BFCB-48BE-842C-A8B1A478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ListParagraph">
    <w:name w:val="List Paragraph"/>
    <w:basedOn w:val="Normal"/>
    <w:uiPriority w:val="34"/>
    <w:qFormat/>
    <w:rsid w:val="00DA5C48"/>
    <w:pPr>
      <w:widowControl/>
      <w:autoSpaceDE/>
      <w:autoSpaceDN/>
      <w:adjustRightInd/>
      <w:ind w:left="720"/>
      <w:contextualSpacing/>
    </w:pPr>
    <w:rPr>
      <w:rFonts w:ascii="Arial" w:eastAsia="Batang" w:hAnsi="Arial"/>
    </w:rPr>
  </w:style>
  <w:style w:type="paragraph" w:styleId="Revision">
    <w:name w:val="Revision"/>
    <w:hidden/>
    <w:uiPriority w:val="99"/>
    <w:semiHidden/>
    <w:rsid w:val="007D31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43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5975</Words>
  <Characters>34058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39954</CharactersWithSpaces>
  <SharedDoc>false</SharedDoc>
  <HLinks>
    <vt:vector size="12" baseType="variant">
      <vt:variant>
        <vt:i4>6291564</vt:i4>
      </vt:variant>
      <vt:variant>
        <vt:i4>3</vt:i4>
      </vt:variant>
      <vt:variant>
        <vt:i4>0</vt:i4>
      </vt:variant>
      <vt:variant>
        <vt:i4>5</vt:i4>
      </vt:variant>
      <vt:variant>
        <vt:lpwstr>javascript:void(0);</vt:lpwstr>
      </vt:variant>
      <vt:variant>
        <vt:lpwstr/>
      </vt:variant>
      <vt:variant>
        <vt:i4>6291564</vt:i4>
      </vt:variant>
      <vt:variant>
        <vt:i4>0</vt:i4>
      </vt:variant>
      <vt:variant>
        <vt:i4>0</vt:i4>
      </vt:variant>
      <vt:variant>
        <vt:i4>5</vt:i4>
      </vt:variant>
      <vt:variant>
        <vt:lpwstr>javascript:void(0);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2025-08-15T16:15:00Z</dcterms:created>
  <dcterms:modified xsi:type="dcterms:W3CDTF">2025-08-15T16:15:00Z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ae078fbb2379cca170c78209c66e5abc291204b2868271ffef2c19505c619151</vt:lpwstr>
  </property>
</Properties>
</file>