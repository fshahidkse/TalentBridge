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Pr="00754B97" w:rsidRDefault="005B1A95" w:rsidP="002867F7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  <w:szCs w:val="19"/>
        </w:rPr>
      </w:pPr>
      <w:r w:rsidRPr="00754B97">
        <w:rPr>
          <w:szCs w:val="19"/>
        </w:rPr>
        <w:t>EDUCATION</w:t>
      </w:r>
    </w:p>
    <w:p w:rsidR="00B77BA9" w:rsidRPr="00754B97" w:rsidRDefault="002867F7" w:rsidP="002867F7">
      <w:pPr>
        <w:rPr>
          <w:rFonts w:ascii="Arial" w:hAnsi="Arial" w:cs="Arial"/>
          <w:sz w:val="19"/>
          <w:szCs w:val="19"/>
        </w:rPr>
      </w:pPr>
      <w:r w:rsidRPr="00754B97">
        <w:rPr>
          <w:rFonts w:ascii="Arial" w:hAnsi="Arial" w:cs="Arial"/>
          <w:sz w:val="19"/>
          <w:szCs w:val="19"/>
        </w:rPr>
        <w:t>MS</w:t>
      </w:r>
      <w:ins w:id="0" w:author="Alex Rosenzweig" w:date="2022-05-03T10:59:00Z">
        <w:r w:rsidR="007A08B3">
          <w:rPr>
            <w:rFonts w:ascii="Arial" w:hAnsi="Arial" w:cs="Arial"/>
            <w:sz w:val="19"/>
            <w:szCs w:val="19"/>
          </w:rPr>
          <w:t>/</w:t>
        </w:r>
      </w:ins>
      <w:ins w:id="1" w:author="George F. Assis" w:date="2022-05-12T21:56:00Z">
        <w:r w:rsidR="00970CFF">
          <w:rPr>
            <w:rFonts w:ascii="Arial" w:hAnsi="Arial" w:cs="Arial"/>
            <w:sz w:val="19"/>
            <w:szCs w:val="19"/>
          </w:rPr>
          <w:t>Structural Engineering</w:t>
        </w:r>
      </w:ins>
      <w:ins w:id="2" w:author="Alex Rosenzweig" w:date="2022-05-03T10:59:00Z">
        <w:del w:id="3" w:author="George F. Assis" w:date="2022-05-12T21:56:00Z">
          <w:r w:rsidR="007A08B3" w:rsidDel="00970CFF">
            <w:rPr>
              <w:rFonts w:ascii="Arial" w:hAnsi="Arial" w:cs="Arial"/>
              <w:sz w:val="19"/>
              <w:szCs w:val="19"/>
            </w:rPr>
            <w:delText>(</w:delText>
          </w:r>
          <w:r w:rsidR="007A08B3" w:rsidRPr="00970CFF" w:rsidDel="00970CFF">
            <w:rPr>
              <w:rFonts w:ascii="Arial" w:hAnsi="Arial" w:cs="Arial"/>
              <w:sz w:val="19"/>
              <w:szCs w:val="19"/>
            </w:rPr>
            <w:delText xml:space="preserve">Subject </w:delText>
          </w:r>
          <w:r w:rsidR="007A08B3" w:rsidRPr="00C52F1F" w:rsidDel="00970CFF">
            <w:rPr>
              <w:rFonts w:ascii="Arial" w:hAnsi="Arial" w:cs="Arial"/>
              <w:sz w:val="19"/>
              <w:szCs w:val="19"/>
            </w:rPr>
            <w:delText>Matter?</w:delText>
          </w:r>
          <w:r w:rsidR="007A08B3" w:rsidRPr="00970CFF" w:rsidDel="00970CFF">
            <w:rPr>
              <w:rFonts w:ascii="Arial" w:hAnsi="Arial" w:cs="Arial"/>
              <w:sz w:val="19"/>
              <w:szCs w:val="19"/>
            </w:rPr>
            <w:delText>)</w:delText>
          </w:r>
        </w:del>
      </w:ins>
      <w:r w:rsidR="00F67104" w:rsidRPr="00970CFF">
        <w:rPr>
          <w:rFonts w:ascii="Arial" w:hAnsi="Arial" w:cs="Arial"/>
          <w:sz w:val="19"/>
          <w:szCs w:val="19"/>
        </w:rPr>
        <w:t>,</w:t>
      </w:r>
      <w:r w:rsidR="00F67104">
        <w:rPr>
          <w:rFonts w:ascii="Arial" w:hAnsi="Arial" w:cs="Arial"/>
          <w:sz w:val="19"/>
          <w:szCs w:val="19"/>
        </w:rPr>
        <w:t xml:space="preserve"> New Jersey Institute of Technology</w:t>
      </w:r>
      <w:r w:rsidRPr="00754B97">
        <w:rPr>
          <w:rFonts w:ascii="Arial" w:hAnsi="Arial" w:cs="Arial"/>
          <w:sz w:val="19"/>
          <w:szCs w:val="19"/>
        </w:rPr>
        <w:t xml:space="preserve">, </w:t>
      </w:r>
      <w:r w:rsidR="005739CE" w:rsidRPr="00754B97">
        <w:rPr>
          <w:rFonts w:ascii="Arial" w:hAnsi="Arial" w:cs="Arial"/>
          <w:sz w:val="19"/>
          <w:szCs w:val="19"/>
        </w:rPr>
        <w:t>New</w:t>
      </w:r>
      <w:r w:rsidR="00F67104">
        <w:rPr>
          <w:rFonts w:ascii="Arial" w:hAnsi="Arial" w:cs="Arial"/>
          <w:sz w:val="19"/>
          <w:szCs w:val="19"/>
        </w:rPr>
        <w:t>ark</w:t>
      </w:r>
      <w:r w:rsidR="005739CE" w:rsidRPr="00754B97">
        <w:rPr>
          <w:rFonts w:ascii="Arial" w:hAnsi="Arial" w:cs="Arial"/>
          <w:sz w:val="19"/>
          <w:szCs w:val="19"/>
        </w:rPr>
        <w:t>,</w:t>
      </w:r>
      <w:r w:rsidR="00F67104">
        <w:rPr>
          <w:rFonts w:ascii="Arial" w:hAnsi="Arial" w:cs="Arial"/>
          <w:sz w:val="19"/>
          <w:szCs w:val="19"/>
        </w:rPr>
        <w:t xml:space="preserve"> NJ,</w:t>
      </w:r>
      <w:del w:id="4" w:author="George F. Assis" w:date="2025-07-31T15:26:00Z">
        <w:r w:rsidR="00F67104" w:rsidDel="00FE084D">
          <w:rPr>
            <w:rFonts w:ascii="Arial" w:hAnsi="Arial" w:cs="Arial"/>
            <w:sz w:val="19"/>
            <w:szCs w:val="19"/>
          </w:rPr>
          <w:delText xml:space="preserve"> In Progress</w:delText>
        </w:r>
      </w:del>
    </w:p>
    <w:p w:rsidR="002867F7" w:rsidRPr="00754B97" w:rsidRDefault="002867F7" w:rsidP="002867F7">
      <w:pPr>
        <w:rPr>
          <w:rFonts w:ascii="Arial" w:hAnsi="Arial" w:cs="Arial"/>
          <w:sz w:val="19"/>
          <w:szCs w:val="19"/>
        </w:rPr>
      </w:pPr>
      <w:r w:rsidRPr="00754B97">
        <w:rPr>
          <w:rFonts w:ascii="Arial" w:hAnsi="Arial" w:cs="Arial"/>
          <w:sz w:val="19"/>
          <w:szCs w:val="19"/>
        </w:rPr>
        <w:t>B</w:t>
      </w:r>
      <w:r w:rsidR="00F67104">
        <w:rPr>
          <w:rFonts w:ascii="Arial" w:hAnsi="Arial" w:cs="Arial"/>
          <w:sz w:val="19"/>
          <w:szCs w:val="19"/>
        </w:rPr>
        <w:t>S</w:t>
      </w:r>
      <w:r w:rsidRPr="00754B97">
        <w:rPr>
          <w:rFonts w:ascii="Arial" w:hAnsi="Arial" w:cs="Arial"/>
          <w:sz w:val="19"/>
          <w:szCs w:val="19"/>
        </w:rPr>
        <w:t>/Civil Engineering</w:t>
      </w:r>
      <w:r w:rsidR="005D7613" w:rsidRPr="00754B97">
        <w:rPr>
          <w:rFonts w:ascii="Arial" w:hAnsi="Arial" w:cs="Arial"/>
          <w:sz w:val="19"/>
          <w:szCs w:val="19"/>
        </w:rPr>
        <w:t xml:space="preserve">, </w:t>
      </w:r>
      <w:r w:rsidR="00F67104">
        <w:rPr>
          <w:rFonts w:ascii="Arial" w:hAnsi="Arial" w:cs="Arial"/>
          <w:sz w:val="19"/>
          <w:szCs w:val="19"/>
        </w:rPr>
        <w:t>New Jersey Institute of Technology</w:t>
      </w:r>
      <w:r w:rsidR="00F67104" w:rsidRPr="00754B97">
        <w:rPr>
          <w:rFonts w:ascii="Arial" w:hAnsi="Arial" w:cs="Arial"/>
          <w:sz w:val="19"/>
          <w:szCs w:val="19"/>
        </w:rPr>
        <w:t>, New</w:t>
      </w:r>
      <w:r w:rsidR="00F67104">
        <w:rPr>
          <w:rFonts w:ascii="Arial" w:hAnsi="Arial" w:cs="Arial"/>
          <w:sz w:val="19"/>
          <w:szCs w:val="19"/>
        </w:rPr>
        <w:t>ark</w:t>
      </w:r>
      <w:r w:rsidR="00F67104" w:rsidRPr="00754B97">
        <w:rPr>
          <w:rFonts w:ascii="Arial" w:hAnsi="Arial" w:cs="Arial"/>
          <w:sz w:val="19"/>
          <w:szCs w:val="19"/>
        </w:rPr>
        <w:t>,</w:t>
      </w:r>
      <w:r w:rsidR="00F67104">
        <w:rPr>
          <w:rFonts w:ascii="Arial" w:hAnsi="Arial" w:cs="Arial"/>
          <w:sz w:val="19"/>
          <w:szCs w:val="19"/>
        </w:rPr>
        <w:t xml:space="preserve"> NJ,</w:t>
      </w:r>
      <w:r w:rsidR="005D6A7D">
        <w:rPr>
          <w:rFonts w:ascii="Arial" w:hAnsi="Arial" w:cs="Arial"/>
          <w:sz w:val="19"/>
          <w:szCs w:val="19"/>
        </w:rPr>
        <w:t xml:space="preserve"> </w:t>
      </w:r>
      <w:r w:rsidR="00F67104">
        <w:rPr>
          <w:rFonts w:ascii="Arial" w:hAnsi="Arial" w:cs="Arial"/>
          <w:sz w:val="19"/>
          <w:szCs w:val="19"/>
        </w:rPr>
        <w:t>12</w:t>
      </w:r>
      <w:r w:rsidR="005D6A7D">
        <w:rPr>
          <w:rFonts w:ascii="Arial" w:hAnsi="Arial" w:cs="Arial"/>
          <w:sz w:val="19"/>
          <w:szCs w:val="19"/>
        </w:rPr>
        <w:t>/</w:t>
      </w:r>
      <w:r w:rsidR="005D7613" w:rsidRPr="00754B97">
        <w:rPr>
          <w:rFonts w:ascii="Arial" w:hAnsi="Arial" w:cs="Arial"/>
          <w:sz w:val="19"/>
          <w:szCs w:val="19"/>
        </w:rPr>
        <w:t>20</w:t>
      </w:r>
      <w:r w:rsidR="00F67104">
        <w:rPr>
          <w:rFonts w:ascii="Arial" w:hAnsi="Arial" w:cs="Arial"/>
          <w:sz w:val="19"/>
          <w:szCs w:val="19"/>
        </w:rPr>
        <w:t>20</w:t>
      </w:r>
    </w:p>
    <w:p w:rsidR="005B1A95" w:rsidRPr="00754B97" w:rsidRDefault="007A7F19" w:rsidP="002867F7">
      <w:pPr>
        <w:rPr>
          <w:rFonts w:ascii="Arial" w:hAnsi="Arial" w:cs="Arial"/>
          <w:sz w:val="19"/>
          <w:szCs w:val="19"/>
        </w:rPr>
      </w:pPr>
      <w:r w:rsidRPr="00754B97">
        <w:rPr>
          <w:rFonts w:ascii="Arial" w:hAnsi="Arial" w:cs="Arial"/>
          <w:sz w:val="19"/>
          <w:szCs w:val="19"/>
        </w:rPr>
        <w:t xml:space="preserve">  </w:t>
      </w:r>
    </w:p>
    <w:p w:rsidR="005B1A95" w:rsidRPr="00754B97" w:rsidRDefault="005B1A95" w:rsidP="002867F7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szCs w:val="19"/>
        </w:rPr>
      </w:pPr>
      <w:r w:rsidRPr="00754B97">
        <w:rPr>
          <w:szCs w:val="19"/>
        </w:rPr>
        <w:t>PROFESSIONAL REGISTRATION</w:t>
      </w:r>
      <w:r w:rsidR="00E137B1" w:rsidRPr="00754B97">
        <w:rPr>
          <w:szCs w:val="19"/>
        </w:rPr>
        <w:t>/CERTIFICATION</w:t>
      </w:r>
    </w:p>
    <w:p w:rsidR="00F67104" w:rsidRPr="00F67104" w:rsidRDefault="00F67104" w:rsidP="00F67104">
      <w:pPr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Arial" w:hAnsi="Arial" w:cs="Arial"/>
          <w:sz w:val="19"/>
          <w:szCs w:val="19"/>
        </w:rPr>
      </w:pPr>
      <w:r w:rsidRPr="00F67104">
        <w:rPr>
          <w:rFonts w:ascii="Arial" w:hAnsi="Arial" w:cs="Arial"/>
          <w:sz w:val="19"/>
          <w:szCs w:val="19"/>
        </w:rPr>
        <w:t>ENV SP</w:t>
      </w:r>
      <w:r>
        <w:rPr>
          <w:rFonts w:ascii="Arial" w:hAnsi="Arial" w:cs="Arial"/>
          <w:sz w:val="19"/>
          <w:szCs w:val="19"/>
        </w:rPr>
        <w:t xml:space="preserve">, </w:t>
      </w:r>
      <w:r w:rsidRPr="00F67104">
        <w:rPr>
          <w:rFonts w:ascii="Arial" w:hAnsi="Arial" w:cs="Arial"/>
          <w:sz w:val="19"/>
          <w:szCs w:val="19"/>
        </w:rPr>
        <w:t>Envision Sustainability Professional</w:t>
      </w:r>
      <w:del w:id="5" w:author="George F. Assis" w:date="2025-07-31T15:25:00Z">
        <w:r w:rsidR="00AB4658" w:rsidDel="00FE084D">
          <w:rPr>
            <w:rFonts w:ascii="Arial" w:hAnsi="Arial" w:cs="Arial"/>
            <w:sz w:val="19"/>
            <w:szCs w:val="19"/>
          </w:rPr>
          <w:delText xml:space="preserve">, </w:delText>
        </w:r>
      </w:del>
      <w:ins w:id="6" w:author="Alex Rosenzweig" w:date="2022-05-03T11:00:00Z">
        <w:del w:id="7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4/</w:delText>
          </w:r>
        </w:del>
      </w:ins>
      <w:del w:id="8" w:author="Alex Rosenzweig" w:date="2022-05-03T11:00:00Z">
        <w:r w:rsidRPr="00F67104" w:rsidDel="007A08B3">
          <w:rPr>
            <w:rFonts w:ascii="Arial" w:hAnsi="Arial" w:cs="Arial"/>
            <w:sz w:val="19"/>
            <w:szCs w:val="19"/>
          </w:rPr>
          <w:delText xml:space="preserve">Apr </w:delText>
        </w:r>
      </w:del>
      <w:del w:id="9" w:author="George F. Assis" w:date="2025-07-31T15:25:00Z">
        <w:r w:rsidRPr="00F67104" w:rsidDel="00FE084D">
          <w:rPr>
            <w:rFonts w:ascii="Arial" w:hAnsi="Arial" w:cs="Arial"/>
            <w:sz w:val="19"/>
            <w:szCs w:val="19"/>
          </w:rPr>
          <w:delText>2022</w:delText>
        </w:r>
      </w:del>
      <w:ins w:id="10" w:author="Alex Rosenzweig" w:date="2022-05-03T11:00:00Z">
        <w:del w:id="11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 xml:space="preserve">  (Exp. 4/</w:delText>
          </w:r>
        </w:del>
      </w:ins>
      <w:del w:id="12" w:author="Alex Rosenzweig" w:date="2022-05-03T11:00:00Z">
        <w:r w:rsidRPr="00F67104" w:rsidDel="007A08B3">
          <w:rPr>
            <w:rFonts w:ascii="Arial" w:hAnsi="Arial" w:cs="Arial"/>
            <w:sz w:val="19"/>
            <w:szCs w:val="19"/>
          </w:rPr>
          <w:delText xml:space="preserve">-Apr </w:delText>
        </w:r>
      </w:del>
      <w:del w:id="13" w:author="George F. Assis" w:date="2025-07-31T15:25:00Z">
        <w:r w:rsidRPr="00F67104" w:rsidDel="00FE084D">
          <w:rPr>
            <w:rFonts w:ascii="Arial" w:hAnsi="Arial" w:cs="Arial"/>
            <w:sz w:val="19"/>
            <w:szCs w:val="19"/>
          </w:rPr>
          <w:delText>2023</w:delText>
        </w:r>
      </w:del>
      <w:ins w:id="14" w:author="Alex Rosenzweig" w:date="2022-05-03T11:00:00Z">
        <w:del w:id="15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)</w:delText>
          </w:r>
        </w:del>
      </w:ins>
    </w:p>
    <w:p w:rsidR="00F67104" w:rsidRPr="00F67104" w:rsidDel="00FE084D" w:rsidRDefault="00F67104" w:rsidP="00F67104">
      <w:pPr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del w:id="16" w:author="George F. Assis" w:date="2025-07-31T15:25:00Z"/>
          <w:rFonts w:ascii="Arial" w:hAnsi="Arial" w:cs="Arial"/>
          <w:sz w:val="19"/>
          <w:szCs w:val="19"/>
        </w:rPr>
      </w:pPr>
      <w:del w:id="17" w:author="George F. Assis" w:date="2025-07-31T15:25:00Z">
        <w:r w:rsidRPr="00F67104" w:rsidDel="00FE084D">
          <w:rPr>
            <w:rFonts w:ascii="Arial" w:hAnsi="Arial" w:cs="Arial"/>
            <w:sz w:val="19"/>
            <w:szCs w:val="19"/>
          </w:rPr>
          <w:delText>Healthcare Provider (BLS)</w:delText>
        </w:r>
      </w:del>
      <w:ins w:id="18" w:author="Alex Rosenzweig" w:date="2022-05-03T11:00:00Z">
        <w:del w:id="19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,</w:delText>
          </w:r>
        </w:del>
      </w:ins>
      <w:del w:id="20" w:author="George F. Assis" w:date="2025-07-31T15:25:00Z">
        <w:r w:rsidRPr="00F67104" w:rsidDel="00FE084D">
          <w:rPr>
            <w:rFonts w:ascii="Arial" w:hAnsi="Arial" w:cs="Arial"/>
            <w:sz w:val="19"/>
            <w:szCs w:val="19"/>
          </w:rPr>
          <w:delText xml:space="preserve"> Adult, Child and Infant CPR/AED</w:delText>
        </w:r>
      </w:del>
      <w:ins w:id="21" w:author="Alex Rosenzweig" w:date="2022-05-03T11:01:00Z">
        <w:del w:id="22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,</w:delText>
          </w:r>
        </w:del>
      </w:ins>
      <w:ins w:id="23" w:author="Alex Rosenzweig" w:date="2022-05-03T11:00:00Z">
        <w:del w:id="24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 xml:space="preserve"> </w:delText>
          </w:r>
        </w:del>
      </w:ins>
      <w:ins w:id="25" w:author="Alex Rosenzweig" w:date="2022-05-03T11:01:00Z">
        <w:del w:id="26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3/</w:delText>
          </w:r>
        </w:del>
      </w:ins>
      <w:del w:id="27" w:author="George F. Assis" w:date="2025-07-31T15:25:00Z">
        <w:r w:rsidR="00AB4658" w:rsidDel="00FE084D">
          <w:rPr>
            <w:rFonts w:ascii="Arial" w:hAnsi="Arial" w:cs="Arial"/>
            <w:sz w:val="19"/>
            <w:szCs w:val="19"/>
          </w:rPr>
          <w:delText xml:space="preserve">, </w:delText>
        </w:r>
        <w:r w:rsidR="00AB4658" w:rsidRPr="00F67104" w:rsidDel="00FE084D">
          <w:rPr>
            <w:rFonts w:ascii="Arial" w:hAnsi="Arial" w:cs="Arial"/>
            <w:sz w:val="19"/>
            <w:szCs w:val="19"/>
          </w:rPr>
          <w:delText>Mar 2022</w:delText>
        </w:r>
      </w:del>
      <w:ins w:id="28" w:author="Alex Rosenzweig" w:date="2022-05-03T11:01:00Z">
        <w:del w:id="29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, (Exp. 3/</w:delText>
          </w:r>
        </w:del>
      </w:ins>
      <w:del w:id="30" w:author="George F. Assis" w:date="2025-07-31T15:25:00Z">
        <w:r w:rsidR="00AB4658" w:rsidRPr="00F67104" w:rsidDel="00FE084D">
          <w:rPr>
            <w:rFonts w:ascii="Arial" w:hAnsi="Arial" w:cs="Arial"/>
            <w:sz w:val="19"/>
            <w:szCs w:val="19"/>
          </w:rPr>
          <w:delText>-Mar 2024</w:delText>
        </w:r>
      </w:del>
      <w:ins w:id="31" w:author="Alex Rosenzweig" w:date="2022-05-03T11:01:00Z">
        <w:del w:id="32" w:author="George F. Assis" w:date="2025-07-31T15:25:00Z">
          <w:r w:rsidR="007A08B3" w:rsidDel="00FE084D">
            <w:rPr>
              <w:rFonts w:ascii="Arial" w:hAnsi="Arial" w:cs="Arial"/>
              <w:sz w:val="19"/>
              <w:szCs w:val="19"/>
            </w:rPr>
            <w:delText>)</w:delText>
          </w:r>
        </w:del>
      </w:ins>
    </w:p>
    <w:p w:rsidR="00F67104" w:rsidRPr="00F67104" w:rsidDel="00FE084D" w:rsidRDefault="007A08B3" w:rsidP="00F67104">
      <w:pPr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del w:id="33" w:author="George F. Assis" w:date="2025-07-31T15:25:00Z"/>
          <w:rFonts w:ascii="Arial" w:hAnsi="Arial" w:cs="Arial"/>
          <w:sz w:val="19"/>
          <w:szCs w:val="19"/>
        </w:rPr>
      </w:pPr>
      <w:ins w:id="34" w:author="Alex Rosenzweig" w:date="2022-05-03T11:01:00Z">
        <w:del w:id="35" w:author="George F. Assis" w:date="2025-07-31T15:25:00Z">
          <w:r w:rsidDel="00FE084D">
            <w:rPr>
              <w:rFonts w:ascii="Arial" w:hAnsi="Arial" w:cs="Arial"/>
              <w:sz w:val="19"/>
              <w:szCs w:val="19"/>
            </w:rPr>
            <w:delText xml:space="preserve">MTA </w:delText>
          </w:r>
        </w:del>
      </w:ins>
      <w:del w:id="36" w:author="George F. Assis" w:date="2025-07-31T15:25:00Z">
        <w:r w:rsidR="00F67104" w:rsidRPr="00F67104" w:rsidDel="00FE084D">
          <w:rPr>
            <w:rFonts w:ascii="Arial" w:hAnsi="Arial" w:cs="Arial"/>
            <w:sz w:val="19"/>
            <w:szCs w:val="19"/>
          </w:rPr>
          <w:delText>Metro</w:delText>
        </w:r>
      </w:del>
      <w:ins w:id="37" w:author="Alex Rosenzweig" w:date="2022-05-03T11:01:00Z">
        <w:del w:id="38" w:author="George F. Assis" w:date="2025-07-31T15:25:00Z">
          <w:r w:rsidDel="00FE084D">
            <w:rPr>
              <w:rFonts w:ascii="Arial" w:hAnsi="Arial" w:cs="Arial"/>
              <w:sz w:val="19"/>
              <w:szCs w:val="19"/>
            </w:rPr>
            <w:delText>-</w:delText>
          </w:r>
        </w:del>
      </w:ins>
      <w:del w:id="39" w:author="George F. Assis" w:date="2025-07-31T15:25:00Z">
        <w:r w:rsidR="00F67104" w:rsidRPr="00F67104" w:rsidDel="00FE084D">
          <w:rPr>
            <w:rFonts w:ascii="Arial" w:hAnsi="Arial" w:cs="Arial"/>
            <w:sz w:val="19"/>
            <w:szCs w:val="19"/>
          </w:rPr>
          <w:delText xml:space="preserve"> North Contractor</w:delText>
        </w:r>
        <w:r w:rsidR="00AB4658" w:rsidDel="00FE084D">
          <w:rPr>
            <w:rFonts w:ascii="Arial" w:hAnsi="Arial" w:cs="Arial"/>
            <w:sz w:val="19"/>
            <w:szCs w:val="19"/>
          </w:rPr>
          <w:delText xml:space="preserve"> </w:delText>
        </w:r>
        <w:r w:rsidR="00F67104" w:rsidRPr="00F67104" w:rsidDel="00FE084D">
          <w:rPr>
            <w:rFonts w:ascii="Arial" w:hAnsi="Arial" w:cs="Arial"/>
            <w:sz w:val="19"/>
            <w:szCs w:val="19"/>
          </w:rPr>
          <w:delText>Employee Safety Training and Class C Electrical Training</w:delText>
        </w:r>
        <w:r w:rsidR="00AB4658" w:rsidDel="00FE084D">
          <w:rPr>
            <w:rFonts w:ascii="Arial" w:hAnsi="Arial" w:cs="Arial"/>
            <w:sz w:val="19"/>
            <w:szCs w:val="19"/>
          </w:rPr>
          <w:delText xml:space="preserve">, </w:delText>
        </w:r>
      </w:del>
      <w:ins w:id="40" w:author="Alex Rosenzweig" w:date="2022-05-03T11:01:00Z">
        <w:del w:id="41" w:author="George F. Assis" w:date="2025-07-31T15:25:00Z">
          <w:r w:rsidDel="00FE084D">
            <w:rPr>
              <w:rFonts w:ascii="Arial" w:hAnsi="Arial" w:cs="Arial"/>
              <w:sz w:val="19"/>
              <w:szCs w:val="19"/>
            </w:rPr>
            <w:delText>9/</w:delText>
          </w:r>
        </w:del>
      </w:ins>
      <w:del w:id="42" w:author="George F. Assis" w:date="2025-07-31T15:25:00Z">
        <w:r w:rsidR="00F67104" w:rsidRPr="00F67104" w:rsidDel="00FE084D">
          <w:rPr>
            <w:rFonts w:ascii="Arial" w:hAnsi="Arial" w:cs="Arial"/>
            <w:sz w:val="19"/>
            <w:szCs w:val="19"/>
          </w:rPr>
          <w:delText>Sep 2021</w:delText>
        </w:r>
      </w:del>
      <w:ins w:id="43" w:author="Alex Rosenzweig" w:date="2022-05-03T11:01:00Z">
        <w:del w:id="44" w:author="George F. Assis" w:date="2025-07-31T15:25:00Z">
          <w:r w:rsidDel="00FE084D">
            <w:rPr>
              <w:rFonts w:ascii="Arial" w:hAnsi="Arial" w:cs="Arial"/>
              <w:sz w:val="19"/>
              <w:szCs w:val="19"/>
            </w:rPr>
            <w:delText xml:space="preserve"> </w:delText>
          </w:r>
        </w:del>
      </w:ins>
      <w:del w:id="45" w:author="George F. Assis" w:date="2025-07-31T15:25:00Z">
        <w:r w:rsidR="00F67104" w:rsidRPr="00F67104" w:rsidDel="00FE084D">
          <w:rPr>
            <w:rFonts w:ascii="Arial" w:hAnsi="Arial" w:cs="Arial"/>
            <w:sz w:val="19"/>
            <w:szCs w:val="19"/>
          </w:rPr>
          <w:delText>-</w:delText>
        </w:r>
      </w:del>
      <w:ins w:id="46" w:author="Alex Rosenzweig" w:date="2022-05-03T11:01:00Z">
        <w:del w:id="47" w:author="George F. Assis" w:date="2025-07-31T15:25:00Z">
          <w:r w:rsidDel="00FE084D">
            <w:rPr>
              <w:rFonts w:ascii="Arial" w:hAnsi="Arial" w:cs="Arial"/>
              <w:sz w:val="19"/>
              <w:szCs w:val="19"/>
            </w:rPr>
            <w:delText xml:space="preserve"> 9/</w:delText>
          </w:r>
        </w:del>
      </w:ins>
      <w:del w:id="48" w:author="George F. Assis" w:date="2025-07-31T15:25:00Z">
        <w:r w:rsidR="00F67104" w:rsidRPr="00F67104" w:rsidDel="00FE084D">
          <w:rPr>
            <w:rFonts w:ascii="Arial" w:hAnsi="Arial" w:cs="Arial"/>
            <w:sz w:val="19"/>
            <w:szCs w:val="19"/>
          </w:rPr>
          <w:delText>Sep 2022</w:delText>
        </w:r>
      </w:del>
    </w:p>
    <w:p w:rsidR="00D23289" w:rsidRPr="00754B97" w:rsidDel="007A08B3" w:rsidRDefault="00D23289" w:rsidP="00754B97">
      <w:pPr>
        <w:rPr>
          <w:del w:id="49" w:author="Alex Rosenzweig" w:date="2022-05-03T11:02:00Z"/>
          <w:rFonts w:ascii="Arial" w:hAnsi="Arial" w:cs="Arial"/>
          <w:sz w:val="19"/>
          <w:szCs w:val="19"/>
        </w:rPr>
      </w:pPr>
      <w:del w:id="50" w:author="George F. Assis" w:date="2025-07-31T15:25:00Z">
        <w:r w:rsidRPr="00754B97" w:rsidDel="00FE084D">
          <w:rPr>
            <w:rFonts w:ascii="Arial" w:hAnsi="Arial" w:cs="Arial"/>
            <w:sz w:val="19"/>
            <w:szCs w:val="19"/>
          </w:rPr>
          <w:delText xml:space="preserve"> </w:delText>
        </w:r>
      </w:del>
    </w:p>
    <w:p w:rsidR="00AD1B68" w:rsidRDefault="00AD1B68" w:rsidP="005D6A7D">
      <w:pPr>
        <w:rPr>
          <w:rFonts w:ascii="Arial" w:hAnsi="Arial" w:cs="Arial"/>
          <w:sz w:val="19"/>
          <w:szCs w:val="19"/>
        </w:rPr>
      </w:pPr>
    </w:p>
    <w:p w:rsidR="005D6A7D" w:rsidRPr="00754B97" w:rsidRDefault="005D6A7D" w:rsidP="005D6A7D">
      <w:pPr>
        <w:jc w:val="both"/>
        <w:rPr>
          <w:rFonts w:ascii="Arial" w:hAnsi="Arial" w:cs="Arial"/>
          <w:b/>
          <w:sz w:val="19"/>
          <w:szCs w:val="19"/>
        </w:rPr>
      </w:pPr>
      <w:r w:rsidRPr="00754B97">
        <w:rPr>
          <w:rFonts w:ascii="Arial" w:hAnsi="Arial" w:cs="Arial"/>
          <w:b/>
          <w:sz w:val="19"/>
          <w:szCs w:val="19"/>
        </w:rPr>
        <w:t>CHRONOLOGICAL HISTORY OF EMPLOYMENT</w:t>
      </w:r>
    </w:p>
    <w:p w:rsidR="00711D35" w:rsidRDefault="00711D35" w:rsidP="005D6A7D">
      <w:pPr>
        <w:jc w:val="both"/>
        <w:rPr>
          <w:rFonts w:ascii="Arial" w:hAnsi="Arial" w:cs="Arial"/>
          <w:sz w:val="19"/>
          <w:szCs w:val="19"/>
        </w:rPr>
      </w:pPr>
      <w:r w:rsidRPr="00754B97">
        <w:rPr>
          <w:rFonts w:ascii="Arial" w:hAnsi="Arial" w:cs="Arial"/>
          <w:sz w:val="19"/>
          <w:szCs w:val="19"/>
        </w:rPr>
        <w:t xml:space="preserve">KS Engineers, P.C., Newark, NJ </w:t>
      </w:r>
      <w:r>
        <w:rPr>
          <w:rFonts w:ascii="Arial" w:hAnsi="Arial" w:cs="Arial"/>
          <w:sz w:val="19"/>
          <w:szCs w:val="19"/>
        </w:rPr>
        <w:t>- Junior Engineer (</w:t>
      </w:r>
      <w:del w:id="51" w:author="Alex Rosenzweig" w:date="2022-05-03T11:02:00Z">
        <w:r w:rsidR="000E09F3" w:rsidDel="007A08B3">
          <w:rPr>
            <w:rFonts w:ascii="Arial" w:hAnsi="Arial" w:cs="Arial"/>
            <w:sz w:val="19"/>
            <w:szCs w:val="19"/>
          </w:rPr>
          <w:delText>0</w:delText>
        </w:r>
      </w:del>
      <w:r w:rsidR="000E09F3">
        <w:rPr>
          <w:rFonts w:ascii="Arial" w:hAnsi="Arial" w:cs="Arial"/>
          <w:sz w:val="19"/>
          <w:szCs w:val="19"/>
        </w:rPr>
        <w:t>3</w:t>
      </w:r>
      <w:r w:rsidRPr="00754B97">
        <w:rPr>
          <w:rFonts w:ascii="Arial" w:hAnsi="Arial" w:cs="Arial"/>
          <w:sz w:val="19"/>
          <w:szCs w:val="19"/>
        </w:rPr>
        <w:t>/20</w:t>
      </w:r>
      <w:r w:rsidR="000E09F3">
        <w:rPr>
          <w:rFonts w:ascii="Arial" w:hAnsi="Arial" w:cs="Arial"/>
          <w:sz w:val="19"/>
          <w:szCs w:val="19"/>
        </w:rPr>
        <w:t>21</w:t>
      </w:r>
      <w:r w:rsidRPr="00754B97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–</w:t>
      </w:r>
      <w:r w:rsidRPr="00754B97">
        <w:rPr>
          <w:rFonts w:ascii="Arial" w:hAnsi="Arial" w:cs="Arial"/>
          <w:sz w:val="19"/>
          <w:szCs w:val="19"/>
        </w:rPr>
        <w:t xml:space="preserve"> </w:t>
      </w:r>
      <w:r w:rsidR="000E09F3">
        <w:rPr>
          <w:rFonts w:ascii="Arial" w:hAnsi="Arial" w:cs="Arial"/>
          <w:sz w:val="19"/>
          <w:szCs w:val="19"/>
        </w:rPr>
        <w:t>Present</w:t>
      </w:r>
      <w:r w:rsidRPr="00754B97">
        <w:rPr>
          <w:rFonts w:ascii="Arial" w:hAnsi="Arial" w:cs="Arial"/>
          <w:sz w:val="19"/>
          <w:szCs w:val="19"/>
        </w:rPr>
        <w:t>)</w:t>
      </w:r>
    </w:p>
    <w:p w:rsidR="005D6A7D" w:rsidRPr="00754B97" w:rsidRDefault="005D6A7D" w:rsidP="005D6A7D">
      <w:pPr>
        <w:jc w:val="both"/>
        <w:rPr>
          <w:rFonts w:ascii="Arial" w:hAnsi="Arial" w:cs="Arial"/>
          <w:sz w:val="19"/>
          <w:szCs w:val="19"/>
        </w:rPr>
      </w:pPr>
      <w:r w:rsidRPr="00754B97">
        <w:rPr>
          <w:rFonts w:ascii="Arial" w:hAnsi="Arial" w:cs="Arial"/>
          <w:sz w:val="19"/>
          <w:szCs w:val="19"/>
        </w:rPr>
        <w:t xml:space="preserve">KS Engineers, P.C., Newark, NJ </w:t>
      </w:r>
      <w:r w:rsidR="00FF2702">
        <w:rPr>
          <w:rFonts w:ascii="Arial" w:hAnsi="Arial" w:cs="Arial"/>
          <w:sz w:val="19"/>
          <w:szCs w:val="19"/>
        </w:rPr>
        <w:t xml:space="preserve">- </w:t>
      </w:r>
      <w:r w:rsidR="00711D35">
        <w:rPr>
          <w:rFonts w:ascii="Arial" w:hAnsi="Arial" w:cs="Arial"/>
          <w:sz w:val="19"/>
          <w:szCs w:val="19"/>
        </w:rPr>
        <w:t>Intern</w:t>
      </w:r>
      <w:r w:rsidR="00FF2702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(</w:t>
      </w:r>
      <w:r w:rsidR="00711D35">
        <w:rPr>
          <w:rFonts w:ascii="Arial" w:hAnsi="Arial" w:cs="Arial"/>
          <w:sz w:val="19"/>
          <w:szCs w:val="19"/>
        </w:rPr>
        <w:t>10</w:t>
      </w:r>
      <w:r w:rsidRPr="00754B97">
        <w:rPr>
          <w:rFonts w:ascii="Arial" w:hAnsi="Arial" w:cs="Arial"/>
          <w:sz w:val="19"/>
          <w:szCs w:val="19"/>
        </w:rPr>
        <w:t>/20</w:t>
      </w:r>
      <w:r w:rsidR="00711D35">
        <w:rPr>
          <w:rFonts w:ascii="Arial" w:hAnsi="Arial" w:cs="Arial"/>
          <w:sz w:val="19"/>
          <w:szCs w:val="19"/>
        </w:rPr>
        <w:t>19</w:t>
      </w:r>
      <w:r w:rsidRPr="00754B97">
        <w:rPr>
          <w:rFonts w:ascii="Arial" w:hAnsi="Arial" w:cs="Arial"/>
          <w:sz w:val="19"/>
          <w:szCs w:val="19"/>
        </w:rPr>
        <w:t xml:space="preserve"> </w:t>
      </w:r>
      <w:r w:rsidR="00711D35">
        <w:rPr>
          <w:rFonts w:ascii="Arial" w:hAnsi="Arial" w:cs="Arial"/>
          <w:sz w:val="19"/>
          <w:szCs w:val="19"/>
        </w:rPr>
        <w:t>–</w:t>
      </w:r>
      <w:r w:rsidRPr="00754B97">
        <w:rPr>
          <w:rFonts w:ascii="Arial" w:hAnsi="Arial" w:cs="Arial"/>
          <w:sz w:val="19"/>
          <w:szCs w:val="19"/>
        </w:rPr>
        <w:t xml:space="preserve"> </w:t>
      </w:r>
      <w:del w:id="52" w:author="Alex Rosenzweig" w:date="2022-05-03T11:02:00Z">
        <w:r w:rsidR="00711D35" w:rsidDel="007A08B3">
          <w:rPr>
            <w:rFonts w:ascii="Arial" w:hAnsi="Arial" w:cs="Arial"/>
            <w:sz w:val="19"/>
            <w:szCs w:val="19"/>
          </w:rPr>
          <w:delText>0</w:delText>
        </w:r>
      </w:del>
      <w:r w:rsidR="00711D35">
        <w:rPr>
          <w:rFonts w:ascii="Arial" w:hAnsi="Arial" w:cs="Arial"/>
          <w:sz w:val="19"/>
          <w:szCs w:val="19"/>
        </w:rPr>
        <w:t>5/2020</w:t>
      </w:r>
      <w:r w:rsidRPr="00754B97">
        <w:rPr>
          <w:rFonts w:ascii="Arial" w:hAnsi="Arial" w:cs="Arial"/>
          <w:sz w:val="19"/>
          <w:szCs w:val="19"/>
        </w:rPr>
        <w:t xml:space="preserve">) </w:t>
      </w:r>
    </w:p>
    <w:p w:rsidR="005D6A7D" w:rsidRPr="00754B97" w:rsidRDefault="005D6A7D" w:rsidP="005D6A7D">
      <w:pPr>
        <w:rPr>
          <w:rFonts w:ascii="Arial" w:hAnsi="Arial" w:cs="Arial"/>
          <w:sz w:val="19"/>
          <w:szCs w:val="19"/>
        </w:rPr>
      </w:pPr>
    </w:p>
    <w:p w:rsidR="00FF2702" w:rsidRPr="00754B97" w:rsidRDefault="00FF2702" w:rsidP="00FF2702">
      <w:pPr>
        <w:rPr>
          <w:rFonts w:ascii="Arial" w:hAnsi="Arial" w:cs="Arial"/>
          <w:b/>
          <w:bCs/>
          <w:sz w:val="19"/>
          <w:szCs w:val="19"/>
        </w:rPr>
      </w:pPr>
      <w:r w:rsidRPr="00754B97">
        <w:rPr>
          <w:rFonts w:ascii="Arial" w:hAnsi="Arial" w:cs="Arial"/>
          <w:b/>
          <w:bCs/>
          <w:sz w:val="19"/>
          <w:szCs w:val="19"/>
        </w:rPr>
        <w:t>EXPERIENCE SUMMARY</w:t>
      </w:r>
    </w:p>
    <w:p w:rsidR="00FF2702" w:rsidRDefault="00FF2702" w:rsidP="00FF270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rFonts w:cs="Calibri"/>
          <w:color w:val="000000"/>
          <w:szCs w:val="19"/>
        </w:rPr>
      </w:pPr>
      <w:r>
        <w:rPr>
          <w:kern w:val="20"/>
          <w:szCs w:val="19"/>
        </w:rPr>
        <w:t>M</w:t>
      </w:r>
      <w:r w:rsidR="0045258B">
        <w:rPr>
          <w:kern w:val="20"/>
          <w:szCs w:val="19"/>
        </w:rPr>
        <w:t>r</w:t>
      </w:r>
      <w:r>
        <w:rPr>
          <w:kern w:val="20"/>
          <w:szCs w:val="19"/>
        </w:rPr>
        <w:t>.</w:t>
      </w:r>
      <w:r w:rsidR="0045258B">
        <w:rPr>
          <w:kern w:val="20"/>
          <w:szCs w:val="19"/>
        </w:rPr>
        <w:t xml:space="preserve"> Singh</w:t>
      </w:r>
      <w:r>
        <w:rPr>
          <w:kern w:val="20"/>
          <w:szCs w:val="19"/>
        </w:rPr>
        <w:t xml:space="preserve"> </w:t>
      </w:r>
      <w:r w:rsidR="0045258B">
        <w:rPr>
          <w:kern w:val="20"/>
          <w:szCs w:val="19"/>
        </w:rPr>
        <w:t xml:space="preserve">has </w:t>
      </w:r>
      <w:ins w:id="53" w:author="George F. Assis" w:date="2025-07-31T15:23:00Z">
        <w:r w:rsidR="00FE084D">
          <w:rPr>
            <w:kern w:val="20"/>
            <w:szCs w:val="19"/>
          </w:rPr>
          <w:t>over four</w:t>
        </w:r>
      </w:ins>
      <w:del w:id="54" w:author="George F. Assis" w:date="2025-07-31T15:23:00Z">
        <w:r w:rsidR="0045258B" w:rsidDel="00FE084D">
          <w:rPr>
            <w:kern w:val="20"/>
            <w:szCs w:val="19"/>
          </w:rPr>
          <w:delText>almost two</w:delText>
        </w:r>
      </w:del>
      <w:r>
        <w:rPr>
          <w:kern w:val="20"/>
          <w:szCs w:val="19"/>
        </w:rPr>
        <w:t xml:space="preserve"> years of experience </w:t>
      </w:r>
      <w:r w:rsidR="0045258B">
        <w:rPr>
          <w:kern w:val="20"/>
          <w:szCs w:val="19"/>
        </w:rPr>
        <w:t>in</w:t>
      </w:r>
      <w:r>
        <w:rPr>
          <w:kern w:val="20"/>
          <w:szCs w:val="19"/>
        </w:rPr>
        <w:t xml:space="preserve"> </w:t>
      </w:r>
      <w:ins w:id="55" w:author="George F. Assis" w:date="2025-07-31T15:23:00Z">
        <w:r w:rsidR="00FE084D">
          <w:rPr>
            <w:kern w:val="20"/>
            <w:szCs w:val="19"/>
          </w:rPr>
          <w:t xml:space="preserve">structural </w:t>
        </w:r>
      </w:ins>
      <w:r>
        <w:rPr>
          <w:kern w:val="20"/>
          <w:szCs w:val="19"/>
        </w:rPr>
        <w:t>e</w:t>
      </w:r>
      <w:r w:rsidRPr="00754B97">
        <w:rPr>
          <w:kern w:val="20"/>
          <w:szCs w:val="19"/>
        </w:rPr>
        <w:t>ngineer</w:t>
      </w:r>
      <w:r w:rsidR="0045258B">
        <w:rPr>
          <w:kern w:val="20"/>
          <w:szCs w:val="19"/>
        </w:rPr>
        <w:t xml:space="preserve">ing </w:t>
      </w:r>
      <w:ins w:id="56" w:author="George F. Assis" w:date="2025-07-31T15:23:00Z">
        <w:r w:rsidR="00FE084D">
          <w:rPr>
            <w:kern w:val="20"/>
            <w:szCs w:val="19"/>
          </w:rPr>
          <w:t>design</w:t>
        </w:r>
      </w:ins>
      <w:del w:id="57" w:author="George F. Assis" w:date="2025-07-31T15:23:00Z">
        <w:r w:rsidR="0045258B" w:rsidDel="00FE084D">
          <w:rPr>
            <w:kern w:val="20"/>
            <w:szCs w:val="19"/>
          </w:rPr>
          <w:delText>services</w:delText>
        </w:r>
      </w:del>
      <w:r>
        <w:rPr>
          <w:kern w:val="20"/>
          <w:szCs w:val="19"/>
        </w:rPr>
        <w:t xml:space="preserve">. </w:t>
      </w:r>
      <w:r w:rsidR="00834372">
        <w:rPr>
          <w:kern w:val="20"/>
          <w:szCs w:val="19"/>
        </w:rPr>
        <w:t>He</w:t>
      </w:r>
      <w:r>
        <w:rPr>
          <w:kern w:val="20"/>
          <w:szCs w:val="19"/>
        </w:rPr>
        <w:t xml:space="preserve"> has </w:t>
      </w:r>
      <w:r w:rsidR="00834372">
        <w:rPr>
          <w:kern w:val="20"/>
          <w:szCs w:val="19"/>
        </w:rPr>
        <w:t>experience using ArcGIS, Bluebeam, gINT Professional</w:t>
      </w:r>
      <w:r w:rsidR="00E0765D">
        <w:rPr>
          <w:kern w:val="20"/>
          <w:szCs w:val="19"/>
        </w:rPr>
        <w:t xml:space="preserve"> Geotechnical and Geoenvironmental Software</w:t>
      </w:r>
      <w:r w:rsidR="00834372">
        <w:rPr>
          <w:kern w:val="20"/>
          <w:szCs w:val="19"/>
        </w:rPr>
        <w:t xml:space="preserve">, </w:t>
      </w:r>
      <w:r w:rsidR="00E0765D">
        <w:rPr>
          <w:kern w:val="20"/>
          <w:szCs w:val="19"/>
        </w:rPr>
        <w:t xml:space="preserve">and Tekla </w:t>
      </w:r>
      <w:proofErr w:type="spellStart"/>
      <w:r w:rsidR="00E0765D">
        <w:rPr>
          <w:kern w:val="20"/>
          <w:szCs w:val="19"/>
        </w:rPr>
        <w:t>Tedds</w:t>
      </w:r>
      <w:proofErr w:type="spellEnd"/>
      <w:r w:rsidR="00E0765D">
        <w:rPr>
          <w:kern w:val="20"/>
          <w:szCs w:val="19"/>
        </w:rPr>
        <w:t xml:space="preserve"> </w:t>
      </w:r>
      <w:ins w:id="58" w:author="Alex Rosenzweig" w:date="2022-05-03T11:05:00Z">
        <w:r w:rsidR="003E3A84">
          <w:rPr>
            <w:kern w:val="20"/>
            <w:szCs w:val="19"/>
          </w:rPr>
          <w:t>s</w:t>
        </w:r>
      </w:ins>
      <w:del w:id="59" w:author="Alex Rosenzweig" w:date="2022-05-03T11:05:00Z">
        <w:r w:rsidR="00E0765D" w:rsidDel="003E3A84">
          <w:rPr>
            <w:kern w:val="20"/>
            <w:szCs w:val="19"/>
          </w:rPr>
          <w:delText>S</w:delText>
        </w:r>
      </w:del>
      <w:r w:rsidR="00E0765D">
        <w:rPr>
          <w:kern w:val="20"/>
          <w:szCs w:val="19"/>
        </w:rPr>
        <w:t xml:space="preserve">tructural </w:t>
      </w:r>
      <w:ins w:id="60" w:author="Alex Rosenzweig" w:date="2022-05-03T11:05:00Z">
        <w:r w:rsidR="003E3A84">
          <w:rPr>
            <w:kern w:val="20"/>
            <w:szCs w:val="19"/>
          </w:rPr>
          <w:t>a</w:t>
        </w:r>
      </w:ins>
      <w:del w:id="61" w:author="Alex Rosenzweig" w:date="2022-05-03T11:05:00Z">
        <w:r w:rsidR="00E0765D" w:rsidDel="003E3A84">
          <w:rPr>
            <w:kern w:val="20"/>
            <w:szCs w:val="19"/>
          </w:rPr>
          <w:delText>A</w:delText>
        </w:r>
      </w:del>
      <w:r w:rsidR="00E0765D">
        <w:rPr>
          <w:kern w:val="20"/>
          <w:szCs w:val="19"/>
        </w:rPr>
        <w:t xml:space="preserve">nalysis </w:t>
      </w:r>
      <w:ins w:id="62" w:author="Alex Rosenzweig" w:date="2022-05-03T11:05:00Z">
        <w:r w:rsidR="003E3A84">
          <w:rPr>
            <w:kern w:val="20"/>
            <w:szCs w:val="19"/>
          </w:rPr>
          <w:t>s</w:t>
        </w:r>
      </w:ins>
      <w:del w:id="63" w:author="Alex Rosenzweig" w:date="2022-05-03T11:05:00Z">
        <w:r w:rsidR="00E0765D" w:rsidDel="003E3A84">
          <w:rPr>
            <w:kern w:val="20"/>
            <w:szCs w:val="19"/>
          </w:rPr>
          <w:delText>S</w:delText>
        </w:r>
      </w:del>
      <w:r w:rsidR="00E0765D">
        <w:rPr>
          <w:kern w:val="20"/>
          <w:szCs w:val="19"/>
        </w:rPr>
        <w:t xml:space="preserve">oftware. He has utilized these in surveying and rating culverts, creating reports, creating boring logs, </w:t>
      </w:r>
      <w:ins w:id="64" w:author="Alex Rosenzweig" w:date="2022-05-03T11:05:00Z">
        <w:r w:rsidR="003E3A84">
          <w:rPr>
            <w:kern w:val="20"/>
            <w:szCs w:val="19"/>
          </w:rPr>
          <w:t xml:space="preserve">and </w:t>
        </w:r>
      </w:ins>
      <w:del w:id="65" w:author="Alex Rosenzweig" w:date="2022-05-03T11:05:00Z">
        <w:r w:rsidR="00E0765D" w:rsidDel="003E3A84">
          <w:rPr>
            <w:kern w:val="20"/>
            <w:szCs w:val="19"/>
          </w:rPr>
          <w:delText xml:space="preserve">as well as </w:delText>
        </w:r>
      </w:del>
      <w:r w:rsidR="00E0765D">
        <w:rPr>
          <w:kern w:val="20"/>
          <w:szCs w:val="19"/>
        </w:rPr>
        <w:t xml:space="preserve">analyzing </w:t>
      </w:r>
      <w:ins w:id="66" w:author="Alex Rosenzweig" w:date="2022-05-03T11:05:00Z">
        <w:r w:rsidR="003E3A84">
          <w:rPr>
            <w:kern w:val="20"/>
            <w:szCs w:val="19"/>
          </w:rPr>
          <w:t xml:space="preserve">the </w:t>
        </w:r>
      </w:ins>
      <w:r w:rsidR="00E0765D">
        <w:rPr>
          <w:kern w:val="20"/>
          <w:szCs w:val="19"/>
        </w:rPr>
        <w:t>design strength of base plat</w:t>
      </w:r>
      <w:r w:rsidR="00721BBA">
        <w:rPr>
          <w:kern w:val="20"/>
          <w:szCs w:val="19"/>
        </w:rPr>
        <w:t>e</w:t>
      </w:r>
      <w:r w:rsidR="00E0765D">
        <w:rPr>
          <w:kern w:val="20"/>
          <w:szCs w:val="19"/>
        </w:rPr>
        <w:t xml:space="preserve"> and anchor bolt designs.</w:t>
      </w:r>
      <w:r w:rsidR="00D22FA3">
        <w:rPr>
          <w:kern w:val="20"/>
          <w:szCs w:val="19"/>
        </w:rPr>
        <w:t xml:space="preserve"> He has experience doing bid analysis, cost estimation</w:t>
      </w:r>
      <w:ins w:id="67" w:author="Alex Rosenzweig" w:date="2022-05-03T11:15:00Z">
        <w:r w:rsidR="006C0B77">
          <w:rPr>
            <w:kern w:val="20"/>
            <w:szCs w:val="19"/>
          </w:rPr>
          <w:t>,</w:t>
        </w:r>
      </w:ins>
      <w:r w:rsidR="00D22FA3">
        <w:rPr>
          <w:kern w:val="20"/>
          <w:szCs w:val="19"/>
        </w:rPr>
        <w:t xml:space="preserve"> and quantity take</w:t>
      </w:r>
      <w:del w:id="68" w:author="Alex Rosenzweig" w:date="2022-05-03T11:15:00Z">
        <w:r w:rsidR="00D22FA3" w:rsidDel="006C0B77">
          <w:rPr>
            <w:kern w:val="20"/>
            <w:szCs w:val="19"/>
          </w:rPr>
          <w:delText xml:space="preserve"> </w:delText>
        </w:r>
      </w:del>
      <w:r w:rsidR="00D22FA3">
        <w:rPr>
          <w:kern w:val="20"/>
          <w:szCs w:val="19"/>
        </w:rPr>
        <w:t>offs.</w:t>
      </w:r>
      <w:r w:rsidR="00E0765D">
        <w:rPr>
          <w:kern w:val="20"/>
          <w:szCs w:val="19"/>
        </w:rPr>
        <w:t xml:space="preserve"> </w:t>
      </w:r>
      <w:r w:rsidR="008916A3">
        <w:rPr>
          <w:kern w:val="20"/>
          <w:szCs w:val="19"/>
        </w:rPr>
        <w:t>Additional software experience has included</w:t>
      </w:r>
      <w:r w:rsidR="008916A3" w:rsidRPr="008916A3">
        <w:rPr>
          <w:bCs/>
          <w:szCs w:val="19"/>
        </w:rPr>
        <w:t xml:space="preserve"> AutoCAD, </w:t>
      </w:r>
      <w:r w:rsidR="008916A3">
        <w:rPr>
          <w:bCs/>
          <w:szCs w:val="19"/>
        </w:rPr>
        <w:t xml:space="preserve">the </w:t>
      </w:r>
      <w:r w:rsidR="008916A3" w:rsidRPr="008916A3">
        <w:rPr>
          <w:bCs/>
          <w:szCs w:val="19"/>
        </w:rPr>
        <w:t xml:space="preserve">MS Office Suite, </w:t>
      </w:r>
      <w:r w:rsidR="00A735F2">
        <w:rPr>
          <w:bCs/>
          <w:szCs w:val="19"/>
        </w:rPr>
        <w:t xml:space="preserve">Creo, Highway Capacity Software (HCS), MATLAB, Revit, Robot Structural Analysis, Synchro </w:t>
      </w:r>
      <w:ins w:id="69" w:author="Alex Rosenzweig" w:date="2022-05-03T11:16:00Z">
        <w:r w:rsidR="006C0B77">
          <w:rPr>
            <w:bCs/>
            <w:szCs w:val="19"/>
          </w:rPr>
          <w:t>t</w:t>
        </w:r>
      </w:ins>
      <w:del w:id="70" w:author="Alex Rosenzweig" w:date="2022-05-03T11:16:00Z">
        <w:r w:rsidR="00A735F2" w:rsidDel="006C0B77">
          <w:rPr>
            <w:bCs/>
            <w:szCs w:val="19"/>
          </w:rPr>
          <w:delText>T</w:delText>
        </w:r>
      </w:del>
      <w:r w:rsidR="00A735F2">
        <w:rPr>
          <w:bCs/>
          <w:szCs w:val="19"/>
        </w:rPr>
        <w:t xml:space="preserve">raffic </w:t>
      </w:r>
      <w:ins w:id="71" w:author="Alex Rosenzweig" w:date="2022-05-03T11:16:00Z">
        <w:r w:rsidR="006C0B77">
          <w:rPr>
            <w:bCs/>
            <w:szCs w:val="19"/>
          </w:rPr>
          <w:t>s</w:t>
        </w:r>
      </w:ins>
      <w:del w:id="72" w:author="Alex Rosenzweig" w:date="2022-05-03T11:16:00Z">
        <w:r w:rsidR="00A735F2" w:rsidDel="006C0B77">
          <w:rPr>
            <w:bCs/>
            <w:szCs w:val="19"/>
          </w:rPr>
          <w:delText>S</w:delText>
        </w:r>
      </w:del>
      <w:r w:rsidR="00A735F2">
        <w:rPr>
          <w:bCs/>
          <w:szCs w:val="19"/>
        </w:rPr>
        <w:t xml:space="preserve">oftware, and VISSIM </w:t>
      </w:r>
      <w:ins w:id="73" w:author="Alex Rosenzweig" w:date="2022-05-03T11:16:00Z">
        <w:r w:rsidR="006C0B77">
          <w:rPr>
            <w:bCs/>
            <w:szCs w:val="19"/>
          </w:rPr>
          <w:t>t</w:t>
        </w:r>
      </w:ins>
      <w:del w:id="74" w:author="Alex Rosenzweig" w:date="2022-05-03T11:16:00Z">
        <w:r w:rsidR="00A735F2" w:rsidDel="006C0B77">
          <w:rPr>
            <w:bCs/>
            <w:szCs w:val="19"/>
          </w:rPr>
          <w:delText>T</w:delText>
        </w:r>
      </w:del>
      <w:r w:rsidR="00A735F2">
        <w:rPr>
          <w:bCs/>
          <w:szCs w:val="19"/>
        </w:rPr>
        <w:t xml:space="preserve">raffic </w:t>
      </w:r>
      <w:ins w:id="75" w:author="Alex Rosenzweig" w:date="2022-05-03T11:16:00Z">
        <w:r w:rsidR="006C0B77">
          <w:rPr>
            <w:bCs/>
            <w:szCs w:val="19"/>
          </w:rPr>
          <w:t>s</w:t>
        </w:r>
      </w:ins>
      <w:del w:id="76" w:author="Alex Rosenzweig" w:date="2022-05-03T11:16:00Z">
        <w:r w:rsidR="00A735F2" w:rsidDel="006C0B77">
          <w:rPr>
            <w:bCs/>
            <w:szCs w:val="19"/>
          </w:rPr>
          <w:delText>S</w:delText>
        </w:r>
      </w:del>
      <w:r w:rsidR="00A735F2">
        <w:rPr>
          <w:bCs/>
          <w:szCs w:val="19"/>
        </w:rPr>
        <w:t xml:space="preserve">imulation </w:t>
      </w:r>
      <w:ins w:id="77" w:author="Alex Rosenzweig" w:date="2022-05-03T11:16:00Z">
        <w:r w:rsidR="006C0B77">
          <w:rPr>
            <w:bCs/>
            <w:szCs w:val="19"/>
          </w:rPr>
          <w:t>s</w:t>
        </w:r>
      </w:ins>
      <w:del w:id="78" w:author="Alex Rosenzweig" w:date="2022-05-03T11:16:00Z">
        <w:r w:rsidR="00A735F2" w:rsidDel="006C0B77">
          <w:rPr>
            <w:bCs/>
            <w:szCs w:val="19"/>
          </w:rPr>
          <w:delText>S</w:delText>
        </w:r>
      </w:del>
      <w:r w:rsidR="00A735F2">
        <w:rPr>
          <w:bCs/>
          <w:szCs w:val="19"/>
        </w:rPr>
        <w:t>oftware</w:t>
      </w:r>
      <w:r w:rsidR="008916A3">
        <w:rPr>
          <w:bCs/>
          <w:szCs w:val="19"/>
        </w:rPr>
        <w:t xml:space="preserve">. </w:t>
      </w:r>
      <w:r w:rsidR="00A735F2">
        <w:rPr>
          <w:bCs/>
          <w:szCs w:val="19"/>
        </w:rPr>
        <w:t>He</w:t>
      </w:r>
      <w:r w:rsidR="008916A3">
        <w:rPr>
          <w:bCs/>
          <w:szCs w:val="19"/>
        </w:rPr>
        <w:t xml:space="preserve"> has a</w:t>
      </w:r>
      <w:r w:rsidRPr="00754B97">
        <w:rPr>
          <w:kern w:val="20"/>
          <w:szCs w:val="19"/>
        </w:rPr>
        <w:t>ssisted in reviewing calculation</w:t>
      </w:r>
      <w:r>
        <w:rPr>
          <w:kern w:val="20"/>
          <w:szCs w:val="19"/>
        </w:rPr>
        <w:t>s</w:t>
      </w:r>
      <w:r w:rsidRPr="00754B97">
        <w:rPr>
          <w:kern w:val="20"/>
          <w:szCs w:val="19"/>
        </w:rPr>
        <w:t xml:space="preserve"> </w:t>
      </w:r>
      <w:r w:rsidR="008916A3">
        <w:rPr>
          <w:kern w:val="20"/>
          <w:szCs w:val="19"/>
        </w:rPr>
        <w:t xml:space="preserve">for </w:t>
      </w:r>
      <w:r w:rsidR="00A735F2">
        <w:rPr>
          <w:kern w:val="20"/>
          <w:szCs w:val="19"/>
        </w:rPr>
        <w:t>braced angle</w:t>
      </w:r>
      <w:r w:rsidRPr="00754B97">
        <w:rPr>
          <w:kern w:val="20"/>
          <w:szCs w:val="19"/>
        </w:rPr>
        <w:t xml:space="preserve"> design</w:t>
      </w:r>
      <w:ins w:id="79" w:author="Alex Rosenzweig" w:date="2022-05-03T11:16:00Z">
        <w:r w:rsidR="006C0B77">
          <w:rPr>
            <w:kern w:val="20"/>
            <w:szCs w:val="19"/>
          </w:rPr>
          <w:t>s</w:t>
        </w:r>
      </w:ins>
      <w:r w:rsidR="008916A3">
        <w:rPr>
          <w:kern w:val="20"/>
          <w:szCs w:val="19"/>
        </w:rPr>
        <w:t xml:space="preserve"> and</w:t>
      </w:r>
      <w:r w:rsidRPr="00754B97">
        <w:rPr>
          <w:kern w:val="20"/>
          <w:szCs w:val="19"/>
        </w:rPr>
        <w:t xml:space="preserve"> load estimates. Other design calculation</w:t>
      </w:r>
      <w:r w:rsidR="008916A3">
        <w:rPr>
          <w:kern w:val="20"/>
          <w:szCs w:val="19"/>
        </w:rPr>
        <w:t xml:space="preserve"> work ha</w:t>
      </w:r>
      <w:r>
        <w:rPr>
          <w:kern w:val="20"/>
          <w:szCs w:val="19"/>
        </w:rPr>
        <w:t>s included</w:t>
      </w:r>
      <w:r w:rsidRPr="00754B97">
        <w:rPr>
          <w:kern w:val="20"/>
          <w:szCs w:val="19"/>
        </w:rPr>
        <w:t xml:space="preserve"> wind load calculation</w:t>
      </w:r>
      <w:r>
        <w:rPr>
          <w:kern w:val="20"/>
          <w:szCs w:val="19"/>
        </w:rPr>
        <w:t>s</w:t>
      </w:r>
      <w:r w:rsidRPr="00754B97">
        <w:rPr>
          <w:kern w:val="20"/>
          <w:szCs w:val="19"/>
        </w:rPr>
        <w:t xml:space="preserve"> for </w:t>
      </w:r>
      <w:r w:rsidR="00A735F2">
        <w:rPr>
          <w:kern w:val="20"/>
          <w:szCs w:val="19"/>
        </w:rPr>
        <w:t>equipment cabinet</w:t>
      </w:r>
      <w:ins w:id="80" w:author="Alex Rosenzweig" w:date="2022-05-03T11:16:00Z">
        <w:r w:rsidR="006C0B77">
          <w:rPr>
            <w:kern w:val="20"/>
            <w:szCs w:val="19"/>
          </w:rPr>
          <w:t>s</w:t>
        </w:r>
      </w:ins>
      <w:r w:rsidR="00A735F2">
        <w:rPr>
          <w:kern w:val="20"/>
          <w:szCs w:val="19"/>
        </w:rPr>
        <w:t xml:space="preserve"> and</w:t>
      </w:r>
      <w:r w:rsidRPr="00754B97">
        <w:rPr>
          <w:kern w:val="20"/>
          <w:szCs w:val="19"/>
        </w:rPr>
        <w:t xml:space="preserve"> overhead </w:t>
      </w:r>
      <w:r w:rsidR="00D22FA3">
        <w:rPr>
          <w:kern w:val="20"/>
          <w:szCs w:val="19"/>
        </w:rPr>
        <w:t xml:space="preserve">sign </w:t>
      </w:r>
      <w:r w:rsidRPr="00754B97">
        <w:rPr>
          <w:kern w:val="20"/>
          <w:szCs w:val="19"/>
        </w:rPr>
        <w:t xml:space="preserve">structures. </w:t>
      </w:r>
      <w:r w:rsidR="00A735F2">
        <w:rPr>
          <w:kern w:val="20"/>
          <w:szCs w:val="19"/>
        </w:rPr>
        <w:t>He</w:t>
      </w:r>
      <w:r w:rsidR="008916A3">
        <w:rPr>
          <w:kern w:val="20"/>
          <w:szCs w:val="19"/>
        </w:rPr>
        <w:t xml:space="preserve"> has w</w:t>
      </w:r>
      <w:r w:rsidRPr="00754B97">
        <w:rPr>
          <w:kern w:val="20"/>
          <w:szCs w:val="19"/>
        </w:rPr>
        <w:t xml:space="preserve">orked on </w:t>
      </w:r>
      <w:r w:rsidR="008916A3">
        <w:rPr>
          <w:kern w:val="20"/>
          <w:szCs w:val="19"/>
        </w:rPr>
        <w:t xml:space="preserve">the </w:t>
      </w:r>
      <w:r w:rsidRPr="00754B97">
        <w:rPr>
          <w:kern w:val="20"/>
          <w:szCs w:val="19"/>
        </w:rPr>
        <w:t>analysis</w:t>
      </w:r>
      <w:r w:rsidR="00B94103">
        <w:rPr>
          <w:kern w:val="20"/>
          <w:szCs w:val="19"/>
        </w:rPr>
        <w:t xml:space="preserve"> and design calculations</w:t>
      </w:r>
      <w:r w:rsidRPr="00754B97">
        <w:rPr>
          <w:kern w:val="20"/>
          <w:szCs w:val="19"/>
        </w:rPr>
        <w:t xml:space="preserve"> of </w:t>
      </w:r>
      <w:r w:rsidR="00D22FA3">
        <w:rPr>
          <w:kern w:val="20"/>
          <w:szCs w:val="19"/>
        </w:rPr>
        <w:t>base plate</w:t>
      </w:r>
      <w:r w:rsidR="00B626CC">
        <w:rPr>
          <w:kern w:val="20"/>
          <w:szCs w:val="19"/>
        </w:rPr>
        <w:t>s</w:t>
      </w:r>
      <w:r w:rsidRPr="00754B97">
        <w:rPr>
          <w:kern w:val="20"/>
          <w:szCs w:val="19"/>
        </w:rPr>
        <w:t xml:space="preserve">. </w:t>
      </w:r>
      <w:r w:rsidR="00336080" w:rsidRPr="00DE1CA1">
        <w:rPr>
          <w:rFonts w:cs="Calibri"/>
          <w:color w:val="000000"/>
          <w:szCs w:val="19"/>
        </w:rPr>
        <w:t>H</w:t>
      </w:r>
      <w:r w:rsidR="00B94103">
        <w:rPr>
          <w:rFonts w:cs="Calibri"/>
          <w:color w:val="000000"/>
          <w:szCs w:val="19"/>
        </w:rPr>
        <w:t>is</w:t>
      </w:r>
      <w:r w:rsidR="00336080" w:rsidRPr="00DE1CA1">
        <w:rPr>
          <w:rFonts w:cs="Calibri"/>
          <w:color w:val="000000"/>
          <w:szCs w:val="19"/>
        </w:rPr>
        <w:t xml:space="preserve"> representative project experience includes:</w:t>
      </w:r>
    </w:p>
    <w:p w:rsidR="00977B9A" w:rsidRDefault="00977B9A" w:rsidP="00FF270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rFonts w:cs="Calibri"/>
          <w:color w:val="000000"/>
          <w:szCs w:val="19"/>
        </w:rPr>
      </w:pPr>
    </w:p>
    <w:p w:rsidR="00C4594E" w:rsidRPr="00C4594E" w:rsidRDefault="00DC6FBF" w:rsidP="000F7370">
      <w:pPr>
        <w:widowControl/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81" w:author="Alex Rosenzweig" w:date="2022-05-03T11:21:00Z">
        <w:r>
          <w:rPr>
            <w:rFonts w:ascii="Arial" w:hAnsi="Arial" w:cs="Arial"/>
            <w:b/>
            <w:bCs/>
            <w:kern w:val="20"/>
            <w:sz w:val="19"/>
            <w:szCs w:val="19"/>
          </w:rPr>
          <w:t xml:space="preserve">County of Albany, </w:t>
        </w:r>
      </w:ins>
      <w:r w:rsidR="004B7280">
        <w:rPr>
          <w:rFonts w:ascii="Arial" w:hAnsi="Arial" w:cs="Arial"/>
          <w:b/>
          <w:bCs/>
          <w:kern w:val="20"/>
          <w:sz w:val="19"/>
          <w:szCs w:val="19"/>
        </w:rPr>
        <w:t>CR412 (Airport Road)</w:t>
      </w:r>
      <w:r w:rsidR="00C4594E" w:rsidRPr="00D11146">
        <w:rPr>
          <w:rFonts w:ascii="Arial" w:hAnsi="Arial" w:cs="Arial"/>
          <w:b/>
          <w:bCs/>
          <w:kern w:val="20"/>
          <w:sz w:val="19"/>
          <w:szCs w:val="19"/>
        </w:rPr>
        <w:t xml:space="preserve"> over </w:t>
      </w:r>
      <w:proofErr w:type="spellStart"/>
      <w:r w:rsidR="004B7280">
        <w:rPr>
          <w:rFonts w:ascii="Arial" w:hAnsi="Arial" w:cs="Arial"/>
          <w:b/>
          <w:bCs/>
          <w:kern w:val="20"/>
          <w:sz w:val="19"/>
          <w:szCs w:val="19"/>
        </w:rPr>
        <w:t>Hannacrois</w:t>
      </w:r>
      <w:proofErr w:type="spellEnd"/>
      <w:r w:rsidR="004B7280">
        <w:rPr>
          <w:rFonts w:ascii="Arial" w:hAnsi="Arial" w:cs="Arial"/>
          <w:b/>
          <w:bCs/>
          <w:kern w:val="20"/>
          <w:sz w:val="19"/>
          <w:szCs w:val="19"/>
        </w:rPr>
        <w:t xml:space="preserve"> Creek (2 Sites) Culvert Replacement Project</w:t>
      </w:r>
      <w:r w:rsidR="00C4594E" w:rsidRPr="00D11146">
        <w:rPr>
          <w:rFonts w:ascii="Arial" w:hAnsi="Arial" w:cs="Arial"/>
          <w:b/>
          <w:bCs/>
          <w:kern w:val="20"/>
          <w:sz w:val="19"/>
          <w:szCs w:val="19"/>
        </w:rPr>
        <w:t xml:space="preserve">, </w:t>
      </w:r>
      <w:ins w:id="82" w:author="Alex Rosenzweig" w:date="2022-05-03T11:38:00Z">
        <w:r w:rsidR="001F3036">
          <w:rPr>
            <w:rFonts w:ascii="Arial" w:hAnsi="Arial" w:cs="Arial"/>
            <w:b/>
            <w:bCs/>
            <w:kern w:val="20"/>
            <w:sz w:val="19"/>
            <w:szCs w:val="19"/>
          </w:rPr>
          <w:t xml:space="preserve">Westerlo, </w:t>
        </w:r>
      </w:ins>
      <w:r w:rsidR="004B7280">
        <w:rPr>
          <w:rFonts w:ascii="Arial" w:hAnsi="Arial" w:cs="Arial"/>
          <w:b/>
          <w:bCs/>
          <w:kern w:val="20"/>
          <w:sz w:val="19"/>
          <w:szCs w:val="19"/>
        </w:rPr>
        <w:t>Albany</w:t>
      </w:r>
      <w:r w:rsidR="00C4594E">
        <w:rPr>
          <w:rFonts w:ascii="Arial" w:hAnsi="Arial" w:cs="Arial"/>
          <w:b/>
          <w:bCs/>
          <w:kern w:val="20"/>
          <w:sz w:val="19"/>
          <w:szCs w:val="19"/>
        </w:rPr>
        <w:t xml:space="preserve"> County, NY</w:t>
      </w:r>
      <w:r w:rsidR="00C4594E" w:rsidRPr="00DE1CA1">
        <w:rPr>
          <w:rFonts w:ascii="Arial" w:hAnsi="Arial" w:cs="Arial"/>
          <w:b/>
          <w:bCs/>
          <w:kern w:val="20"/>
          <w:sz w:val="19"/>
          <w:szCs w:val="19"/>
        </w:rPr>
        <w:t xml:space="preserve"> </w:t>
      </w:r>
      <w:r w:rsidR="00C4594E">
        <w:rPr>
          <w:rFonts w:ascii="Arial" w:hAnsi="Arial" w:cs="Arial"/>
          <w:b/>
          <w:bCs/>
          <w:sz w:val="19"/>
          <w:szCs w:val="19"/>
        </w:rPr>
        <w:t>-</w:t>
      </w:r>
      <w:r w:rsidR="00C4594E" w:rsidRPr="002227F8">
        <w:rPr>
          <w:rFonts w:ascii="Arial" w:hAnsi="Arial" w:cs="Arial"/>
          <w:sz w:val="19"/>
          <w:szCs w:val="19"/>
        </w:rPr>
        <w:t xml:space="preserve"> </w:t>
      </w:r>
      <w:r w:rsidR="00C4594E">
        <w:rPr>
          <w:rFonts w:ascii="Arial" w:hAnsi="Arial" w:cs="Arial"/>
          <w:sz w:val="19"/>
          <w:szCs w:val="19"/>
        </w:rPr>
        <w:t>Junior</w:t>
      </w:r>
      <w:r w:rsidR="00C4594E" w:rsidRPr="002227F8">
        <w:rPr>
          <w:rFonts w:ascii="Arial" w:hAnsi="Arial" w:cs="Arial"/>
          <w:sz w:val="19"/>
          <w:szCs w:val="19"/>
        </w:rPr>
        <w:t xml:space="preserve"> Engineer. </w:t>
      </w:r>
      <w:r w:rsidR="004B7280">
        <w:rPr>
          <w:rFonts w:ascii="Arial" w:hAnsi="Arial" w:cs="Arial"/>
          <w:sz w:val="19"/>
          <w:szCs w:val="19"/>
        </w:rPr>
        <w:t xml:space="preserve">Mr. Singh has </w:t>
      </w:r>
      <w:r w:rsidR="00FD05F6">
        <w:rPr>
          <w:rFonts w:ascii="Arial" w:hAnsi="Arial" w:cs="Arial"/>
          <w:sz w:val="19"/>
          <w:szCs w:val="19"/>
        </w:rPr>
        <w:t xml:space="preserve">performed calculations determining the amount of steel rebar required for the construction of new wingwalls (retaining walls). </w:t>
      </w:r>
      <w:r w:rsidR="00C4594E">
        <w:rPr>
          <w:rFonts w:ascii="Arial" w:hAnsi="Arial" w:cs="Arial"/>
          <w:sz w:val="19"/>
          <w:szCs w:val="19"/>
        </w:rPr>
        <w:t>Mr. Singh has</w:t>
      </w:r>
      <w:r w:rsidR="00FD05F6">
        <w:rPr>
          <w:rFonts w:ascii="Arial" w:hAnsi="Arial" w:cs="Arial"/>
          <w:sz w:val="19"/>
          <w:szCs w:val="19"/>
        </w:rPr>
        <w:t xml:space="preserve"> also</w:t>
      </w:r>
      <w:r w:rsidR="00C4594E">
        <w:rPr>
          <w:rFonts w:ascii="Arial" w:hAnsi="Arial" w:cs="Arial"/>
          <w:sz w:val="19"/>
          <w:szCs w:val="19"/>
        </w:rPr>
        <w:t xml:space="preserve"> performed Bid Analysis</w:t>
      </w:r>
      <w:r w:rsidR="00FD05F6">
        <w:rPr>
          <w:rFonts w:ascii="Arial" w:hAnsi="Arial" w:cs="Arial"/>
          <w:sz w:val="19"/>
          <w:szCs w:val="19"/>
        </w:rPr>
        <w:t xml:space="preserve"> and Cost Estimation</w:t>
      </w:r>
      <w:r w:rsidR="00C4594E">
        <w:rPr>
          <w:rFonts w:ascii="Arial" w:hAnsi="Arial" w:cs="Arial"/>
          <w:sz w:val="19"/>
          <w:szCs w:val="19"/>
        </w:rPr>
        <w:t>, as well as formulat</w:t>
      </w:r>
      <w:ins w:id="83" w:author="Alex Rosenzweig" w:date="2022-05-03T11:39:00Z">
        <w:r w:rsidR="001F3036">
          <w:rPr>
            <w:rFonts w:ascii="Arial" w:hAnsi="Arial" w:cs="Arial"/>
            <w:sz w:val="19"/>
            <w:szCs w:val="19"/>
          </w:rPr>
          <w:t>ing</w:t>
        </w:r>
      </w:ins>
      <w:del w:id="84" w:author="Alex Rosenzweig" w:date="2022-05-03T11:39:00Z">
        <w:r w:rsidR="00C4594E" w:rsidDel="001F3036">
          <w:rPr>
            <w:rFonts w:ascii="Arial" w:hAnsi="Arial" w:cs="Arial"/>
            <w:sz w:val="19"/>
            <w:szCs w:val="19"/>
          </w:rPr>
          <w:delText xml:space="preserve">ed </w:delText>
        </w:r>
      </w:del>
      <w:ins w:id="85" w:author="Alex Rosenzweig" w:date="2022-05-03T11:39:00Z">
        <w:r w:rsidR="001F3036">
          <w:rPr>
            <w:rFonts w:ascii="Arial" w:hAnsi="Arial" w:cs="Arial"/>
            <w:sz w:val="19"/>
            <w:szCs w:val="19"/>
          </w:rPr>
          <w:t xml:space="preserve"> </w:t>
        </w:r>
      </w:ins>
      <w:r w:rsidR="00C4594E">
        <w:rPr>
          <w:rFonts w:ascii="Arial" w:hAnsi="Arial" w:cs="Arial"/>
          <w:sz w:val="19"/>
          <w:szCs w:val="19"/>
        </w:rPr>
        <w:t>a Quantity Take</w:t>
      </w:r>
      <w:ins w:id="86" w:author="Alex Rosenzweig" w:date="2022-05-03T11:39:00Z">
        <w:r w:rsidR="001F3036">
          <w:rPr>
            <w:rFonts w:ascii="Arial" w:hAnsi="Arial" w:cs="Arial"/>
            <w:sz w:val="19"/>
            <w:szCs w:val="19"/>
          </w:rPr>
          <w:t>o</w:t>
        </w:r>
      </w:ins>
      <w:del w:id="87" w:author="Alex Rosenzweig" w:date="2022-05-03T11:39:00Z">
        <w:r w:rsidR="00C4594E" w:rsidDel="001F3036">
          <w:rPr>
            <w:rFonts w:ascii="Arial" w:hAnsi="Arial" w:cs="Arial"/>
            <w:sz w:val="19"/>
            <w:szCs w:val="19"/>
          </w:rPr>
          <w:delText>-O</w:delText>
        </w:r>
      </w:del>
      <w:r w:rsidR="00C4594E">
        <w:rPr>
          <w:rFonts w:ascii="Arial" w:hAnsi="Arial" w:cs="Arial"/>
          <w:sz w:val="19"/>
          <w:szCs w:val="19"/>
        </w:rPr>
        <w:t xml:space="preserve">ff </w:t>
      </w:r>
      <w:r w:rsidR="00D1758D">
        <w:rPr>
          <w:rFonts w:ascii="Arial" w:hAnsi="Arial" w:cs="Arial"/>
          <w:sz w:val="19"/>
          <w:szCs w:val="19"/>
        </w:rPr>
        <w:t>in accordance with</w:t>
      </w:r>
      <w:r w:rsidR="00FD05F6">
        <w:rPr>
          <w:rFonts w:ascii="Arial" w:hAnsi="Arial" w:cs="Arial"/>
          <w:sz w:val="19"/>
          <w:szCs w:val="19"/>
        </w:rPr>
        <w:t xml:space="preserve"> the </w:t>
      </w:r>
      <w:r w:rsidR="00C4594E">
        <w:rPr>
          <w:rFonts w:ascii="Arial" w:hAnsi="Arial" w:cs="Arial"/>
          <w:sz w:val="19"/>
          <w:szCs w:val="19"/>
        </w:rPr>
        <w:t xml:space="preserve">NYSDOT Standard Specifications and NYSDOT Pay Item Catalog. </w:t>
      </w:r>
      <w:ins w:id="88" w:author="Alex Rosenzweig" w:date="2022-05-03T11:39:00Z">
        <w:r w:rsidR="001F3036">
          <w:rPr>
            <w:rFonts w:ascii="Arial" w:hAnsi="Arial" w:cs="Arial"/>
            <w:sz w:val="19"/>
            <w:szCs w:val="19"/>
          </w:rPr>
          <w:t xml:space="preserve"> </w:t>
        </w:r>
      </w:ins>
      <w:r w:rsidR="00C4594E">
        <w:rPr>
          <w:rFonts w:ascii="Arial" w:hAnsi="Arial" w:cs="Arial"/>
          <w:sz w:val="19"/>
          <w:szCs w:val="19"/>
        </w:rPr>
        <w:t>(2022)</w:t>
      </w:r>
    </w:p>
    <w:p w:rsidR="00C4594E" w:rsidRDefault="00C4594E" w:rsidP="000F7370">
      <w:pPr>
        <w:widowControl/>
        <w:tabs>
          <w:tab w:val="left" w:pos="360"/>
        </w:tabs>
        <w:jc w:val="both"/>
        <w:rPr>
          <w:rFonts w:ascii="Arial" w:hAnsi="Arial" w:cs="Arial"/>
          <w:b/>
          <w:bCs/>
          <w:sz w:val="19"/>
          <w:szCs w:val="19"/>
        </w:rPr>
      </w:pPr>
    </w:p>
    <w:p w:rsidR="001F0F6D" w:rsidRDefault="00C449E9" w:rsidP="000F7370">
      <w:pPr>
        <w:widowControl/>
        <w:tabs>
          <w:tab w:val="left" w:pos="360"/>
        </w:tabs>
        <w:jc w:val="both"/>
        <w:rPr>
          <w:rFonts w:ascii="Arial" w:hAnsi="Arial" w:cs="Arial"/>
          <w:b/>
          <w:bCs/>
          <w:kern w:val="20"/>
          <w:sz w:val="19"/>
          <w:szCs w:val="19"/>
        </w:rPr>
      </w:pPr>
      <w:r w:rsidRPr="00336080">
        <w:rPr>
          <w:rFonts w:ascii="Arial" w:hAnsi="Arial" w:cs="Arial"/>
          <w:b/>
          <w:bCs/>
          <w:sz w:val="19"/>
          <w:szCs w:val="19"/>
        </w:rPr>
        <w:t>Port Authority of New York &amp; New Jersey (</w:t>
      </w:r>
      <w:r w:rsidRPr="00336080">
        <w:rPr>
          <w:rFonts w:ascii="Arial" w:hAnsi="Arial" w:cs="Arial"/>
          <w:b/>
          <w:bCs/>
          <w:kern w:val="20"/>
          <w:sz w:val="19"/>
          <w:szCs w:val="19"/>
        </w:rPr>
        <w:t>PANYNJ)</w:t>
      </w:r>
      <w:r>
        <w:rPr>
          <w:rFonts w:ascii="Arial" w:hAnsi="Arial" w:cs="Arial"/>
          <w:b/>
          <w:bCs/>
          <w:kern w:val="20"/>
          <w:sz w:val="19"/>
          <w:szCs w:val="19"/>
        </w:rPr>
        <w:t>,</w:t>
      </w:r>
      <w:r w:rsidRPr="00336080">
        <w:rPr>
          <w:rFonts w:ascii="Arial" w:hAnsi="Arial" w:cs="Arial"/>
          <w:b/>
          <w:bCs/>
          <w:kern w:val="20"/>
          <w:sz w:val="19"/>
          <w:szCs w:val="19"/>
        </w:rPr>
        <w:t xml:space="preserve"> Terminal 6</w:t>
      </w:r>
      <w:r>
        <w:rPr>
          <w:rFonts w:ascii="Arial" w:hAnsi="Arial" w:cs="Arial"/>
          <w:b/>
          <w:bCs/>
          <w:kern w:val="20"/>
          <w:sz w:val="19"/>
          <w:szCs w:val="19"/>
        </w:rPr>
        <w:t xml:space="preserve"> Overhead Sign Structure Design</w:t>
      </w:r>
      <w:r w:rsidRPr="00336080">
        <w:rPr>
          <w:rFonts w:ascii="Arial" w:hAnsi="Arial" w:cs="Arial"/>
          <w:b/>
          <w:bCs/>
          <w:kern w:val="20"/>
          <w:sz w:val="19"/>
          <w:szCs w:val="19"/>
        </w:rPr>
        <w:t>, John F Kennedy</w:t>
      </w:r>
      <w:r>
        <w:rPr>
          <w:rFonts w:ascii="Arial" w:hAnsi="Arial" w:cs="Arial"/>
          <w:b/>
          <w:bCs/>
          <w:kern w:val="20"/>
          <w:sz w:val="19"/>
          <w:szCs w:val="19"/>
        </w:rPr>
        <w:t xml:space="preserve"> International Airport</w:t>
      </w:r>
      <w:r w:rsidRPr="00336080">
        <w:rPr>
          <w:rFonts w:ascii="Arial" w:hAnsi="Arial" w:cs="Arial"/>
          <w:b/>
          <w:bCs/>
          <w:kern w:val="20"/>
          <w:sz w:val="19"/>
          <w:szCs w:val="19"/>
        </w:rPr>
        <w:t xml:space="preserve">, </w:t>
      </w:r>
      <w:r>
        <w:rPr>
          <w:rFonts w:ascii="Arial" w:hAnsi="Arial" w:cs="Arial"/>
          <w:b/>
          <w:bCs/>
          <w:kern w:val="20"/>
          <w:sz w:val="19"/>
          <w:szCs w:val="19"/>
        </w:rPr>
        <w:t xml:space="preserve">Queens, </w:t>
      </w:r>
      <w:r w:rsidRPr="00336080">
        <w:rPr>
          <w:rFonts w:ascii="Arial" w:hAnsi="Arial" w:cs="Arial"/>
          <w:b/>
          <w:bCs/>
          <w:kern w:val="20"/>
          <w:sz w:val="19"/>
          <w:szCs w:val="19"/>
        </w:rPr>
        <w:t xml:space="preserve">NY </w:t>
      </w:r>
      <w:r>
        <w:rPr>
          <w:rFonts w:ascii="Arial" w:hAnsi="Arial" w:cs="Arial"/>
          <w:b/>
          <w:bCs/>
          <w:kern w:val="20"/>
          <w:sz w:val="19"/>
          <w:szCs w:val="19"/>
        </w:rPr>
        <w:t>-</w:t>
      </w:r>
      <w:r w:rsidRPr="00336080">
        <w:rPr>
          <w:rFonts w:ascii="Arial" w:hAnsi="Arial" w:cs="Arial"/>
          <w:bCs/>
          <w:kern w:val="20"/>
          <w:sz w:val="19"/>
          <w:szCs w:val="19"/>
        </w:rPr>
        <w:t xml:space="preserve"> </w:t>
      </w:r>
      <w:r w:rsidR="001F0F6D">
        <w:rPr>
          <w:rFonts w:ascii="Arial" w:hAnsi="Arial" w:cs="Arial"/>
          <w:sz w:val="19"/>
          <w:szCs w:val="19"/>
        </w:rPr>
        <w:t>Junior</w:t>
      </w:r>
      <w:r w:rsidR="001F0F6D" w:rsidRPr="002227F8">
        <w:rPr>
          <w:rFonts w:ascii="Arial" w:hAnsi="Arial" w:cs="Arial"/>
          <w:sz w:val="19"/>
          <w:szCs w:val="19"/>
        </w:rPr>
        <w:t xml:space="preserve"> Engineer. </w:t>
      </w:r>
      <w:r w:rsidR="001F0F6D">
        <w:rPr>
          <w:rFonts w:ascii="Arial" w:hAnsi="Arial" w:cs="Arial"/>
          <w:sz w:val="19"/>
          <w:szCs w:val="19"/>
        </w:rPr>
        <w:t xml:space="preserve">Mr. Singh </w:t>
      </w:r>
      <w:r w:rsidR="001F0F6D" w:rsidRPr="00A95DE7">
        <w:rPr>
          <w:rFonts w:ascii="Arial" w:hAnsi="Arial" w:cs="Arial"/>
          <w:sz w:val="19"/>
          <w:szCs w:val="19"/>
        </w:rPr>
        <w:t xml:space="preserve">has </w:t>
      </w:r>
      <w:r w:rsidR="001F0F6D">
        <w:rPr>
          <w:rFonts w:ascii="Arial" w:hAnsi="Arial" w:cs="Arial"/>
          <w:sz w:val="19"/>
          <w:szCs w:val="19"/>
        </w:rPr>
        <w:t>assisted in the calculation</w:t>
      </w:r>
      <w:r w:rsidR="00AE6151">
        <w:rPr>
          <w:rFonts w:ascii="Arial" w:hAnsi="Arial" w:cs="Arial"/>
          <w:sz w:val="19"/>
          <w:szCs w:val="19"/>
        </w:rPr>
        <w:t>, design, and analysis</w:t>
      </w:r>
      <w:r w:rsidR="001F0F6D">
        <w:rPr>
          <w:rFonts w:ascii="Arial" w:hAnsi="Arial" w:cs="Arial"/>
          <w:sz w:val="19"/>
          <w:szCs w:val="19"/>
        </w:rPr>
        <w:t xml:space="preserve"> of </w:t>
      </w:r>
      <w:r w:rsidR="00AE6151">
        <w:rPr>
          <w:rFonts w:ascii="Arial" w:hAnsi="Arial" w:cs="Arial"/>
          <w:sz w:val="19"/>
          <w:szCs w:val="19"/>
        </w:rPr>
        <w:t xml:space="preserve">column </w:t>
      </w:r>
      <w:r>
        <w:rPr>
          <w:rFonts w:ascii="Arial" w:hAnsi="Arial" w:cs="Arial"/>
          <w:sz w:val="19"/>
          <w:szCs w:val="19"/>
        </w:rPr>
        <w:t>base plate design calculations</w:t>
      </w:r>
      <w:ins w:id="89" w:author="Alex Rosenzweig" w:date="2022-05-03T11:40:00Z">
        <w:r w:rsidR="001F3036">
          <w:rPr>
            <w:rFonts w:ascii="Arial" w:hAnsi="Arial" w:cs="Arial"/>
            <w:sz w:val="19"/>
            <w:szCs w:val="19"/>
          </w:rPr>
          <w:t>,</w:t>
        </w:r>
      </w:ins>
      <w:r>
        <w:rPr>
          <w:rFonts w:ascii="Arial" w:hAnsi="Arial" w:cs="Arial"/>
          <w:sz w:val="19"/>
          <w:szCs w:val="19"/>
        </w:rPr>
        <w:t xml:space="preserve"> such as </w:t>
      </w:r>
      <w:r w:rsidR="001F0F6D">
        <w:rPr>
          <w:rFonts w:ascii="Arial" w:hAnsi="Arial" w:cs="Arial"/>
          <w:sz w:val="19"/>
          <w:szCs w:val="19"/>
        </w:rPr>
        <w:t xml:space="preserve">weights, </w:t>
      </w:r>
      <w:r w:rsidR="00AE6151">
        <w:rPr>
          <w:rFonts w:ascii="Arial" w:hAnsi="Arial" w:cs="Arial"/>
          <w:sz w:val="19"/>
          <w:szCs w:val="19"/>
        </w:rPr>
        <w:t>forces</w:t>
      </w:r>
      <w:r w:rsidR="001F0F6D">
        <w:rPr>
          <w:rFonts w:ascii="Arial" w:hAnsi="Arial" w:cs="Arial"/>
          <w:sz w:val="19"/>
          <w:szCs w:val="19"/>
        </w:rPr>
        <w:t>,</w:t>
      </w:r>
      <w:r w:rsidR="003F4555">
        <w:rPr>
          <w:rFonts w:ascii="Arial" w:hAnsi="Arial" w:cs="Arial"/>
          <w:sz w:val="19"/>
          <w:szCs w:val="19"/>
        </w:rPr>
        <w:t xml:space="preserve"> plate thickness</w:t>
      </w:r>
      <w:ins w:id="90" w:author="Alex Rosenzweig" w:date="2022-05-03T11:40:00Z">
        <w:r w:rsidR="001F3036">
          <w:rPr>
            <w:rFonts w:ascii="Arial" w:hAnsi="Arial" w:cs="Arial"/>
            <w:sz w:val="19"/>
            <w:szCs w:val="19"/>
          </w:rPr>
          <w:t>,</w:t>
        </w:r>
      </w:ins>
      <w:r w:rsidR="001F0F6D">
        <w:rPr>
          <w:rFonts w:ascii="Arial" w:hAnsi="Arial" w:cs="Arial"/>
          <w:sz w:val="19"/>
          <w:szCs w:val="19"/>
        </w:rPr>
        <w:t xml:space="preserve"> and bolt loads associated with the installation of </w:t>
      </w:r>
      <w:r w:rsidR="00AE6151">
        <w:rPr>
          <w:rFonts w:ascii="Arial" w:hAnsi="Arial" w:cs="Arial"/>
          <w:sz w:val="19"/>
          <w:szCs w:val="19"/>
        </w:rPr>
        <w:t>overhead sign structures at John F. Kennedy International Airport Terminal 6</w:t>
      </w:r>
      <w:r w:rsidR="001F0F6D">
        <w:rPr>
          <w:rFonts w:ascii="Arial" w:hAnsi="Arial" w:cs="Arial"/>
          <w:sz w:val="19"/>
          <w:szCs w:val="19"/>
        </w:rPr>
        <w:t>.</w:t>
      </w:r>
      <w:r w:rsidR="00AE6151">
        <w:rPr>
          <w:rFonts w:ascii="Arial" w:hAnsi="Arial" w:cs="Arial"/>
          <w:sz w:val="19"/>
          <w:szCs w:val="19"/>
        </w:rPr>
        <w:t xml:space="preserve"> He used the Tekla Tedds </w:t>
      </w:r>
      <w:ins w:id="91" w:author="Alex Rosenzweig" w:date="2022-05-03T11:40:00Z">
        <w:r w:rsidR="001F3036">
          <w:rPr>
            <w:rFonts w:ascii="Arial" w:hAnsi="Arial" w:cs="Arial"/>
            <w:sz w:val="19"/>
            <w:szCs w:val="19"/>
          </w:rPr>
          <w:t>s</w:t>
        </w:r>
      </w:ins>
      <w:del w:id="92" w:author="Alex Rosenzweig" w:date="2022-05-03T11:40:00Z">
        <w:r w:rsidR="00AE6151" w:rsidDel="001F3036">
          <w:rPr>
            <w:rFonts w:ascii="Arial" w:hAnsi="Arial" w:cs="Arial"/>
            <w:sz w:val="19"/>
            <w:szCs w:val="19"/>
          </w:rPr>
          <w:delText>S</w:delText>
        </w:r>
      </w:del>
      <w:r w:rsidR="00AE6151">
        <w:rPr>
          <w:rFonts w:ascii="Arial" w:hAnsi="Arial" w:cs="Arial"/>
          <w:sz w:val="19"/>
          <w:szCs w:val="19"/>
        </w:rPr>
        <w:t xml:space="preserve">tructural </w:t>
      </w:r>
      <w:ins w:id="93" w:author="Alex Rosenzweig" w:date="2022-05-03T11:40:00Z">
        <w:r w:rsidR="001F3036">
          <w:rPr>
            <w:rFonts w:ascii="Arial" w:hAnsi="Arial" w:cs="Arial"/>
            <w:sz w:val="19"/>
            <w:szCs w:val="19"/>
          </w:rPr>
          <w:t>a</w:t>
        </w:r>
      </w:ins>
      <w:del w:id="94" w:author="Alex Rosenzweig" w:date="2022-05-03T11:40:00Z">
        <w:r w:rsidR="00AE6151" w:rsidDel="001F3036">
          <w:rPr>
            <w:rFonts w:ascii="Arial" w:hAnsi="Arial" w:cs="Arial"/>
            <w:sz w:val="19"/>
            <w:szCs w:val="19"/>
          </w:rPr>
          <w:delText>A</w:delText>
        </w:r>
      </w:del>
      <w:r w:rsidR="00AE6151">
        <w:rPr>
          <w:rFonts w:ascii="Arial" w:hAnsi="Arial" w:cs="Arial"/>
          <w:sz w:val="19"/>
          <w:szCs w:val="19"/>
        </w:rPr>
        <w:t xml:space="preserve">nalysis software to </w:t>
      </w:r>
      <w:r w:rsidR="00732DDE">
        <w:rPr>
          <w:rFonts w:ascii="Arial" w:hAnsi="Arial" w:cs="Arial"/>
          <w:sz w:val="19"/>
          <w:szCs w:val="19"/>
        </w:rPr>
        <w:t>evaluate</w:t>
      </w:r>
      <w:r w:rsidR="003F4555">
        <w:rPr>
          <w:rFonts w:ascii="Arial" w:hAnsi="Arial" w:cs="Arial"/>
          <w:sz w:val="19"/>
          <w:szCs w:val="19"/>
        </w:rPr>
        <w:t xml:space="preserve"> </w:t>
      </w:r>
      <w:r w:rsidR="007D6A46">
        <w:rPr>
          <w:rFonts w:ascii="Arial" w:hAnsi="Arial" w:cs="Arial"/>
          <w:sz w:val="19"/>
          <w:szCs w:val="19"/>
        </w:rPr>
        <w:t>distinctive designs</w:t>
      </w:r>
      <w:r w:rsidR="003F4555">
        <w:rPr>
          <w:rFonts w:ascii="Arial" w:hAnsi="Arial" w:cs="Arial"/>
          <w:sz w:val="19"/>
          <w:szCs w:val="19"/>
        </w:rPr>
        <w:t xml:space="preserve"> before concluding with the most cost-effective, efficient design possible.</w:t>
      </w:r>
      <w:r w:rsidR="00281AB8">
        <w:rPr>
          <w:rFonts w:ascii="Arial" w:hAnsi="Arial" w:cs="Arial"/>
          <w:sz w:val="19"/>
          <w:szCs w:val="19"/>
        </w:rPr>
        <w:t xml:space="preserve"> </w:t>
      </w:r>
      <w:r w:rsidR="00732DDE">
        <w:rPr>
          <w:rFonts w:ascii="Arial" w:hAnsi="Arial" w:cs="Arial"/>
          <w:sz w:val="19"/>
          <w:szCs w:val="19"/>
        </w:rPr>
        <w:t xml:space="preserve">He performed this </w:t>
      </w:r>
      <w:r w:rsidR="00281AB8">
        <w:rPr>
          <w:rFonts w:ascii="Arial" w:hAnsi="Arial" w:cs="Arial"/>
          <w:sz w:val="19"/>
          <w:szCs w:val="19"/>
        </w:rPr>
        <w:t>in accordance with AISC Steel Design Guide 1 and AISC 360-16.</w:t>
      </w:r>
      <w:r w:rsidR="003F4555">
        <w:rPr>
          <w:rFonts w:ascii="Arial" w:hAnsi="Arial" w:cs="Arial"/>
          <w:sz w:val="19"/>
          <w:szCs w:val="19"/>
        </w:rPr>
        <w:t xml:space="preserve"> </w:t>
      </w:r>
      <w:r w:rsidR="001F0F6D">
        <w:rPr>
          <w:rFonts w:ascii="Arial" w:hAnsi="Arial" w:cs="Arial"/>
          <w:sz w:val="19"/>
          <w:szCs w:val="19"/>
        </w:rPr>
        <w:t>(2022)</w:t>
      </w:r>
    </w:p>
    <w:p w:rsidR="001F0F6D" w:rsidRDefault="001F0F6D" w:rsidP="000F7370">
      <w:pPr>
        <w:widowControl/>
        <w:tabs>
          <w:tab w:val="left" w:pos="360"/>
        </w:tabs>
        <w:jc w:val="both"/>
        <w:rPr>
          <w:rFonts w:ascii="Arial" w:hAnsi="Arial" w:cs="Arial"/>
          <w:b/>
          <w:bCs/>
          <w:kern w:val="20"/>
          <w:sz w:val="19"/>
          <w:szCs w:val="19"/>
        </w:rPr>
      </w:pPr>
    </w:p>
    <w:p w:rsidR="00246878" w:rsidRDefault="006F0400" w:rsidP="000F7370">
      <w:pPr>
        <w:widowControl/>
        <w:tabs>
          <w:tab w:val="left" w:pos="360"/>
        </w:tabs>
        <w:jc w:val="both"/>
        <w:rPr>
          <w:rFonts w:ascii="Arial" w:hAnsi="Arial" w:cs="Arial"/>
          <w:b/>
          <w:bCs/>
          <w:kern w:val="20"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 xml:space="preserve">MTA Bridges and Tunnels (MTA B&amp;T), </w:t>
      </w:r>
      <w:ins w:id="95" w:author="Alex Rosenzweig" w:date="2022-05-03T11:41:00Z">
        <w:r w:rsidR="001F3036">
          <w:rPr>
            <w:rFonts w:ascii="Arial" w:hAnsi="Arial" w:cs="Arial"/>
            <w:b/>
            <w:sz w:val="19"/>
            <w:szCs w:val="19"/>
          </w:rPr>
          <w:t>Bronx-Wh</w:t>
        </w:r>
      </w:ins>
      <w:ins w:id="96" w:author="Alex Rosenzweig" w:date="2022-05-03T11:42:00Z">
        <w:r w:rsidR="001F3036">
          <w:rPr>
            <w:rFonts w:ascii="Arial" w:hAnsi="Arial" w:cs="Arial"/>
            <w:b/>
            <w:sz w:val="19"/>
            <w:szCs w:val="19"/>
          </w:rPr>
          <w:t>itestone Bridge (</w:t>
        </w:r>
      </w:ins>
      <w:r w:rsidRPr="00754B97">
        <w:rPr>
          <w:rFonts w:ascii="Arial" w:hAnsi="Arial" w:cs="Arial"/>
          <w:b/>
          <w:sz w:val="19"/>
          <w:szCs w:val="19"/>
        </w:rPr>
        <w:t>BWB</w:t>
      </w:r>
      <w:ins w:id="97" w:author="Alex Rosenzweig" w:date="2022-05-03T11:42:00Z">
        <w:r w:rsidR="001F3036">
          <w:rPr>
            <w:rFonts w:ascii="Arial" w:hAnsi="Arial" w:cs="Arial"/>
            <w:b/>
            <w:sz w:val="19"/>
            <w:szCs w:val="19"/>
          </w:rPr>
          <w:t>)</w:t>
        </w:r>
      </w:ins>
      <w:r w:rsidRPr="00754B97">
        <w:rPr>
          <w:rFonts w:ascii="Arial" w:hAnsi="Arial" w:cs="Arial"/>
          <w:b/>
          <w:sz w:val="19"/>
          <w:szCs w:val="19"/>
        </w:rPr>
        <w:t xml:space="preserve"> and </w:t>
      </w:r>
      <w:ins w:id="98" w:author="Alex Rosenzweig" w:date="2022-05-03T11:42:00Z">
        <w:r w:rsidR="001F3036">
          <w:rPr>
            <w:rFonts w:ascii="Arial" w:hAnsi="Arial" w:cs="Arial"/>
            <w:b/>
            <w:sz w:val="19"/>
            <w:szCs w:val="19"/>
          </w:rPr>
          <w:t>Verrazzano</w:t>
        </w:r>
      </w:ins>
      <w:ins w:id="99" w:author="Alex Rosenzweig" w:date="2022-05-03T11:43:00Z">
        <w:r w:rsidR="00FB4DA8">
          <w:rPr>
            <w:rFonts w:ascii="Arial" w:hAnsi="Arial" w:cs="Arial"/>
            <w:b/>
            <w:sz w:val="19"/>
            <w:szCs w:val="19"/>
          </w:rPr>
          <w:t>-</w:t>
        </w:r>
      </w:ins>
      <w:ins w:id="100" w:author="Alex Rosenzweig" w:date="2022-05-03T11:42:00Z">
        <w:r w:rsidR="001F3036">
          <w:rPr>
            <w:rFonts w:ascii="Arial" w:hAnsi="Arial" w:cs="Arial"/>
            <w:b/>
            <w:sz w:val="19"/>
            <w:szCs w:val="19"/>
          </w:rPr>
          <w:t>Narrows Bridge (</w:t>
        </w:r>
      </w:ins>
      <w:r w:rsidRPr="00754B97">
        <w:rPr>
          <w:rFonts w:ascii="Arial" w:hAnsi="Arial" w:cs="Arial"/>
          <w:b/>
          <w:sz w:val="19"/>
          <w:szCs w:val="19"/>
        </w:rPr>
        <w:t>VNB</w:t>
      </w:r>
      <w:ins w:id="101" w:author="Alex Rosenzweig" w:date="2022-05-03T11:42:00Z">
        <w:r w:rsidR="001F3036">
          <w:rPr>
            <w:rFonts w:ascii="Arial" w:hAnsi="Arial" w:cs="Arial"/>
            <w:b/>
            <w:sz w:val="19"/>
            <w:szCs w:val="19"/>
          </w:rPr>
          <w:t>)</w:t>
        </w:r>
      </w:ins>
      <w:r w:rsidRPr="00754B97">
        <w:rPr>
          <w:rFonts w:ascii="Arial" w:hAnsi="Arial" w:cs="Arial"/>
          <w:b/>
          <w:sz w:val="19"/>
          <w:szCs w:val="19"/>
        </w:rPr>
        <w:t xml:space="preserve"> </w:t>
      </w:r>
      <w:r>
        <w:rPr>
          <w:rFonts w:ascii="Arial" w:hAnsi="Arial" w:cs="Arial"/>
          <w:b/>
          <w:sz w:val="19"/>
          <w:szCs w:val="19"/>
        </w:rPr>
        <w:t>T</w:t>
      </w:r>
      <w:r w:rsidRPr="00754B97">
        <w:rPr>
          <w:rFonts w:ascii="Arial" w:hAnsi="Arial" w:cs="Arial"/>
          <w:b/>
          <w:sz w:val="19"/>
          <w:szCs w:val="19"/>
        </w:rPr>
        <w:t xml:space="preserve">raffic Queue Detection and Warning System Design, </w:t>
      </w:r>
      <w:r>
        <w:rPr>
          <w:rFonts w:ascii="Arial" w:hAnsi="Arial" w:cs="Arial"/>
          <w:b/>
          <w:sz w:val="19"/>
          <w:szCs w:val="19"/>
        </w:rPr>
        <w:t xml:space="preserve">New York, </w:t>
      </w:r>
      <w:r w:rsidRPr="00754B97">
        <w:rPr>
          <w:rFonts w:ascii="Arial" w:hAnsi="Arial" w:cs="Arial"/>
          <w:b/>
          <w:sz w:val="19"/>
          <w:szCs w:val="19"/>
        </w:rPr>
        <w:t xml:space="preserve">NY </w:t>
      </w:r>
      <w:r>
        <w:rPr>
          <w:rFonts w:ascii="Arial" w:hAnsi="Arial" w:cs="Arial"/>
          <w:b/>
          <w:sz w:val="19"/>
          <w:szCs w:val="19"/>
        </w:rPr>
        <w:t>-</w:t>
      </w:r>
      <w:r w:rsidRPr="00754B97">
        <w:rPr>
          <w:rFonts w:ascii="Arial" w:hAnsi="Arial" w:cs="Arial"/>
          <w:sz w:val="19"/>
          <w:szCs w:val="19"/>
        </w:rPr>
        <w:t xml:space="preserve"> </w:t>
      </w:r>
      <w:r w:rsidR="00246878">
        <w:rPr>
          <w:rFonts w:ascii="Arial" w:hAnsi="Arial" w:cs="Arial"/>
          <w:sz w:val="19"/>
          <w:szCs w:val="19"/>
        </w:rPr>
        <w:t>Junior</w:t>
      </w:r>
      <w:r w:rsidR="00246878" w:rsidRPr="002227F8">
        <w:rPr>
          <w:rFonts w:ascii="Arial" w:hAnsi="Arial" w:cs="Arial"/>
          <w:sz w:val="19"/>
          <w:szCs w:val="19"/>
        </w:rPr>
        <w:t xml:space="preserve"> Engineer. </w:t>
      </w:r>
      <w:r w:rsidR="00246878">
        <w:rPr>
          <w:rFonts w:ascii="Arial" w:hAnsi="Arial" w:cs="Arial"/>
          <w:sz w:val="19"/>
          <w:szCs w:val="19"/>
        </w:rPr>
        <w:t xml:space="preserve">Mr. Singh </w:t>
      </w:r>
      <w:r w:rsidR="00246878" w:rsidRPr="00A95DE7">
        <w:rPr>
          <w:rFonts w:ascii="Arial" w:hAnsi="Arial" w:cs="Arial"/>
          <w:sz w:val="19"/>
          <w:szCs w:val="19"/>
        </w:rPr>
        <w:t xml:space="preserve">has </w:t>
      </w:r>
      <w:r w:rsidR="00246878">
        <w:rPr>
          <w:rFonts w:ascii="Arial" w:hAnsi="Arial" w:cs="Arial"/>
          <w:sz w:val="19"/>
          <w:szCs w:val="19"/>
        </w:rPr>
        <w:t xml:space="preserve">assisted in the </w:t>
      </w:r>
      <w:r w:rsidR="00F07DFD">
        <w:rPr>
          <w:rFonts w:ascii="Arial" w:hAnsi="Arial" w:cs="Arial"/>
          <w:sz w:val="19"/>
          <w:szCs w:val="19"/>
        </w:rPr>
        <w:t xml:space="preserve">calculation of </w:t>
      </w:r>
      <w:r w:rsidR="003F4555">
        <w:rPr>
          <w:rFonts w:ascii="Arial" w:hAnsi="Arial" w:cs="Arial"/>
          <w:sz w:val="19"/>
          <w:szCs w:val="19"/>
        </w:rPr>
        <w:t>weight, gravity loads</w:t>
      </w:r>
      <w:r w:rsidR="00F07DFD">
        <w:rPr>
          <w:rFonts w:ascii="Arial" w:hAnsi="Arial" w:cs="Arial"/>
          <w:sz w:val="19"/>
          <w:szCs w:val="19"/>
        </w:rPr>
        <w:t xml:space="preserve">, wind loads, and bolt loads associated with the installation of equipment cabinets for </w:t>
      </w:r>
      <w:r>
        <w:rPr>
          <w:rFonts w:ascii="Arial" w:hAnsi="Arial" w:cs="Arial"/>
          <w:sz w:val="19"/>
          <w:szCs w:val="19"/>
        </w:rPr>
        <w:t>new CCTV</w:t>
      </w:r>
      <w:r w:rsidR="00F07DFD">
        <w:rPr>
          <w:rFonts w:ascii="Arial" w:hAnsi="Arial" w:cs="Arial"/>
          <w:sz w:val="19"/>
          <w:szCs w:val="19"/>
        </w:rPr>
        <w:t xml:space="preserve"> systems on New York State</w:t>
      </w:r>
      <w:ins w:id="102" w:author="Alex Rosenzweig" w:date="2022-05-03T11:43:00Z">
        <w:r w:rsidR="001F3036">
          <w:rPr>
            <w:rFonts w:ascii="Arial" w:hAnsi="Arial" w:cs="Arial"/>
            <w:sz w:val="19"/>
            <w:szCs w:val="19"/>
          </w:rPr>
          <w:t>-</w:t>
        </w:r>
      </w:ins>
      <w:r w:rsidR="00F07DFD">
        <w:rPr>
          <w:rFonts w:ascii="Arial" w:hAnsi="Arial" w:cs="Arial"/>
          <w:sz w:val="19"/>
          <w:szCs w:val="19"/>
        </w:rPr>
        <w:t xml:space="preserve"> and MTA-owned bridges </w:t>
      </w:r>
      <w:r w:rsidR="00F37953">
        <w:rPr>
          <w:rFonts w:ascii="Arial" w:hAnsi="Arial" w:cs="Arial"/>
          <w:sz w:val="19"/>
          <w:szCs w:val="19"/>
        </w:rPr>
        <w:t xml:space="preserve">such as </w:t>
      </w:r>
      <w:ins w:id="103" w:author="Alex Rosenzweig" w:date="2022-05-03T11:43:00Z">
        <w:r w:rsidR="001F3036">
          <w:rPr>
            <w:rFonts w:ascii="Arial" w:hAnsi="Arial" w:cs="Arial"/>
            <w:sz w:val="19"/>
            <w:szCs w:val="19"/>
          </w:rPr>
          <w:t xml:space="preserve">the </w:t>
        </w:r>
      </w:ins>
      <w:r>
        <w:rPr>
          <w:rFonts w:ascii="Arial" w:hAnsi="Arial" w:cs="Arial"/>
          <w:sz w:val="19"/>
          <w:szCs w:val="19"/>
        </w:rPr>
        <w:t>Bronx-Whitestone</w:t>
      </w:r>
      <w:r w:rsidR="00F37953">
        <w:rPr>
          <w:rFonts w:ascii="Arial" w:hAnsi="Arial" w:cs="Arial"/>
          <w:sz w:val="19"/>
          <w:szCs w:val="19"/>
        </w:rPr>
        <w:t>, Verrazzano-Narrows Bridge, and Henry Hudson Bridge</w:t>
      </w:r>
      <w:r w:rsidR="00246878">
        <w:rPr>
          <w:rFonts w:ascii="Arial" w:hAnsi="Arial" w:cs="Arial"/>
          <w:sz w:val="19"/>
          <w:szCs w:val="19"/>
        </w:rPr>
        <w:t xml:space="preserve">. </w:t>
      </w:r>
      <w:ins w:id="104" w:author="Alex Rosenzweig" w:date="2022-05-03T11:44:00Z">
        <w:r w:rsidR="00FB4DA8">
          <w:rPr>
            <w:rFonts w:ascii="Arial" w:hAnsi="Arial" w:cs="Arial"/>
            <w:sz w:val="19"/>
            <w:szCs w:val="19"/>
          </w:rPr>
          <w:t xml:space="preserve"> </w:t>
        </w:r>
      </w:ins>
      <w:r w:rsidR="00246878">
        <w:rPr>
          <w:rFonts w:ascii="Arial" w:hAnsi="Arial" w:cs="Arial"/>
          <w:sz w:val="19"/>
          <w:szCs w:val="19"/>
        </w:rPr>
        <w:t>(2022)</w:t>
      </w:r>
    </w:p>
    <w:p w:rsidR="00246878" w:rsidRDefault="00246878" w:rsidP="000F7370">
      <w:pPr>
        <w:widowControl/>
        <w:tabs>
          <w:tab w:val="left" w:pos="360"/>
        </w:tabs>
        <w:jc w:val="both"/>
        <w:rPr>
          <w:rFonts w:ascii="Arial" w:hAnsi="Arial" w:cs="Arial"/>
          <w:b/>
          <w:bCs/>
          <w:kern w:val="20"/>
          <w:sz w:val="19"/>
          <w:szCs w:val="19"/>
        </w:rPr>
      </w:pPr>
    </w:p>
    <w:p w:rsidR="00977B9A" w:rsidRPr="000141C0" w:rsidRDefault="007231ED" w:rsidP="000F7370">
      <w:pPr>
        <w:widowControl/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105" w:author="Alex Rosenzweig" w:date="2022-05-03T11:51:00Z">
        <w:r>
          <w:rPr>
            <w:rFonts w:ascii="Arial" w:hAnsi="Arial" w:cs="Arial"/>
            <w:b/>
            <w:bCs/>
            <w:kern w:val="20"/>
            <w:sz w:val="19"/>
            <w:szCs w:val="19"/>
          </w:rPr>
          <w:t xml:space="preserve">County of Nassau, </w:t>
        </w:r>
      </w:ins>
      <w:r w:rsidR="000F7370" w:rsidRPr="00D11146">
        <w:rPr>
          <w:rFonts w:ascii="Arial" w:hAnsi="Arial" w:cs="Arial"/>
          <w:b/>
          <w:bCs/>
          <w:kern w:val="20"/>
          <w:sz w:val="19"/>
          <w:szCs w:val="19"/>
        </w:rPr>
        <w:t>Cutter Mill Road</w:t>
      </w:r>
      <w:r w:rsidR="00D1758D">
        <w:rPr>
          <w:rFonts w:ascii="Arial" w:hAnsi="Arial" w:cs="Arial"/>
          <w:b/>
          <w:bCs/>
          <w:kern w:val="20"/>
          <w:sz w:val="19"/>
          <w:szCs w:val="19"/>
        </w:rPr>
        <w:t>-Bayview Ave</w:t>
      </w:r>
      <w:ins w:id="106" w:author="Alex Rosenzweig" w:date="2022-05-03T11:51:00Z">
        <w:r>
          <w:rPr>
            <w:rFonts w:ascii="Arial" w:hAnsi="Arial" w:cs="Arial"/>
            <w:b/>
            <w:bCs/>
            <w:kern w:val="20"/>
            <w:sz w:val="19"/>
            <w:szCs w:val="19"/>
          </w:rPr>
          <w:t>nue</w:t>
        </w:r>
      </w:ins>
      <w:del w:id="107" w:author="Alex Rosenzweig" w:date="2022-05-03T11:51:00Z">
        <w:r w:rsidR="00D1758D" w:rsidDel="007231ED">
          <w:rPr>
            <w:rFonts w:ascii="Arial" w:hAnsi="Arial" w:cs="Arial"/>
            <w:b/>
            <w:bCs/>
            <w:kern w:val="20"/>
            <w:sz w:val="19"/>
            <w:szCs w:val="19"/>
          </w:rPr>
          <w:delText>.</w:delText>
        </w:r>
      </w:del>
      <w:r w:rsidR="000F7370" w:rsidRPr="00D11146">
        <w:rPr>
          <w:rFonts w:ascii="Arial" w:hAnsi="Arial" w:cs="Arial"/>
          <w:b/>
          <w:bCs/>
          <w:kern w:val="20"/>
          <w:sz w:val="19"/>
          <w:szCs w:val="19"/>
        </w:rPr>
        <w:t xml:space="preserve"> Bridge over LIRR</w:t>
      </w:r>
      <w:r w:rsidR="000F7370">
        <w:rPr>
          <w:rFonts w:ascii="Arial" w:hAnsi="Arial" w:cs="Arial"/>
          <w:b/>
          <w:bCs/>
          <w:kern w:val="20"/>
          <w:sz w:val="19"/>
          <w:szCs w:val="19"/>
        </w:rPr>
        <w:t xml:space="preserve"> Rehabilitation Project</w:t>
      </w:r>
      <w:r w:rsidR="000F7370" w:rsidRPr="00D11146">
        <w:rPr>
          <w:rFonts w:ascii="Arial" w:hAnsi="Arial" w:cs="Arial"/>
          <w:b/>
          <w:bCs/>
          <w:kern w:val="20"/>
          <w:sz w:val="19"/>
          <w:szCs w:val="19"/>
        </w:rPr>
        <w:t>, Great Neck Plaza</w:t>
      </w:r>
      <w:r w:rsidR="000F7370">
        <w:rPr>
          <w:rFonts w:ascii="Arial" w:hAnsi="Arial" w:cs="Arial"/>
          <w:b/>
          <w:bCs/>
          <w:kern w:val="20"/>
          <w:sz w:val="19"/>
          <w:szCs w:val="19"/>
        </w:rPr>
        <w:t>, Nassau County, NY</w:t>
      </w:r>
      <w:r w:rsidR="000F7370" w:rsidRPr="00DE1CA1">
        <w:rPr>
          <w:rFonts w:ascii="Arial" w:hAnsi="Arial" w:cs="Arial"/>
          <w:b/>
          <w:bCs/>
          <w:kern w:val="20"/>
          <w:sz w:val="19"/>
          <w:szCs w:val="19"/>
        </w:rPr>
        <w:t xml:space="preserve"> </w:t>
      </w:r>
      <w:r w:rsidR="000F7370">
        <w:rPr>
          <w:rFonts w:ascii="Arial" w:hAnsi="Arial" w:cs="Arial"/>
          <w:b/>
          <w:bCs/>
          <w:sz w:val="19"/>
          <w:szCs w:val="19"/>
        </w:rPr>
        <w:t>-</w:t>
      </w:r>
      <w:r w:rsidR="000F7370" w:rsidRPr="002227F8">
        <w:rPr>
          <w:rFonts w:ascii="Arial" w:hAnsi="Arial" w:cs="Arial"/>
          <w:sz w:val="19"/>
          <w:szCs w:val="19"/>
        </w:rPr>
        <w:t xml:space="preserve"> </w:t>
      </w:r>
      <w:r w:rsidR="000F7370">
        <w:rPr>
          <w:rFonts w:ascii="Arial" w:hAnsi="Arial" w:cs="Arial"/>
          <w:sz w:val="19"/>
          <w:szCs w:val="19"/>
        </w:rPr>
        <w:t>Junior</w:t>
      </w:r>
      <w:r w:rsidR="000F7370" w:rsidRPr="002227F8">
        <w:rPr>
          <w:rFonts w:ascii="Arial" w:hAnsi="Arial" w:cs="Arial"/>
          <w:sz w:val="19"/>
          <w:szCs w:val="19"/>
        </w:rPr>
        <w:t xml:space="preserve"> Engineer. </w:t>
      </w:r>
      <w:r w:rsidR="000F7370">
        <w:rPr>
          <w:rFonts w:ascii="Arial" w:hAnsi="Arial" w:cs="Arial"/>
          <w:sz w:val="19"/>
          <w:szCs w:val="19"/>
        </w:rPr>
        <w:t xml:space="preserve">Mr. Singh </w:t>
      </w:r>
      <w:r w:rsidR="000F7370" w:rsidRPr="00A95DE7">
        <w:rPr>
          <w:rFonts w:ascii="Arial" w:hAnsi="Arial" w:cs="Arial"/>
          <w:sz w:val="19"/>
          <w:szCs w:val="19"/>
        </w:rPr>
        <w:t xml:space="preserve">has </w:t>
      </w:r>
      <w:r w:rsidR="000A780F">
        <w:rPr>
          <w:rFonts w:ascii="Arial" w:hAnsi="Arial" w:cs="Arial"/>
          <w:sz w:val="19"/>
          <w:szCs w:val="19"/>
        </w:rPr>
        <w:t xml:space="preserve">assisted </w:t>
      </w:r>
      <w:r w:rsidR="00C4594E">
        <w:rPr>
          <w:rFonts w:ascii="Arial" w:hAnsi="Arial" w:cs="Arial"/>
          <w:sz w:val="19"/>
          <w:szCs w:val="19"/>
        </w:rPr>
        <w:t xml:space="preserve">the Geotechnical Engineer </w:t>
      </w:r>
      <w:r w:rsidR="000A780F">
        <w:rPr>
          <w:rFonts w:ascii="Arial" w:hAnsi="Arial" w:cs="Arial"/>
          <w:sz w:val="19"/>
          <w:szCs w:val="19"/>
        </w:rPr>
        <w:t xml:space="preserve">in the </w:t>
      </w:r>
      <w:r w:rsidR="000F7370">
        <w:rPr>
          <w:rFonts w:ascii="Arial" w:hAnsi="Arial" w:cs="Arial"/>
          <w:sz w:val="19"/>
          <w:szCs w:val="19"/>
        </w:rPr>
        <w:t>prepa</w:t>
      </w:r>
      <w:r w:rsidR="000A780F">
        <w:rPr>
          <w:rFonts w:ascii="Arial" w:hAnsi="Arial" w:cs="Arial"/>
          <w:sz w:val="19"/>
          <w:szCs w:val="19"/>
        </w:rPr>
        <w:t>ration of</w:t>
      </w:r>
      <w:r w:rsidR="000F7370">
        <w:rPr>
          <w:rFonts w:ascii="Arial" w:hAnsi="Arial" w:cs="Arial"/>
          <w:sz w:val="19"/>
          <w:szCs w:val="19"/>
        </w:rPr>
        <w:t xml:space="preserve"> boring logs using gINT Professional, a geotechnical and geoenvironmental software</w:t>
      </w:r>
      <w:ins w:id="108" w:author="Alex Rosenzweig" w:date="2022-05-03T11:52:00Z">
        <w:r>
          <w:rPr>
            <w:rFonts w:ascii="Arial" w:hAnsi="Arial" w:cs="Arial"/>
            <w:sz w:val="19"/>
            <w:szCs w:val="19"/>
          </w:rPr>
          <w:t xml:space="preserve"> application</w:t>
        </w:r>
      </w:ins>
      <w:r w:rsidR="000F7370">
        <w:rPr>
          <w:rFonts w:ascii="Arial" w:hAnsi="Arial" w:cs="Arial"/>
          <w:sz w:val="19"/>
          <w:szCs w:val="19"/>
        </w:rPr>
        <w:t xml:space="preserve">, according to </w:t>
      </w:r>
      <w:r w:rsidR="00083555">
        <w:rPr>
          <w:rFonts w:ascii="Arial" w:hAnsi="Arial" w:cs="Arial"/>
          <w:sz w:val="19"/>
          <w:szCs w:val="19"/>
        </w:rPr>
        <w:t>surveys done</w:t>
      </w:r>
      <w:r w:rsidR="000F7370">
        <w:rPr>
          <w:rFonts w:ascii="Arial" w:hAnsi="Arial" w:cs="Arial"/>
          <w:sz w:val="19"/>
          <w:szCs w:val="19"/>
        </w:rPr>
        <w:t xml:space="preserve"> on</w:t>
      </w:r>
      <w:ins w:id="109" w:author="Alex Rosenzweig" w:date="2022-05-03T11:52:00Z">
        <w:r>
          <w:rPr>
            <w:rFonts w:ascii="Arial" w:hAnsi="Arial" w:cs="Arial"/>
            <w:sz w:val="19"/>
            <w:szCs w:val="19"/>
          </w:rPr>
          <w:t>-</w:t>
        </w:r>
      </w:ins>
      <w:del w:id="110" w:author="Alex Rosenzweig" w:date="2022-05-03T11:52:00Z">
        <w:r w:rsidR="000F7370" w:rsidDel="007231ED">
          <w:rPr>
            <w:rFonts w:ascii="Arial" w:hAnsi="Arial" w:cs="Arial"/>
            <w:sz w:val="19"/>
            <w:szCs w:val="19"/>
          </w:rPr>
          <w:delText xml:space="preserve"> </w:delText>
        </w:r>
      </w:del>
      <w:r w:rsidR="000F7370">
        <w:rPr>
          <w:rFonts w:ascii="Arial" w:hAnsi="Arial" w:cs="Arial"/>
          <w:sz w:val="19"/>
          <w:szCs w:val="19"/>
        </w:rPr>
        <w:t>site and lab analysis.</w:t>
      </w:r>
      <w:r w:rsidR="00083555">
        <w:rPr>
          <w:rFonts w:ascii="Arial" w:hAnsi="Arial" w:cs="Arial"/>
          <w:sz w:val="19"/>
          <w:szCs w:val="19"/>
        </w:rPr>
        <w:t xml:space="preserve"> </w:t>
      </w:r>
      <w:ins w:id="111" w:author="Alex Rosenzweig" w:date="2022-05-03T11:52:00Z">
        <w:r>
          <w:rPr>
            <w:rFonts w:ascii="Arial" w:hAnsi="Arial" w:cs="Arial"/>
            <w:sz w:val="19"/>
            <w:szCs w:val="19"/>
          </w:rPr>
          <w:t xml:space="preserve"> </w:t>
        </w:r>
      </w:ins>
      <w:r w:rsidR="00C4594E">
        <w:rPr>
          <w:rFonts w:ascii="Arial" w:hAnsi="Arial" w:cs="Arial"/>
          <w:sz w:val="19"/>
          <w:szCs w:val="19"/>
        </w:rPr>
        <w:t>(</w:t>
      </w:r>
      <w:r w:rsidR="00977B9A">
        <w:rPr>
          <w:rFonts w:ascii="Arial" w:hAnsi="Arial" w:cs="Arial"/>
          <w:sz w:val="19"/>
          <w:szCs w:val="19"/>
        </w:rPr>
        <w:t>202</w:t>
      </w:r>
      <w:r w:rsidR="000F7370">
        <w:rPr>
          <w:rFonts w:ascii="Arial" w:hAnsi="Arial" w:cs="Arial"/>
          <w:sz w:val="19"/>
          <w:szCs w:val="19"/>
        </w:rPr>
        <w:t>2</w:t>
      </w:r>
      <w:r w:rsidR="00977B9A">
        <w:rPr>
          <w:rFonts w:ascii="Arial" w:hAnsi="Arial" w:cs="Arial"/>
          <w:sz w:val="19"/>
          <w:szCs w:val="19"/>
        </w:rPr>
        <w:t>)</w:t>
      </w:r>
    </w:p>
    <w:p w:rsidR="00FF2702" w:rsidRPr="00336080" w:rsidRDefault="00FF2702" w:rsidP="00336080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/>
          <w:bCs/>
          <w:kern w:val="20"/>
          <w:szCs w:val="19"/>
        </w:rPr>
      </w:pPr>
    </w:p>
    <w:p w:rsidR="00B04210" w:rsidRDefault="007231ED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112" w:author="Alex Rosenzweig" w:date="2022-05-03T11:52:00Z">
        <w:r>
          <w:rPr>
            <w:rFonts w:ascii="Arial" w:hAnsi="Arial" w:cs="Arial"/>
            <w:b/>
            <w:bCs/>
            <w:sz w:val="19"/>
            <w:szCs w:val="19"/>
          </w:rPr>
          <w:t xml:space="preserve">MTA </w:t>
        </w:r>
      </w:ins>
      <w:r w:rsidR="00B04210">
        <w:rPr>
          <w:rFonts w:ascii="Arial" w:hAnsi="Arial" w:cs="Arial"/>
          <w:b/>
          <w:bCs/>
          <w:sz w:val="19"/>
          <w:szCs w:val="19"/>
        </w:rPr>
        <w:t>Metro</w:t>
      </w:r>
      <w:r w:rsidR="00860C75">
        <w:rPr>
          <w:rFonts w:ascii="Arial" w:hAnsi="Arial" w:cs="Arial"/>
          <w:b/>
          <w:bCs/>
          <w:sz w:val="19"/>
          <w:szCs w:val="19"/>
        </w:rPr>
        <w:t>-North Railroad</w:t>
      </w:r>
      <w:r w:rsidR="00B04210">
        <w:rPr>
          <w:rFonts w:ascii="Arial" w:hAnsi="Arial" w:cs="Arial"/>
          <w:b/>
          <w:bCs/>
          <w:sz w:val="19"/>
          <w:szCs w:val="19"/>
        </w:rPr>
        <w:t xml:space="preserve"> (</w:t>
      </w:r>
      <w:ins w:id="113" w:author="Alex Rosenzweig" w:date="2022-05-03T11:52:00Z">
        <w:r>
          <w:rPr>
            <w:rFonts w:ascii="Arial" w:hAnsi="Arial" w:cs="Arial"/>
            <w:b/>
            <w:bCs/>
            <w:sz w:val="19"/>
            <w:szCs w:val="19"/>
          </w:rPr>
          <w:t xml:space="preserve">MTA </w:t>
        </w:r>
      </w:ins>
      <w:r w:rsidR="00B04210">
        <w:rPr>
          <w:rFonts w:ascii="Arial" w:hAnsi="Arial" w:cs="Arial"/>
          <w:b/>
          <w:bCs/>
          <w:sz w:val="19"/>
          <w:szCs w:val="19"/>
        </w:rPr>
        <w:t>M</w:t>
      </w:r>
      <w:r w:rsidR="00860C75">
        <w:rPr>
          <w:rFonts w:ascii="Arial" w:hAnsi="Arial" w:cs="Arial"/>
          <w:b/>
          <w:bCs/>
          <w:sz w:val="19"/>
          <w:szCs w:val="19"/>
        </w:rPr>
        <w:t>NR</w:t>
      </w:r>
      <w:r w:rsidR="00B04210">
        <w:rPr>
          <w:rFonts w:ascii="Arial" w:hAnsi="Arial" w:cs="Arial"/>
          <w:b/>
          <w:bCs/>
          <w:sz w:val="19"/>
          <w:szCs w:val="19"/>
        </w:rPr>
        <w:t>), Annual Bridge</w:t>
      </w:r>
      <w:r w:rsidR="002F2E0B">
        <w:rPr>
          <w:rFonts w:ascii="Arial" w:hAnsi="Arial" w:cs="Arial"/>
          <w:b/>
          <w:bCs/>
          <w:sz w:val="19"/>
          <w:szCs w:val="19"/>
        </w:rPr>
        <w:t>,</w:t>
      </w:r>
      <w:r w:rsidR="00B04210">
        <w:rPr>
          <w:rFonts w:ascii="Arial" w:hAnsi="Arial" w:cs="Arial"/>
          <w:b/>
          <w:bCs/>
          <w:sz w:val="19"/>
          <w:szCs w:val="19"/>
        </w:rPr>
        <w:t xml:space="preserve"> Culvert</w:t>
      </w:r>
      <w:r w:rsidR="002F2E0B">
        <w:rPr>
          <w:rFonts w:ascii="Arial" w:hAnsi="Arial" w:cs="Arial"/>
          <w:b/>
          <w:bCs/>
          <w:sz w:val="19"/>
          <w:szCs w:val="19"/>
        </w:rPr>
        <w:t>, &amp; Retaining Wall</w:t>
      </w:r>
      <w:r w:rsidR="00B04210">
        <w:rPr>
          <w:rFonts w:ascii="Arial" w:hAnsi="Arial" w:cs="Arial"/>
          <w:b/>
          <w:bCs/>
          <w:sz w:val="19"/>
          <w:szCs w:val="19"/>
        </w:rPr>
        <w:t xml:space="preserve"> Inspection</w:t>
      </w:r>
      <w:r w:rsidR="00B04210" w:rsidRPr="003A7F54">
        <w:rPr>
          <w:rFonts w:ascii="Arial" w:hAnsi="Arial" w:cs="Arial"/>
          <w:b/>
          <w:bCs/>
          <w:sz w:val="19"/>
          <w:szCs w:val="19"/>
        </w:rPr>
        <w:t>,</w:t>
      </w:r>
      <w:r w:rsidR="00B04210">
        <w:rPr>
          <w:rFonts w:ascii="Arial" w:hAnsi="Arial" w:cs="Arial"/>
          <w:b/>
          <w:bCs/>
          <w:sz w:val="19"/>
          <w:szCs w:val="19"/>
        </w:rPr>
        <w:t xml:space="preserve"> Hudson Line,</w:t>
      </w:r>
      <w:r w:rsidR="002F2E0B">
        <w:rPr>
          <w:rFonts w:ascii="Arial" w:hAnsi="Arial" w:cs="Arial"/>
          <w:b/>
          <w:bCs/>
          <w:sz w:val="19"/>
          <w:szCs w:val="19"/>
        </w:rPr>
        <w:t xml:space="preserve"> Harlem Line,</w:t>
      </w:r>
      <w:r w:rsidR="00B04210">
        <w:rPr>
          <w:rFonts w:ascii="Arial" w:hAnsi="Arial" w:cs="Arial"/>
          <w:b/>
          <w:bCs/>
          <w:sz w:val="19"/>
          <w:szCs w:val="19"/>
        </w:rPr>
        <w:t xml:space="preserve"> New Haven Line, and Port Jervis Line, NY</w:t>
      </w:r>
      <w:r w:rsidR="00B04210" w:rsidRPr="002847F7">
        <w:rPr>
          <w:b/>
          <w:bCs/>
        </w:rPr>
        <w:t xml:space="preserve"> </w:t>
      </w:r>
      <w:ins w:id="114" w:author="Alex Rosenzweig" w:date="2022-05-03T11:53:00Z">
        <w:r>
          <w:rPr>
            <w:b/>
            <w:bCs/>
          </w:rPr>
          <w:t>-</w:t>
        </w:r>
      </w:ins>
      <w:del w:id="115" w:author="Alex Rosenzweig" w:date="2022-05-03T11:53:00Z">
        <w:r w:rsidR="002F2E0B" w:rsidDel="007231ED">
          <w:rPr>
            <w:rFonts w:ascii="Arial" w:hAnsi="Arial" w:cs="Arial"/>
            <w:b/>
            <w:bCs/>
            <w:sz w:val="19"/>
            <w:szCs w:val="19"/>
          </w:rPr>
          <w:delText>–</w:delText>
        </w:r>
      </w:del>
      <w:r w:rsidR="00B04210" w:rsidRPr="002227F8">
        <w:rPr>
          <w:rFonts w:ascii="Arial" w:hAnsi="Arial" w:cs="Arial"/>
          <w:sz w:val="19"/>
          <w:szCs w:val="19"/>
        </w:rPr>
        <w:t xml:space="preserve"> </w:t>
      </w:r>
      <w:r w:rsidR="002F2E0B">
        <w:rPr>
          <w:rFonts w:ascii="Arial" w:hAnsi="Arial" w:cs="Arial"/>
          <w:sz w:val="19"/>
          <w:szCs w:val="19"/>
        </w:rPr>
        <w:t>Assistant Team Leader</w:t>
      </w:r>
      <w:r w:rsidR="00B04210" w:rsidRPr="002227F8">
        <w:rPr>
          <w:rFonts w:ascii="Arial" w:hAnsi="Arial" w:cs="Arial"/>
          <w:sz w:val="19"/>
          <w:szCs w:val="19"/>
        </w:rPr>
        <w:t xml:space="preserve">. </w:t>
      </w:r>
      <w:r w:rsidR="00B04210">
        <w:rPr>
          <w:rFonts w:ascii="Arial" w:hAnsi="Arial" w:cs="Arial"/>
          <w:sz w:val="19"/>
          <w:szCs w:val="19"/>
        </w:rPr>
        <w:t xml:space="preserve">Mr. </w:t>
      </w:r>
      <w:r w:rsidR="002F2E0B">
        <w:rPr>
          <w:rFonts w:ascii="Arial" w:hAnsi="Arial" w:cs="Arial"/>
          <w:sz w:val="19"/>
          <w:szCs w:val="19"/>
        </w:rPr>
        <w:t>Singh</w:t>
      </w:r>
      <w:r w:rsidR="00B04210">
        <w:rPr>
          <w:rFonts w:ascii="Arial" w:hAnsi="Arial" w:cs="Arial"/>
          <w:sz w:val="19"/>
          <w:szCs w:val="19"/>
        </w:rPr>
        <w:t xml:space="preserve"> </w:t>
      </w:r>
      <w:r w:rsidR="00B04210" w:rsidRPr="000141C0">
        <w:rPr>
          <w:rFonts w:ascii="Arial" w:hAnsi="Arial" w:cs="Arial"/>
          <w:sz w:val="19"/>
          <w:szCs w:val="19"/>
        </w:rPr>
        <w:t xml:space="preserve">conducted more than </w:t>
      </w:r>
      <w:r w:rsidR="00D93D2B">
        <w:rPr>
          <w:rFonts w:ascii="Arial" w:hAnsi="Arial" w:cs="Arial"/>
          <w:sz w:val="19"/>
          <w:szCs w:val="19"/>
        </w:rPr>
        <w:t xml:space="preserve">750 </w:t>
      </w:r>
      <w:r w:rsidR="00B04210" w:rsidRPr="000141C0">
        <w:rPr>
          <w:rFonts w:ascii="Arial" w:hAnsi="Arial" w:cs="Arial"/>
          <w:sz w:val="19"/>
          <w:szCs w:val="19"/>
        </w:rPr>
        <w:t>biennial and special inspections for MTA and New York State DOT-owned bridges, culverts, and other structures. He has prepared and reviewed</w:t>
      </w:r>
      <w:r w:rsidR="00D93D2B">
        <w:rPr>
          <w:rFonts w:ascii="Arial" w:hAnsi="Arial" w:cs="Arial"/>
          <w:sz w:val="19"/>
          <w:szCs w:val="19"/>
        </w:rPr>
        <w:t xml:space="preserve"> </w:t>
      </w:r>
      <w:ins w:id="116" w:author="Alex Rosenzweig" w:date="2022-05-03T11:53:00Z">
        <w:r>
          <w:rPr>
            <w:rFonts w:ascii="Arial" w:hAnsi="Arial" w:cs="Arial"/>
            <w:sz w:val="19"/>
            <w:szCs w:val="19"/>
          </w:rPr>
          <w:t xml:space="preserve">more than </w:t>
        </w:r>
      </w:ins>
      <w:del w:id="117" w:author="Alex Rosenzweig" w:date="2022-05-03T11:53:00Z">
        <w:r w:rsidR="00D93D2B" w:rsidDel="007231ED">
          <w:rPr>
            <w:rFonts w:ascii="Arial" w:hAnsi="Arial" w:cs="Arial"/>
            <w:sz w:val="19"/>
            <w:szCs w:val="19"/>
          </w:rPr>
          <w:delText xml:space="preserve">over </w:delText>
        </w:r>
      </w:del>
      <w:r w:rsidR="00D93D2B">
        <w:rPr>
          <w:rFonts w:ascii="Arial" w:hAnsi="Arial" w:cs="Arial"/>
          <w:sz w:val="19"/>
          <w:szCs w:val="19"/>
        </w:rPr>
        <w:t>1</w:t>
      </w:r>
      <w:ins w:id="118" w:author="Alex Rosenzweig" w:date="2022-05-03T11:53:00Z">
        <w:r>
          <w:rPr>
            <w:rFonts w:ascii="Arial" w:hAnsi="Arial" w:cs="Arial"/>
            <w:sz w:val="19"/>
            <w:szCs w:val="19"/>
          </w:rPr>
          <w:t>,</w:t>
        </w:r>
      </w:ins>
      <w:r w:rsidR="00D93D2B">
        <w:rPr>
          <w:rFonts w:ascii="Arial" w:hAnsi="Arial" w:cs="Arial"/>
          <w:sz w:val="19"/>
          <w:szCs w:val="19"/>
        </w:rPr>
        <w:t>000</w:t>
      </w:r>
      <w:r w:rsidR="00B04210" w:rsidRPr="000141C0">
        <w:rPr>
          <w:rFonts w:ascii="Arial" w:hAnsi="Arial" w:cs="Arial"/>
          <w:sz w:val="19"/>
          <w:szCs w:val="19"/>
        </w:rPr>
        <w:t xml:space="preserve"> biennial inspection reports, as well as other inspection reports, and </w:t>
      </w:r>
      <w:r w:rsidR="00D93D2B">
        <w:rPr>
          <w:rFonts w:ascii="Arial" w:hAnsi="Arial" w:cs="Arial"/>
          <w:sz w:val="19"/>
          <w:szCs w:val="19"/>
        </w:rPr>
        <w:t>assisted</w:t>
      </w:r>
      <w:r w:rsidR="00B04210" w:rsidRPr="000141C0">
        <w:rPr>
          <w:rFonts w:ascii="Arial" w:hAnsi="Arial" w:cs="Arial"/>
          <w:sz w:val="19"/>
          <w:szCs w:val="19"/>
        </w:rPr>
        <w:t xml:space="preserve"> </w:t>
      </w:r>
      <w:ins w:id="119" w:author="Alex Rosenzweig" w:date="2022-05-03T11:53:00Z">
        <w:r>
          <w:rPr>
            <w:rFonts w:ascii="Arial" w:hAnsi="Arial" w:cs="Arial"/>
            <w:sz w:val="19"/>
            <w:szCs w:val="19"/>
          </w:rPr>
          <w:t xml:space="preserve">in </w:t>
        </w:r>
      </w:ins>
      <w:r w:rsidR="00B04210" w:rsidRPr="000141C0">
        <w:rPr>
          <w:rFonts w:ascii="Arial" w:hAnsi="Arial" w:cs="Arial"/>
          <w:sz w:val="19"/>
          <w:szCs w:val="19"/>
        </w:rPr>
        <w:t>an element condition database update.</w:t>
      </w:r>
      <w:r w:rsidR="000A780F">
        <w:rPr>
          <w:rFonts w:ascii="Arial" w:hAnsi="Arial" w:cs="Arial"/>
          <w:sz w:val="19"/>
          <w:szCs w:val="19"/>
        </w:rPr>
        <w:t xml:space="preserve"> He has assisted in the management of two other field inspection crews for this project, acting as a liaison in the office and completing office tasks required to facilitate the other field inspection crews</w:t>
      </w:r>
      <w:ins w:id="120" w:author="Alex Rosenzweig" w:date="2022-05-03T11:53:00Z">
        <w:r>
          <w:rPr>
            <w:rFonts w:ascii="Arial" w:hAnsi="Arial" w:cs="Arial"/>
            <w:sz w:val="19"/>
            <w:szCs w:val="19"/>
          </w:rPr>
          <w:t xml:space="preserve">. </w:t>
        </w:r>
      </w:ins>
      <w:r w:rsidR="00B04210">
        <w:rPr>
          <w:rFonts w:ascii="Arial" w:hAnsi="Arial" w:cs="Arial"/>
          <w:sz w:val="19"/>
          <w:szCs w:val="19"/>
        </w:rPr>
        <w:t xml:space="preserve"> (2021 - 2022)</w:t>
      </w:r>
    </w:p>
    <w:p w:rsidR="0062580F" w:rsidDel="00FE084D" w:rsidRDefault="0062580F" w:rsidP="00B04210">
      <w:pPr>
        <w:tabs>
          <w:tab w:val="left" w:pos="360"/>
        </w:tabs>
        <w:jc w:val="both"/>
        <w:rPr>
          <w:ins w:id="121" w:author="Alex Rosenzweig" w:date="2022-05-03T11:56:00Z"/>
          <w:del w:id="122" w:author="George F. Assis" w:date="2025-07-31T15:26:00Z"/>
          <w:rFonts w:ascii="Arial" w:hAnsi="Arial" w:cs="Arial"/>
          <w:sz w:val="19"/>
          <w:szCs w:val="19"/>
        </w:rPr>
      </w:pPr>
    </w:p>
    <w:p w:rsidR="00EB00F2" w:rsidDel="00FE084D" w:rsidRDefault="00EB00F2" w:rsidP="00B04210">
      <w:pPr>
        <w:tabs>
          <w:tab w:val="left" w:pos="360"/>
        </w:tabs>
        <w:jc w:val="both"/>
        <w:rPr>
          <w:ins w:id="123" w:author="Alex Rosenzweig" w:date="2022-05-03T11:56:00Z"/>
          <w:del w:id="124" w:author="George F. Assis" w:date="2025-07-31T15:26:00Z"/>
          <w:rFonts w:ascii="Arial" w:hAnsi="Arial" w:cs="Arial"/>
          <w:sz w:val="19"/>
          <w:szCs w:val="19"/>
        </w:rPr>
      </w:pPr>
    </w:p>
    <w:p w:rsidR="00EB00F2" w:rsidRDefault="00EB00F2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</w:p>
    <w:p w:rsidR="0062580F" w:rsidRDefault="00EB00F2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125" w:author="Alex Rosenzweig" w:date="2022-05-03T11:55:00Z">
        <w:r>
          <w:rPr>
            <w:rFonts w:ascii="Arial" w:hAnsi="Arial" w:cs="Arial"/>
            <w:b/>
            <w:bCs/>
            <w:sz w:val="19"/>
            <w:szCs w:val="19"/>
          </w:rPr>
          <w:t xml:space="preserve">County of Westchester, </w:t>
        </w:r>
      </w:ins>
      <w:r w:rsidR="0062580F">
        <w:rPr>
          <w:rFonts w:ascii="Arial" w:hAnsi="Arial" w:cs="Arial"/>
          <w:b/>
          <w:bCs/>
          <w:sz w:val="19"/>
          <w:szCs w:val="19"/>
        </w:rPr>
        <w:t xml:space="preserve">Rehabilitation of Two Bronx River Parkway Bridges, Westchester County, NY </w:t>
      </w:r>
      <w:r w:rsidR="0062580F" w:rsidRPr="002227F8">
        <w:rPr>
          <w:rFonts w:ascii="Arial" w:hAnsi="Arial" w:cs="Arial"/>
          <w:b/>
          <w:bCs/>
          <w:sz w:val="19"/>
          <w:szCs w:val="19"/>
        </w:rPr>
        <w:t>-</w:t>
      </w:r>
      <w:r w:rsidR="0062580F" w:rsidRPr="002227F8">
        <w:rPr>
          <w:rFonts w:ascii="Arial" w:hAnsi="Arial" w:cs="Arial"/>
          <w:sz w:val="19"/>
          <w:szCs w:val="19"/>
        </w:rPr>
        <w:t xml:space="preserve"> </w:t>
      </w:r>
      <w:r w:rsidR="0062580F">
        <w:rPr>
          <w:rFonts w:ascii="Arial" w:hAnsi="Arial" w:cs="Arial"/>
          <w:sz w:val="19"/>
          <w:szCs w:val="19"/>
        </w:rPr>
        <w:t>Junior</w:t>
      </w:r>
      <w:r w:rsidR="0062580F" w:rsidRPr="002227F8">
        <w:rPr>
          <w:rFonts w:ascii="Arial" w:hAnsi="Arial" w:cs="Arial"/>
          <w:sz w:val="19"/>
          <w:szCs w:val="19"/>
        </w:rPr>
        <w:t xml:space="preserve"> Engineer. </w:t>
      </w:r>
      <w:r w:rsidR="0062580F">
        <w:rPr>
          <w:rFonts w:ascii="Arial" w:hAnsi="Arial" w:cs="Arial"/>
          <w:sz w:val="19"/>
          <w:szCs w:val="19"/>
        </w:rPr>
        <w:t xml:space="preserve">Mr. Singh </w:t>
      </w:r>
      <w:r w:rsidR="0062580F" w:rsidRPr="000141C0">
        <w:rPr>
          <w:rFonts w:ascii="Arial" w:hAnsi="Arial" w:cs="Arial"/>
          <w:sz w:val="19"/>
          <w:szCs w:val="19"/>
        </w:rPr>
        <w:t>has</w:t>
      </w:r>
      <w:r w:rsidR="0062580F">
        <w:rPr>
          <w:rFonts w:ascii="Arial" w:hAnsi="Arial" w:cs="Arial"/>
          <w:sz w:val="19"/>
          <w:szCs w:val="19"/>
        </w:rPr>
        <w:t xml:space="preserve"> assisted in the analysis, calculation, and quantification of a stirrup/rebar change order for the rehabilitation of two</w:t>
      </w:r>
      <w:r w:rsidR="0062580F" w:rsidRPr="0062580F">
        <w:rPr>
          <w:rFonts w:ascii="Arial" w:hAnsi="Arial" w:cs="Arial"/>
          <w:sz w:val="19"/>
          <w:szCs w:val="19"/>
        </w:rPr>
        <w:t xml:space="preserve"> </w:t>
      </w:r>
      <w:r w:rsidR="0062580F">
        <w:rPr>
          <w:rFonts w:ascii="Arial" w:hAnsi="Arial" w:cs="Arial"/>
          <w:sz w:val="19"/>
          <w:szCs w:val="19"/>
        </w:rPr>
        <w:t xml:space="preserve">Westchester County </w:t>
      </w:r>
      <w:r w:rsidR="0062580F" w:rsidRPr="000141C0">
        <w:rPr>
          <w:rFonts w:ascii="Arial" w:hAnsi="Arial" w:cs="Arial"/>
          <w:sz w:val="19"/>
          <w:szCs w:val="19"/>
        </w:rPr>
        <w:t>and New York State DOT-owned</w:t>
      </w:r>
      <w:r w:rsidR="0062580F">
        <w:rPr>
          <w:rFonts w:ascii="Arial" w:hAnsi="Arial" w:cs="Arial"/>
          <w:sz w:val="19"/>
          <w:szCs w:val="19"/>
        </w:rPr>
        <w:t xml:space="preserve"> bridges</w:t>
      </w:r>
      <w:r w:rsidR="00721BBA">
        <w:rPr>
          <w:rFonts w:ascii="Arial" w:hAnsi="Arial" w:cs="Arial"/>
          <w:sz w:val="19"/>
          <w:szCs w:val="19"/>
        </w:rPr>
        <w:t xml:space="preserve">. </w:t>
      </w:r>
      <w:r w:rsidR="0062580F">
        <w:rPr>
          <w:rFonts w:ascii="Arial" w:hAnsi="Arial" w:cs="Arial"/>
          <w:sz w:val="19"/>
          <w:szCs w:val="19"/>
        </w:rPr>
        <w:t>(2021)</w:t>
      </w:r>
    </w:p>
    <w:p w:rsidR="00566242" w:rsidRDefault="00566242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</w:p>
    <w:p w:rsidR="00566242" w:rsidRPr="000141C0" w:rsidRDefault="00EB00F2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126" w:author="Alex Rosenzweig" w:date="2022-05-03T12:00:00Z">
        <w:r>
          <w:rPr>
            <w:rFonts w:ascii="Arial" w:hAnsi="Arial" w:cs="Arial"/>
            <w:b/>
            <w:bCs/>
            <w:sz w:val="19"/>
            <w:szCs w:val="19"/>
          </w:rPr>
          <w:lastRenderedPageBreak/>
          <w:t xml:space="preserve">County of </w:t>
        </w:r>
      </w:ins>
      <w:r w:rsidR="00566242">
        <w:rPr>
          <w:rFonts w:ascii="Arial" w:hAnsi="Arial" w:cs="Arial"/>
          <w:b/>
          <w:bCs/>
          <w:sz w:val="19"/>
          <w:szCs w:val="19"/>
        </w:rPr>
        <w:t>Albany</w:t>
      </w:r>
      <w:del w:id="127" w:author="Alex Rosenzweig" w:date="2022-05-03T12:00:00Z">
        <w:r w:rsidR="00566242" w:rsidDel="00EB00F2">
          <w:rPr>
            <w:rFonts w:ascii="Arial" w:hAnsi="Arial" w:cs="Arial"/>
            <w:b/>
            <w:bCs/>
            <w:sz w:val="19"/>
            <w:szCs w:val="19"/>
          </w:rPr>
          <w:delText xml:space="preserve"> County</w:delText>
        </w:r>
      </w:del>
      <w:ins w:id="128" w:author="Alex Rosenzweig" w:date="2022-05-03T12:00:00Z">
        <w:r>
          <w:rPr>
            <w:rFonts w:ascii="Arial" w:hAnsi="Arial" w:cs="Arial"/>
            <w:b/>
            <w:bCs/>
            <w:sz w:val="19"/>
            <w:szCs w:val="19"/>
          </w:rPr>
          <w:t>,</w:t>
        </w:r>
      </w:ins>
      <w:r w:rsidR="00566242">
        <w:rPr>
          <w:rFonts w:ascii="Arial" w:hAnsi="Arial" w:cs="Arial"/>
          <w:b/>
          <w:bCs/>
          <w:sz w:val="19"/>
          <w:szCs w:val="19"/>
        </w:rPr>
        <w:t xml:space="preserve"> Pedestrian Bridge Inspection, Albany County, NY </w:t>
      </w:r>
      <w:r w:rsidR="00566242" w:rsidRPr="002227F8">
        <w:rPr>
          <w:rFonts w:ascii="Arial" w:hAnsi="Arial" w:cs="Arial"/>
          <w:b/>
          <w:bCs/>
          <w:sz w:val="19"/>
          <w:szCs w:val="19"/>
        </w:rPr>
        <w:t>-</w:t>
      </w:r>
      <w:r w:rsidR="00566242" w:rsidRPr="002227F8">
        <w:rPr>
          <w:rFonts w:ascii="Arial" w:hAnsi="Arial" w:cs="Arial"/>
          <w:sz w:val="19"/>
          <w:szCs w:val="19"/>
        </w:rPr>
        <w:t xml:space="preserve"> </w:t>
      </w:r>
      <w:r w:rsidR="00C7328F">
        <w:rPr>
          <w:rFonts w:ascii="Arial" w:hAnsi="Arial" w:cs="Arial"/>
          <w:sz w:val="19"/>
          <w:szCs w:val="19"/>
        </w:rPr>
        <w:t>Junior</w:t>
      </w:r>
      <w:r w:rsidR="00566242" w:rsidRPr="002227F8">
        <w:rPr>
          <w:rFonts w:ascii="Arial" w:hAnsi="Arial" w:cs="Arial"/>
          <w:sz w:val="19"/>
          <w:szCs w:val="19"/>
        </w:rPr>
        <w:t xml:space="preserve"> Engineer. </w:t>
      </w:r>
      <w:r w:rsidR="00566242">
        <w:rPr>
          <w:rFonts w:ascii="Arial" w:hAnsi="Arial" w:cs="Arial"/>
          <w:sz w:val="19"/>
          <w:szCs w:val="19"/>
        </w:rPr>
        <w:t xml:space="preserve">Mr. </w:t>
      </w:r>
      <w:r w:rsidR="00C7328F">
        <w:rPr>
          <w:rFonts w:ascii="Arial" w:hAnsi="Arial" w:cs="Arial"/>
          <w:sz w:val="19"/>
          <w:szCs w:val="19"/>
        </w:rPr>
        <w:t>Singh</w:t>
      </w:r>
      <w:r w:rsidR="00566242">
        <w:rPr>
          <w:rFonts w:ascii="Arial" w:hAnsi="Arial" w:cs="Arial"/>
          <w:sz w:val="19"/>
          <w:szCs w:val="19"/>
        </w:rPr>
        <w:t xml:space="preserve"> </w:t>
      </w:r>
      <w:r w:rsidR="00566242" w:rsidRPr="000141C0">
        <w:rPr>
          <w:rFonts w:ascii="Arial" w:hAnsi="Arial" w:cs="Arial"/>
          <w:sz w:val="19"/>
          <w:szCs w:val="19"/>
        </w:rPr>
        <w:t xml:space="preserve">has </w:t>
      </w:r>
      <w:r w:rsidR="00C7328F">
        <w:rPr>
          <w:rFonts w:ascii="Arial" w:hAnsi="Arial" w:cs="Arial"/>
          <w:sz w:val="19"/>
          <w:szCs w:val="19"/>
        </w:rPr>
        <w:t xml:space="preserve">assisted with </w:t>
      </w:r>
      <w:r w:rsidR="00C449E9">
        <w:rPr>
          <w:rFonts w:ascii="Arial" w:hAnsi="Arial" w:cs="Arial"/>
          <w:sz w:val="19"/>
          <w:szCs w:val="19"/>
        </w:rPr>
        <w:t>on</w:t>
      </w:r>
      <w:ins w:id="129" w:author="Alex Rosenzweig" w:date="2022-05-03T12:00:00Z">
        <w:r w:rsidR="00C40BFC">
          <w:rPr>
            <w:rFonts w:ascii="Arial" w:hAnsi="Arial" w:cs="Arial"/>
            <w:sz w:val="19"/>
            <w:szCs w:val="19"/>
          </w:rPr>
          <w:t>-</w:t>
        </w:r>
      </w:ins>
      <w:r w:rsidR="00C449E9">
        <w:rPr>
          <w:rFonts w:ascii="Arial" w:hAnsi="Arial" w:cs="Arial"/>
          <w:sz w:val="19"/>
          <w:szCs w:val="19"/>
        </w:rPr>
        <w:t>site</w:t>
      </w:r>
      <w:r w:rsidR="00C7328F">
        <w:rPr>
          <w:rFonts w:ascii="Arial" w:hAnsi="Arial" w:cs="Arial"/>
          <w:sz w:val="19"/>
          <w:szCs w:val="19"/>
        </w:rPr>
        <w:t xml:space="preserve"> field measurements of the bridge seat </w:t>
      </w:r>
      <w:r w:rsidR="00860C75">
        <w:rPr>
          <w:rFonts w:ascii="Arial" w:hAnsi="Arial" w:cs="Arial"/>
          <w:sz w:val="19"/>
          <w:szCs w:val="19"/>
        </w:rPr>
        <w:t>for the</w:t>
      </w:r>
      <w:r w:rsidR="00566242" w:rsidRPr="000141C0">
        <w:rPr>
          <w:rFonts w:ascii="Arial" w:hAnsi="Arial" w:cs="Arial"/>
          <w:sz w:val="19"/>
          <w:szCs w:val="19"/>
        </w:rPr>
        <w:t xml:space="preserve"> biennial and special inspections for </w:t>
      </w:r>
      <w:r w:rsidR="00566242">
        <w:rPr>
          <w:rFonts w:ascii="Arial" w:hAnsi="Arial" w:cs="Arial"/>
          <w:sz w:val="19"/>
          <w:szCs w:val="19"/>
        </w:rPr>
        <w:t xml:space="preserve">Albany County </w:t>
      </w:r>
      <w:r w:rsidR="00566242" w:rsidRPr="000141C0">
        <w:rPr>
          <w:rFonts w:ascii="Arial" w:hAnsi="Arial" w:cs="Arial"/>
          <w:sz w:val="19"/>
          <w:szCs w:val="19"/>
        </w:rPr>
        <w:t>and New York State DOT-owned bridges, culverts, and other structures. He has prepared and reviewed biennial inspection reports</w:t>
      </w:r>
      <w:r w:rsidR="00721BBA">
        <w:rPr>
          <w:rFonts w:ascii="Arial" w:hAnsi="Arial" w:cs="Arial"/>
          <w:sz w:val="19"/>
          <w:szCs w:val="19"/>
        </w:rPr>
        <w:t xml:space="preserve">. </w:t>
      </w:r>
      <w:r w:rsidR="00566242">
        <w:rPr>
          <w:rFonts w:ascii="Arial" w:hAnsi="Arial" w:cs="Arial"/>
          <w:sz w:val="19"/>
          <w:szCs w:val="19"/>
        </w:rPr>
        <w:t>(2021)</w:t>
      </w:r>
    </w:p>
    <w:p w:rsidR="00B04210" w:rsidRDefault="00B04210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</w:p>
    <w:p w:rsidR="00B04210" w:rsidRDefault="00EB00F2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130" w:author="Alex Rosenzweig" w:date="2022-05-03T12:00:00Z">
        <w:r>
          <w:rPr>
            <w:rFonts w:ascii="Arial" w:hAnsi="Arial" w:cs="Arial"/>
            <w:b/>
            <w:bCs/>
            <w:sz w:val="19"/>
            <w:szCs w:val="19"/>
          </w:rPr>
          <w:t xml:space="preserve">County of </w:t>
        </w:r>
      </w:ins>
      <w:r w:rsidR="00B04210">
        <w:rPr>
          <w:rFonts w:ascii="Arial" w:hAnsi="Arial" w:cs="Arial"/>
          <w:b/>
          <w:bCs/>
          <w:sz w:val="19"/>
          <w:szCs w:val="19"/>
        </w:rPr>
        <w:t>Dutchess</w:t>
      </w:r>
      <w:ins w:id="131" w:author="Alex Rosenzweig" w:date="2022-05-03T12:00:00Z">
        <w:r>
          <w:rPr>
            <w:rFonts w:ascii="Arial" w:hAnsi="Arial" w:cs="Arial"/>
            <w:b/>
            <w:bCs/>
            <w:sz w:val="19"/>
            <w:szCs w:val="19"/>
          </w:rPr>
          <w:t>,</w:t>
        </w:r>
      </w:ins>
      <w:r w:rsidR="00B04210">
        <w:rPr>
          <w:rFonts w:ascii="Arial" w:hAnsi="Arial" w:cs="Arial"/>
          <w:b/>
          <w:bCs/>
          <w:sz w:val="19"/>
          <w:szCs w:val="19"/>
        </w:rPr>
        <w:t xml:space="preserve"> </w:t>
      </w:r>
      <w:del w:id="132" w:author="Alex Rosenzweig" w:date="2022-05-03T12:00:00Z">
        <w:r w:rsidR="00B04210" w:rsidDel="00EB00F2">
          <w:rPr>
            <w:rFonts w:ascii="Arial" w:hAnsi="Arial" w:cs="Arial"/>
            <w:b/>
            <w:bCs/>
            <w:sz w:val="19"/>
            <w:szCs w:val="19"/>
          </w:rPr>
          <w:delText xml:space="preserve">County </w:delText>
        </w:r>
      </w:del>
      <w:r w:rsidR="00B04210">
        <w:rPr>
          <w:rFonts w:ascii="Arial" w:hAnsi="Arial" w:cs="Arial"/>
          <w:b/>
          <w:bCs/>
          <w:sz w:val="19"/>
          <w:szCs w:val="19"/>
        </w:rPr>
        <w:t>Pedestrian Bridge Inspection, Dutchess County, NY</w:t>
      </w:r>
      <w:r w:rsidR="00B04210" w:rsidRPr="002847F7">
        <w:rPr>
          <w:b/>
          <w:bCs/>
        </w:rPr>
        <w:t xml:space="preserve"> </w:t>
      </w:r>
      <w:r w:rsidR="00B04210" w:rsidRPr="002227F8">
        <w:rPr>
          <w:rFonts w:ascii="Arial" w:hAnsi="Arial" w:cs="Arial"/>
          <w:b/>
          <w:bCs/>
          <w:sz w:val="19"/>
          <w:szCs w:val="19"/>
        </w:rPr>
        <w:t>-</w:t>
      </w:r>
      <w:r w:rsidR="00B04210" w:rsidRPr="002227F8">
        <w:rPr>
          <w:rFonts w:ascii="Arial" w:hAnsi="Arial" w:cs="Arial"/>
          <w:sz w:val="19"/>
          <w:szCs w:val="19"/>
        </w:rPr>
        <w:t xml:space="preserve"> </w:t>
      </w:r>
      <w:r w:rsidR="000B3574">
        <w:rPr>
          <w:rFonts w:ascii="Arial" w:hAnsi="Arial" w:cs="Arial"/>
          <w:sz w:val="19"/>
          <w:szCs w:val="19"/>
        </w:rPr>
        <w:t>Junior</w:t>
      </w:r>
      <w:r w:rsidR="00B04210" w:rsidRPr="002227F8">
        <w:rPr>
          <w:rFonts w:ascii="Arial" w:hAnsi="Arial" w:cs="Arial"/>
          <w:sz w:val="19"/>
          <w:szCs w:val="19"/>
        </w:rPr>
        <w:t xml:space="preserve"> Engineer. </w:t>
      </w:r>
      <w:r w:rsidR="00B04210">
        <w:rPr>
          <w:rFonts w:ascii="Arial" w:hAnsi="Arial" w:cs="Arial"/>
          <w:sz w:val="19"/>
          <w:szCs w:val="19"/>
        </w:rPr>
        <w:t xml:space="preserve">Mr. </w:t>
      </w:r>
      <w:r w:rsidR="000B3574">
        <w:rPr>
          <w:rFonts w:ascii="Arial" w:hAnsi="Arial" w:cs="Arial"/>
          <w:sz w:val="19"/>
          <w:szCs w:val="19"/>
        </w:rPr>
        <w:t>Singh</w:t>
      </w:r>
      <w:r w:rsidR="00B04210">
        <w:rPr>
          <w:rFonts w:ascii="Arial" w:hAnsi="Arial" w:cs="Arial"/>
          <w:sz w:val="19"/>
          <w:szCs w:val="19"/>
        </w:rPr>
        <w:t xml:space="preserve"> </w:t>
      </w:r>
      <w:r w:rsidR="00B04210" w:rsidRPr="000141C0">
        <w:rPr>
          <w:rFonts w:ascii="Arial" w:hAnsi="Arial" w:cs="Arial"/>
          <w:sz w:val="19"/>
          <w:szCs w:val="19"/>
        </w:rPr>
        <w:t xml:space="preserve">has </w:t>
      </w:r>
      <w:r w:rsidR="000B3574">
        <w:rPr>
          <w:rFonts w:ascii="Arial" w:hAnsi="Arial" w:cs="Arial"/>
          <w:sz w:val="19"/>
          <w:szCs w:val="19"/>
        </w:rPr>
        <w:t>prepared</w:t>
      </w:r>
      <w:r w:rsidR="00621E9D">
        <w:rPr>
          <w:rFonts w:ascii="Arial" w:hAnsi="Arial" w:cs="Arial"/>
          <w:sz w:val="19"/>
          <w:szCs w:val="19"/>
        </w:rPr>
        <w:t xml:space="preserve"> and reviewed</w:t>
      </w:r>
      <w:r w:rsidR="00B04210" w:rsidRPr="000141C0">
        <w:rPr>
          <w:rFonts w:ascii="Arial" w:hAnsi="Arial" w:cs="Arial"/>
          <w:sz w:val="19"/>
          <w:szCs w:val="19"/>
        </w:rPr>
        <w:t xml:space="preserve"> </w:t>
      </w:r>
      <w:r w:rsidR="00621E9D">
        <w:rPr>
          <w:rFonts w:ascii="Arial" w:hAnsi="Arial" w:cs="Arial"/>
          <w:sz w:val="19"/>
          <w:szCs w:val="19"/>
        </w:rPr>
        <w:t>over 25</w:t>
      </w:r>
      <w:r w:rsidR="00B04210" w:rsidRPr="000141C0">
        <w:rPr>
          <w:rFonts w:ascii="Arial" w:hAnsi="Arial" w:cs="Arial"/>
          <w:sz w:val="19"/>
          <w:szCs w:val="19"/>
        </w:rPr>
        <w:t xml:space="preserve"> biennial and special inspections</w:t>
      </w:r>
      <w:r w:rsidR="00621E9D">
        <w:rPr>
          <w:rFonts w:ascii="Arial" w:hAnsi="Arial" w:cs="Arial"/>
          <w:sz w:val="19"/>
          <w:szCs w:val="19"/>
        </w:rPr>
        <w:t xml:space="preserve"> reports</w:t>
      </w:r>
      <w:r w:rsidR="00B04210" w:rsidRPr="000141C0">
        <w:rPr>
          <w:rFonts w:ascii="Arial" w:hAnsi="Arial" w:cs="Arial"/>
          <w:sz w:val="19"/>
          <w:szCs w:val="19"/>
        </w:rPr>
        <w:t xml:space="preserve"> for </w:t>
      </w:r>
      <w:r w:rsidR="00B04210">
        <w:rPr>
          <w:rFonts w:ascii="Arial" w:hAnsi="Arial" w:cs="Arial"/>
          <w:sz w:val="19"/>
          <w:szCs w:val="19"/>
        </w:rPr>
        <w:t xml:space="preserve">Dutchess County </w:t>
      </w:r>
      <w:r w:rsidR="00B04210" w:rsidRPr="000141C0">
        <w:rPr>
          <w:rFonts w:ascii="Arial" w:hAnsi="Arial" w:cs="Arial"/>
          <w:sz w:val="19"/>
          <w:szCs w:val="19"/>
        </w:rPr>
        <w:t>and New York State DOT-owned bridges, culverts, and other structures.</w:t>
      </w:r>
      <w:r w:rsidR="00C449E9">
        <w:rPr>
          <w:rFonts w:ascii="Arial" w:hAnsi="Arial" w:cs="Arial"/>
          <w:sz w:val="19"/>
          <w:szCs w:val="19"/>
        </w:rPr>
        <w:t xml:space="preserve"> He has communicated and worked as a liaison between the field inspection team and the office.</w:t>
      </w:r>
      <w:r w:rsidR="00B04210" w:rsidRPr="000141C0">
        <w:rPr>
          <w:rFonts w:ascii="Arial" w:hAnsi="Arial" w:cs="Arial"/>
          <w:sz w:val="19"/>
          <w:szCs w:val="19"/>
        </w:rPr>
        <w:t xml:space="preserve"> </w:t>
      </w:r>
      <w:r w:rsidR="00B04210">
        <w:rPr>
          <w:rFonts w:ascii="Arial" w:hAnsi="Arial" w:cs="Arial"/>
          <w:sz w:val="19"/>
          <w:szCs w:val="19"/>
        </w:rPr>
        <w:t>(2021)</w:t>
      </w:r>
    </w:p>
    <w:p w:rsidR="00B04210" w:rsidRDefault="00B04210" w:rsidP="00B04210">
      <w:pPr>
        <w:tabs>
          <w:tab w:val="left" w:pos="360"/>
        </w:tabs>
        <w:ind w:left="360"/>
        <w:jc w:val="both"/>
        <w:rPr>
          <w:rFonts w:ascii="Arial" w:hAnsi="Arial" w:cs="Arial"/>
          <w:sz w:val="19"/>
          <w:szCs w:val="19"/>
        </w:rPr>
      </w:pPr>
    </w:p>
    <w:p w:rsidR="00B04210" w:rsidRDefault="00EB00F2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  <w:ins w:id="133" w:author="Alex Rosenzweig" w:date="2022-05-03T12:00:00Z">
        <w:r>
          <w:rPr>
            <w:rFonts w:ascii="Arial" w:hAnsi="Arial" w:cs="Arial"/>
            <w:b/>
            <w:bCs/>
            <w:sz w:val="19"/>
            <w:szCs w:val="19"/>
          </w:rPr>
          <w:t xml:space="preserve">County of </w:t>
        </w:r>
      </w:ins>
      <w:r w:rsidR="00B04210">
        <w:rPr>
          <w:rFonts w:ascii="Arial" w:hAnsi="Arial" w:cs="Arial"/>
          <w:b/>
          <w:bCs/>
          <w:sz w:val="19"/>
          <w:szCs w:val="19"/>
        </w:rPr>
        <w:t>Dutchess</w:t>
      </w:r>
      <w:ins w:id="134" w:author="Alex Rosenzweig" w:date="2022-05-03T12:00:00Z">
        <w:r>
          <w:rPr>
            <w:rFonts w:ascii="Arial" w:hAnsi="Arial" w:cs="Arial"/>
            <w:b/>
            <w:bCs/>
            <w:sz w:val="19"/>
            <w:szCs w:val="19"/>
          </w:rPr>
          <w:t>,</w:t>
        </w:r>
      </w:ins>
      <w:r w:rsidR="00B04210">
        <w:rPr>
          <w:rFonts w:ascii="Arial" w:hAnsi="Arial" w:cs="Arial"/>
          <w:b/>
          <w:bCs/>
          <w:sz w:val="19"/>
          <w:szCs w:val="19"/>
        </w:rPr>
        <w:t xml:space="preserve"> </w:t>
      </w:r>
      <w:del w:id="135" w:author="Alex Rosenzweig" w:date="2022-05-03T12:00:00Z">
        <w:r w:rsidR="00B04210" w:rsidDel="00EB00F2">
          <w:rPr>
            <w:rFonts w:ascii="Arial" w:hAnsi="Arial" w:cs="Arial"/>
            <w:b/>
            <w:bCs/>
            <w:sz w:val="19"/>
            <w:szCs w:val="19"/>
          </w:rPr>
          <w:delText xml:space="preserve">County </w:delText>
        </w:r>
      </w:del>
      <w:r w:rsidR="00B04210">
        <w:rPr>
          <w:rFonts w:ascii="Arial" w:hAnsi="Arial" w:cs="Arial"/>
          <w:b/>
          <w:bCs/>
          <w:sz w:val="19"/>
          <w:szCs w:val="19"/>
        </w:rPr>
        <w:t>Culvert Inspection, Dutchess County, NY</w:t>
      </w:r>
      <w:ins w:id="136" w:author="Alex Rosenzweig" w:date="2022-05-03T12:02:00Z">
        <w:r w:rsidR="00C40BFC">
          <w:rPr>
            <w:rFonts w:ascii="Arial" w:hAnsi="Arial" w:cs="Arial"/>
            <w:b/>
            <w:bCs/>
            <w:sz w:val="19"/>
            <w:szCs w:val="19"/>
          </w:rPr>
          <w:t xml:space="preserve"> -</w:t>
        </w:r>
      </w:ins>
      <w:del w:id="137" w:author="Alex Rosenzweig" w:date="2022-05-03T12:02:00Z">
        <w:r w:rsidR="00B04210" w:rsidRPr="002847F7" w:rsidDel="00C40BFC">
          <w:rPr>
            <w:b/>
            <w:bCs/>
          </w:rPr>
          <w:delText xml:space="preserve"> </w:delText>
        </w:r>
      </w:del>
      <w:del w:id="138" w:author="Alex Rosenzweig" w:date="2022-05-03T12:00:00Z">
        <w:r w:rsidR="00003787" w:rsidDel="00EB00F2">
          <w:rPr>
            <w:rFonts w:ascii="Arial" w:hAnsi="Arial" w:cs="Arial"/>
            <w:b/>
            <w:bCs/>
            <w:sz w:val="19"/>
            <w:szCs w:val="19"/>
          </w:rPr>
          <w:delText>–</w:delText>
        </w:r>
      </w:del>
      <w:r w:rsidR="00B04210" w:rsidRPr="002227F8">
        <w:rPr>
          <w:rFonts w:ascii="Arial" w:hAnsi="Arial" w:cs="Arial"/>
          <w:sz w:val="19"/>
          <w:szCs w:val="19"/>
        </w:rPr>
        <w:t xml:space="preserve"> </w:t>
      </w:r>
      <w:r w:rsidR="00003787">
        <w:rPr>
          <w:rFonts w:ascii="Arial" w:hAnsi="Arial" w:cs="Arial"/>
          <w:sz w:val="19"/>
          <w:szCs w:val="19"/>
        </w:rPr>
        <w:t>Assistant Team Leader</w:t>
      </w:r>
      <w:r w:rsidR="00B04210" w:rsidRPr="002227F8">
        <w:rPr>
          <w:rFonts w:ascii="Arial" w:hAnsi="Arial" w:cs="Arial"/>
          <w:sz w:val="19"/>
          <w:szCs w:val="19"/>
        </w:rPr>
        <w:t xml:space="preserve">. </w:t>
      </w:r>
      <w:r w:rsidR="00B04210">
        <w:rPr>
          <w:rFonts w:ascii="Arial" w:hAnsi="Arial" w:cs="Arial"/>
          <w:sz w:val="19"/>
          <w:szCs w:val="19"/>
        </w:rPr>
        <w:t xml:space="preserve">Mr. </w:t>
      </w:r>
      <w:r w:rsidR="00CC59DE">
        <w:rPr>
          <w:rFonts w:ascii="Arial" w:hAnsi="Arial" w:cs="Arial"/>
          <w:sz w:val="19"/>
          <w:szCs w:val="19"/>
        </w:rPr>
        <w:t>Singh</w:t>
      </w:r>
      <w:r w:rsidR="00B04210" w:rsidRPr="000141C0">
        <w:rPr>
          <w:rFonts w:ascii="Arial" w:hAnsi="Arial" w:cs="Arial"/>
          <w:sz w:val="19"/>
          <w:szCs w:val="19"/>
        </w:rPr>
        <w:t xml:space="preserve"> has conducted </w:t>
      </w:r>
      <w:ins w:id="139" w:author="Alex Rosenzweig" w:date="2022-05-03T12:02:00Z">
        <w:r w:rsidR="00C40BFC">
          <w:rPr>
            <w:rFonts w:ascii="Arial" w:hAnsi="Arial" w:cs="Arial"/>
            <w:sz w:val="19"/>
            <w:szCs w:val="19"/>
          </w:rPr>
          <w:t xml:space="preserve">more than </w:t>
        </w:r>
      </w:ins>
      <w:del w:id="140" w:author="Alex Rosenzweig" w:date="2022-05-03T12:02:00Z">
        <w:r w:rsidR="000B3574" w:rsidDel="00C40BFC">
          <w:rPr>
            <w:rFonts w:ascii="Arial" w:hAnsi="Arial" w:cs="Arial"/>
            <w:sz w:val="19"/>
            <w:szCs w:val="19"/>
          </w:rPr>
          <w:delText>over</w:delText>
        </w:r>
        <w:r w:rsidR="00B04210" w:rsidRPr="000141C0" w:rsidDel="00C40BFC">
          <w:rPr>
            <w:rFonts w:ascii="Arial" w:hAnsi="Arial" w:cs="Arial"/>
            <w:sz w:val="19"/>
            <w:szCs w:val="19"/>
          </w:rPr>
          <w:delText xml:space="preserve"> </w:delText>
        </w:r>
      </w:del>
      <w:r w:rsidR="000B3574">
        <w:rPr>
          <w:rFonts w:ascii="Arial" w:hAnsi="Arial" w:cs="Arial"/>
          <w:sz w:val="19"/>
          <w:szCs w:val="19"/>
        </w:rPr>
        <w:t>15</w:t>
      </w:r>
      <w:r w:rsidR="00B04210">
        <w:rPr>
          <w:rFonts w:ascii="Arial" w:hAnsi="Arial" w:cs="Arial"/>
          <w:sz w:val="19"/>
          <w:szCs w:val="19"/>
        </w:rPr>
        <w:t>0</w:t>
      </w:r>
      <w:r w:rsidR="00B04210" w:rsidRPr="000141C0">
        <w:rPr>
          <w:rFonts w:ascii="Arial" w:hAnsi="Arial" w:cs="Arial"/>
          <w:sz w:val="19"/>
          <w:szCs w:val="19"/>
        </w:rPr>
        <w:t xml:space="preserve"> biennial and special inspections for </w:t>
      </w:r>
      <w:r w:rsidR="00B04210">
        <w:rPr>
          <w:rFonts w:ascii="Arial" w:hAnsi="Arial" w:cs="Arial"/>
          <w:sz w:val="19"/>
          <w:szCs w:val="19"/>
        </w:rPr>
        <w:t xml:space="preserve">Dutchess County </w:t>
      </w:r>
      <w:r w:rsidR="00B04210" w:rsidRPr="000141C0">
        <w:rPr>
          <w:rFonts w:ascii="Arial" w:hAnsi="Arial" w:cs="Arial"/>
          <w:sz w:val="19"/>
          <w:szCs w:val="19"/>
        </w:rPr>
        <w:t>and New York State DOT-owned bridges, culverts, and other structures.</w:t>
      </w:r>
      <w:r w:rsidR="001F0F6D">
        <w:rPr>
          <w:rFonts w:ascii="Arial" w:hAnsi="Arial" w:cs="Arial"/>
          <w:sz w:val="19"/>
          <w:szCs w:val="19"/>
        </w:rPr>
        <w:t xml:space="preserve"> Equipment such as </w:t>
      </w:r>
      <w:ins w:id="141" w:author="Alex Rosenzweig" w:date="2022-05-03T12:03:00Z">
        <w:r w:rsidR="00C40BFC">
          <w:rPr>
            <w:rFonts w:ascii="Arial" w:hAnsi="Arial" w:cs="Arial"/>
            <w:sz w:val="19"/>
            <w:szCs w:val="19"/>
          </w:rPr>
          <w:t xml:space="preserve">an </w:t>
        </w:r>
      </w:ins>
      <w:r w:rsidR="001F0F6D">
        <w:rPr>
          <w:rFonts w:ascii="Arial" w:hAnsi="Arial" w:cs="Arial"/>
          <w:sz w:val="19"/>
          <w:szCs w:val="19"/>
        </w:rPr>
        <w:t xml:space="preserve">ultrasonic thickness gauge, laser distance measure, digital vernier calipers, and other tools were used to determine the status </w:t>
      </w:r>
      <w:r w:rsidR="00C449E9">
        <w:rPr>
          <w:rFonts w:ascii="Arial" w:hAnsi="Arial" w:cs="Arial"/>
          <w:sz w:val="19"/>
          <w:szCs w:val="19"/>
        </w:rPr>
        <w:t xml:space="preserve">of these </w:t>
      </w:r>
      <w:r w:rsidR="00732DDE">
        <w:rPr>
          <w:rFonts w:ascii="Arial" w:hAnsi="Arial" w:cs="Arial"/>
          <w:sz w:val="19"/>
          <w:szCs w:val="19"/>
        </w:rPr>
        <w:t>structures’</w:t>
      </w:r>
      <w:r w:rsidR="00C449E9">
        <w:rPr>
          <w:rFonts w:ascii="Arial" w:hAnsi="Arial" w:cs="Arial"/>
          <w:sz w:val="19"/>
          <w:szCs w:val="19"/>
        </w:rPr>
        <w:t xml:space="preserve"> </w:t>
      </w:r>
      <w:r w:rsidR="00721BBA">
        <w:rPr>
          <w:rFonts w:ascii="Arial" w:hAnsi="Arial" w:cs="Arial"/>
          <w:sz w:val="19"/>
          <w:szCs w:val="19"/>
        </w:rPr>
        <w:t>performance</w:t>
      </w:r>
      <w:ins w:id="142" w:author="Alex Rosenzweig" w:date="2022-05-03T12:03:00Z">
        <w:r w:rsidR="00C40BFC">
          <w:rPr>
            <w:rFonts w:ascii="Arial" w:hAnsi="Arial" w:cs="Arial"/>
            <w:sz w:val="19"/>
            <w:szCs w:val="19"/>
          </w:rPr>
          <w:t>,</w:t>
        </w:r>
      </w:ins>
      <w:r w:rsidR="00C449E9">
        <w:rPr>
          <w:rFonts w:ascii="Arial" w:hAnsi="Arial" w:cs="Arial"/>
          <w:sz w:val="19"/>
          <w:szCs w:val="19"/>
        </w:rPr>
        <w:t xml:space="preserve"> including measuring corrosion and deterioration of the steel components within these structures.</w:t>
      </w:r>
      <w:r w:rsidR="00B04210" w:rsidRPr="000141C0">
        <w:rPr>
          <w:rFonts w:ascii="Arial" w:hAnsi="Arial" w:cs="Arial"/>
          <w:sz w:val="19"/>
          <w:szCs w:val="19"/>
        </w:rPr>
        <w:t xml:space="preserve"> He has prepared</w:t>
      </w:r>
      <w:r w:rsidR="00C449E9">
        <w:rPr>
          <w:rFonts w:ascii="Arial" w:hAnsi="Arial" w:cs="Arial"/>
          <w:sz w:val="19"/>
          <w:szCs w:val="19"/>
        </w:rPr>
        <w:t xml:space="preserve">, </w:t>
      </w:r>
      <w:r w:rsidR="00721BBA">
        <w:rPr>
          <w:rFonts w:ascii="Arial" w:hAnsi="Arial" w:cs="Arial"/>
          <w:sz w:val="19"/>
          <w:szCs w:val="19"/>
        </w:rPr>
        <w:t>updated,</w:t>
      </w:r>
      <w:r w:rsidR="00B04210" w:rsidRPr="000141C0">
        <w:rPr>
          <w:rFonts w:ascii="Arial" w:hAnsi="Arial" w:cs="Arial"/>
          <w:sz w:val="19"/>
          <w:szCs w:val="19"/>
        </w:rPr>
        <w:t xml:space="preserve"> and reviewed biennial inspection reports</w:t>
      </w:r>
      <w:r w:rsidR="00C449E9">
        <w:rPr>
          <w:rFonts w:ascii="Arial" w:hAnsi="Arial" w:cs="Arial"/>
          <w:sz w:val="19"/>
          <w:szCs w:val="19"/>
        </w:rPr>
        <w:t xml:space="preserve"> with his findings</w:t>
      </w:r>
      <w:r w:rsidR="00C7328F">
        <w:rPr>
          <w:rFonts w:ascii="Arial" w:hAnsi="Arial" w:cs="Arial"/>
          <w:sz w:val="19"/>
          <w:szCs w:val="19"/>
        </w:rPr>
        <w:t>.</w:t>
      </w:r>
      <w:r w:rsidR="00B04210">
        <w:rPr>
          <w:rFonts w:ascii="Arial" w:hAnsi="Arial" w:cs="Arial"/>
          <w:sz w:val="19"/>
          <w:szCs w:val="19"/>
        </w:rPr>
        <w:t xml:space="preserve"> </w:t>
      </w:r>
      <w:ins w:id="143" w:author="Alex Rosenzweig" w:date="2022-05-03T12:03:00Z">
        <w:r w:rsidR="00C40BFC">
          <w:rPr>
            <w:rFonts w:ascii="Arial" w:hAnsi="Arial" w:cs="Arial"/>
            <w:sz w:val="19"/>
            <w:szCs w:val="19"/>
          </w:rPr>
          <w:t xml:space="preserve"> </w:t>
        </w:r>
      </w:ins>
      <w:r w:rsidR="00B04210">
        <w:rPr>
          <w:rFonts w:ascii="Arial" w:hAnsi="Arial" w:cs="Arial"/>
          <w:sz w:val="19"/>
          <w:szCs w:val="19"/>
        </w:rPr>
        <w:t>(202</w:t>
      </w:r>
      <w:r w:rsidR="000B3574">
        <w:rPr>
          <w:rFonts w:ascii="Arial" w:hAnsi="Arial" w:cs="Arial"/>
          <w:sz w:val="19"/>
          <w:szCs w:val="19"/>
        </w:rPr>
        <w:t>1</w:t>
      </w:r>
      <w:r w:rsidR="00B04210">
        <w:rPr>
          <w:rFonts w:ascii="Arial" w:hAnsi="Arial" w:cs="Arial"/>
          <w:sz w:val="19"/>
          <w:szCs w:val="19"/>
        </w:rPr>
        <w:t xml:space="preserve"> - 2022)</w:t>
      </w:r>
    </w:p>
    <w:p w:rsidR="00B04210" w:rsidRDefault="00B04210" w:rsidP="00B04210">
      <w:pPr>
        <w:tabs>
          <w:tab w:val="left" w:pos="360"/>
        </w:tabs>
        <w:jc w:val="both"/>
        <w:rPr>
          <w:rFonts w:ascii="Arial" w:hAnsi="Arial" w:cs="Arial"/>
          <w:sz w:val="19"/>
          <w:szCs w:val="19"/>
        </w:rPr>
      </w:pPr>
    </w:p>
    <w:sectPr w:rsidR="00B042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36C6" w:rsidRDefault="006036C6">
      <w:r>
        <w:separator/>
      </w:r>
    </w:p>
  </w:endnote>
  <w:endnote w:type="continuationSeparator" w:id="0">
    <w:p w:rsidR="006036C6" w:rsidRDefault="0060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3632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6704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6D47D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6D47D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60800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1824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7728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0800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002891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002891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670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772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2608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6D47D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6D47D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4896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5920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36C6" w:rsidRDefault="006036C6">
      <w:r>
        <w:separator/>
      </w:r>
    </w:p>
  </w:footnote>
  <w:footnote w:type="continuationSeparator" w:id="0">
    <w:p w:rsidR="006036C6" w:rsidRDefault="00603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67F7" w:rsidRDefault="00F33506" w:rsidP="002867F7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TARIQ SINGH, ENV SP</w:t>
    </w:r>
    <w:r w:rsidR="002867F7">
      <w:rPr>
        <w:rFonts w:ascii="Arial" w:hAnsi="Arial" w:cs="Arial"/>
        <w:b/>
        <w:bCs/>
        <w:sz w:val="24"/>
      </w:rPr>
      <w:tab/>
    </w:r>
    <w:r w:rsidR="002867F7">
      <w:rPr>
        <w:rFonts w:ascii="Arial" w:hAnsi="Arial" w:cs="Arial"/>
        <w:b/>
        <w:bCs/>
        <w:i/>
        <w:iCs/>
        <w:sz w:val="24"/>
      </w:rPr>
      <w:t>K</w:t>
    </w:r>
    <w:r w:rsidR="002867F7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2867F7" w:rsidRPr="002867F7">
      <w:rPr>
        <w:rFonts w:ascii="Arial" w:hAnsi="Arial" w:cs="Arial"/>
        <w:b/>
        <w:i/>
        <w:sz w:val="24"/>
        <w:szCs w:val="24"/>
      </w:rPr>
      <w:t>.</w:t>
    </w:r>
  </w:p>
  <w:p w:rsidR="002867F7" w:rsidRDefault="00FE084D" w:rsidP="002867F7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ins w:id="144" w:author="George F. Assis" w:date="2025-07-31T15:24:00Z">
      <w:r>
        <w:t>Structural</w:t>
      </w:r>
    </w:ins>
    <w:del w:id="145" w:author="George F. Assis" w:date="2025-07-31T15:24:00Z">
      <w:r w:rsidR="005D6A7D" w:rsidDel="00FE084D">
        <w:delText>Junior</w:delText>
      </w:r>
    </w:del>
    <w:r w:rsidR="005D6A7D">
      <w:t xml:space="preserve"> </w:t>
    </w:r>
    <w:r w:rsidR="002867F7">
      <w:t>Engineer</w:t>
    </w:r>
  </w:p>
  <w:p w:rsidR="005B1A95" w:rsidRPr="002867F7" w:rsidRDefault="002867F7" w:rsidP="002867F7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1824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67F7" w:rsidRDefault="002867F7" w:rsidP="002867F7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ARVIND NASIT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2867F7">
      <w:rPr>
        <w:rFonts w:ascii="Arial" w:hAnsi="Arial" w:cs="Arial"/>
        <w:b/>
        <w:i/>
        <w:sz w:val="24"/>
        <w:szCs w:val="24"/>
      </w:rPr>
      <w:t>.</w:t>
    </w:r>
  </w:p>
  <w:p w:rsidR="002867F7" w:rsidRDefault="002867F7" w:rsidP="002867F7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Structural Engineer</w:t>
    </w:r>
  </w:p>
  <w:p w:rsidR="005B1A95" w:rsidRPr="002867F7" w:rsidRDefault="002867F7" w:rsidP="002867F7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2848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4B97" w:rsidRDefault="00F33506" w:rsidP="00754B97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TARIQ SINGH</w:t>
    </w:r>
    <w:r w:rsidR="00754B97">
      <w:rPr>
        <w:rFonts w:ascii="Arial" w:hAnsi="Arial" w:cs="Arial"/>
        <w:b/>
        <w:bCs/>
        <w:sz w:val="24"/>
      </w:rPr>
      <w:t xml:space="preserve">, </w:t>
    </w:r>
    <w:r>
      <w:rPr>
        <w:rFonts w:ascii="Arial" w:hAnsi="Arial" w:cs="Arial"/>
        <w:b/>
        <w:bCs/>
        <w:sz w:val="24"/>
      </w:rPr>
      <w:t>ENV SP</w:t>
    </w:r>
    <w:r w:rsidR="00754B97">
      <w:rPr>
        <w:rFonts w:ascii="Arial" w:hAnsi="Arial" w:cs="Arial"/>
        <w:b/>
        <w:bCs/>
        <w:sz w:val="24"/>
      </w:rPr>
      <w:tab/>
    </w:r>
    <w:r w:rsidR="00754B97">
      <w:rPr>
        <w:rFonts w:ascii="Arial" w:hAnsi="Arial" w:cs="Arial"/>
        <w:b/>
        <w:bCs/>
        <w:i/>
        <w:iCs/>
        <w:sz w:val="24"/>
      </w:rPr>
      <w:t>K</w:t>
    </w:r>
    <w:r w:rsidR="00754B97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754B97">
      <w:rPr>
        <w:rFonts w:ascii="Arial" w:hAnsi="Arial" w:cs="Arial"/>
        <w:sz w:val="24"/>
        <w:szCs w:val="24"/>
      </w:rPr>
      <w:t>.</w:t>
    </w:r>
  </w:p>
  <w:p w:rsidR="00754B97" w:rsidRDefault="00FE084D" w:rsidP="00754B97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ins w:id="146" w:author="George F. Assis" w:date="2025-07-31T15:24:00Z">
      <w:r>
        <w:t xml:space="preserve">Structural </w:t>
      </w:r>
    </w:ins>
    <w:del w:id="147" w:author="George F. Assis" w:date="2025-07-31T15:24:00Z">
      <w:r w:rsidR="00754B97" w:rsidDel="00FE084D">
        <w:delText>J</w:delText>
      </w:r>
      <w:r w:rsidR="005D6A7D" w:rsidDel="00FE084D">
        <w:delText>unio</w:delText>
      </w:r>
      <w:r w:rsidR="00754B97" w:rsidDel="00FE084D">
        <w:delText xml:space="preserve">r </w:delText>
      </w:r>
    </w:del>
    <w:r w:rsidR="00754B97">
      <w:t>Engineer</w:t>
    </w:r>
  </w:p>
  <w:p w:rsidR="005B1A95" w:rsidRDefault="00754B97" w:rsidP="00754B97">
    <w:pPr>
      <w:rPr>
        <w:rFonts w:ascii="Arial" w:hAnsi="Arial" w:cs="Arial"/>
      </w:rPr>
    </w:pPr>
    <w:r>
      <w:rPr>
        <w:noProof/>
      </w:rPr>
      <w:pict>
        <v:line id="Line 4" o:spid="_x0000_s1057" style="position:absolute;z-index:251664896;visibility:visible" from="1.05pt,.45pt" to="508.0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56" type="#_x0000_t75" style="position:absolute;margin-left:-2.25pt;margin-top:-45pt;width:510.6pt;height:7.2pt;z-index:251663872;visibility:visible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0872"/>
    <w:multiLevelType w:val="hybridMultilevel"/>
    <w:tmpl w:val="63BA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C6F45"/>
    <w:multiLevelType w:val="multilevel"/>
    <w:tmpl w:val="0BEE007C"/>
    <w:lvl w:ilvl="0">
      <w:start w:val="1"/>
      <w:numFmt w:val="bullet"/>
      <w:lvlText w:val="•"/>
      <w:lvlJc w:val="left"/>
      <w:pPr>
        <w:ind w:left="749" w:hanging="749"/>
      </w:pPr>
      <w:rPr>
        <w:rFonts w:ascii="Arial" w:eastAsia="Times New Roman" w:hAnsi="Arial"/>
        <w:b w:val="0"/>
        <w:i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o"/>
      <w:lvlJc w:val="left"/>
      <w:pPr>
        <w:ind w:left="2036" w:hanging="2036"/>
      </w:pPr>
      <w:rPr>
        <w:rFonts w:ascii="Quattrocento Sans" w:eastAsia="Times New Roman" w:hAnsi="Quattrocento Sans"/>
        <w:b w:val="0"/>
        <w:i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756" w:hanging="2756"/>
      </w:pPr>
      <w:rPr>
        <w:rFonts w:ascii="Quattrocento Sans" w:eastAsia="Times New Roman" w:hAnsi="Quattrocento Sans"/>
        <w:b w:val="0"/>
        <w:i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476" w:hanging="3476"/>
      </w:pPr>
      <w:rPr>
        <w:rFonts w:ascii="Arial" w:eastAsia="Times New Roman" w:hAnsi="Arial"/>
        <w:b w:val="0"/>
        <w:i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o"/>
      <w:lvlJc w:val="left"/>
      <w:pPr>
        <w:ind w:left="4196" w:hanging="4196"/>
      </w:pPr>
      <w:rPr>
        <w:rFonts w:ascii="Quattrocento Sans" w:eastAsia="Times New Roman" w:hAnsi="Quattrocento Sans"/>
        <w:b w:val="0"/>
        <w:i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916" w:hanging="4916"/>
      </w:pPr>
      <w:rPr>
        <w:rFonts w:ascii="Quattrocento Sans" w:eastAsia="Times New Roman" w:hAnsi="Quattrocento Sans"/>
        <w:b w:val="0"/>
        <w:i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636" w:hanging="5636"/>
      </w:pPr>
      <w:rPr>
        <w:rFonts w:ascii="Arial" w:eastAsia="Times New Roman" w:hAnsi="Arial"/>
        <w:b w:val="0"/>
        <w:i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356" w:hanging="6356"/>
      </w:pPr>
      <w:rPr>
        <w:rFonts w:ascii="Quattrocento Sans" w:eastAsia="Times New Roman" w:hAnsi="Quattrocento Sans"/>
        <w:b w:val="0"/>
        <w:i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7076" w:hanging="7076"/>
      </w:pPr>
      <w:rPr>
        <w:rFonts w:ascii="Quattrocento Sans" w:eastAsia="Times New Roman" w:hAnsi="Quattrocento Sans"/>
        <w:b w:val="0"/>
        <w:i w:val="0"/>
        <w:strike w:val="0"/>
        <w:color w:val="000000"/>
        <w:sz w:val="20"/>
        <w:u w:val="none"/>
        <w:vertAlign w:val="baseline"/>
      </w:rPr>
    </w:lvl>
  </w:abstractNum>
  <w:abstractNum w:abstractNumId="2" w15:restartNumberingAfterBreak="0">
    <w:nsid w:val="2F7B3D23"/>
    <w:multiLevelType w:val="hybridMultilevel"/>
    <w:tmpl w:val="2340B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A598A"/>
    <w:multiLevelType w:val="hybridMultilevel"/>
    <w:tmpl w:val="6428DDDE"/>
    <w:lvl w:ilvl="0" w:tplc="8CB0DFF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4555A"/>
    <w:multiLevelType w:val="hybridMultilevel"/>
    <w:tmpl w:val="395AB1C6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81782"/>
    <w:multiLevelType w:val="hybridMultilevel"/>
    <w:tmpl w:val="1414C32C"/>
    <w:lvl w:ilvl="0" w:tplc="213A1B36">
      <w:start w:val="1"/>
      <w:numFmt w:val="bullet"/>
      <w:lvlText w:val="•"/>
      <w:lvlJc w:val="left"/>
      <w:pPr>
        <w:ind w:left="749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1" w:tplc="5ACA6388">
      <w:start w:val="1"/>
      <w:numFmt w:val="bullet"/>
      <w:lvlText w:val="o"/>
      <w:lvlJc w:val="left"/>
      <w:pPr>
        <w:ind w:left="2036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2" w:tplc="BDA0255A">
      <w:start w:val="1"/>
      <w:numFmt w:val="bullet"/>
      <w:lvlText w:val="▪"/>
      <w:lvlJc w:val="left"/>
      <w:pPr>
        <w:ind w:left="2756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3" w:tplc="44386DE8">
      <w:start w:val="1"/>
      <w:numFmt w:val="bullet"/>
      <w:lvlText w:val="•"/>
      <w:lvlJc w:val="left"/>
      <w:pPr>
        <w:ind w:left="3476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4" w:tplc="CECCF026">
      <w:start w:val="1"/>
      <w:numFmt w:val="bullet"/>
      <w:lvlText w:val="o"/>
      <w:lvlJc w:val="left"/>
      <w:pPr>
        <w:ind w:left="4196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5" w:tplc="6A64E5C8">
      <w:start w:val="1"/>
      <w:numFmt w:val="bullet"/>
      <w:lvlText w:val="▪"/>
      <w:lvlJc w:val="left"/>
      <w:pPr>
        <w:ind w:left="4916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6" w:tplc="E1BC8528">
      <w:start w:val="1"/>
      <w:numFmt w:val="bullet"/>
      <w:lvlText w:val="•"/>
      <w:lvlJc w:val="left"/>
      <w:pPr>
        <w:ind w:left="5636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7" w:tplc="EA7A071A">
      <w:start w:val="1"/>
      <w:numFmt w:val="bullet"/>
      <w:lvlText w:val="o"/>
      <w:lvlJc w:val="left"/>
      <w:pPr>
        <w:ind w:left="6356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  <w:lvl w:ilvl="8" w:tplc="C7F6AF48">
      <w:start w:val="1"/>
      <w:numFmt w:val="bullet"/>
      <w:lvlText w:val="▪"/>
      <w:lvlJc w:val="left"/>
      <w:pPr>
        <w:ind w:left="7076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0"/>
        <w:u w:val="none" w:color="000000"/>
        <w:vertAlign w:val="baseline"/>
      </w:rPr>
    </w:lvl>
  </w:abstractNum>
  <w:abstractNum w:abstractNumId="6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6A97707A"/>
    <w:multiLevelType w:val="hybridMultilevel"/>
    <w:tmpl w:val="7EF0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D5EE8"/>
    <w:multiLevelType w:val="hybridMultilevel"/>
    <w:tmpl w:val="57664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310306">
    <w:abstractNumId w:val="6"/>
  </w:num>
  <w:num w:numId="2" w16cid:durableId="1326396980">
    <w:abstractNumId w:val="4"/>
  </w:num>
  <w:num w:numId="3" w16cid:durableId="342123783">
    <w:abstractNumId w:val="0"/>
  </w:num>
  <w:num w:numId="4" w16cid:durableId="2057393506">
    <w:abstractNumId w:val="1"/>
  </w:num>
  <w:num w:numId="5" w16cid:durableId="1638608616">
    <w:abstractNumId w:val="5"/>
  </w:num>
  <w:num w:numId="6" w16cid:durableId="1218249968">
    <w:abstractNumId w:val="8"/>
  </w:num>
  <w:num w:numId="7" w16cid:durableId="168101221">
    <w:abstractNumId w:val="7"/>
  </w:num>
  <w:num w:numId="8" w16cid:durableId="386149620">
    <w:abstractNumId w:val="2"/>
  </w:num>
  <w:num w:numId="9" w16cid:durableId="139292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n-IN" w:vendorID="64" w:dllVersion="131078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trackRevisions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02891"/>
    <w:rsid w:val="00003787"/>
    <w:rsid w:val="00035E8B"/>
    <w:rsid w:val="00083555"/>
    <w:rsid w:val="0009436C"/>
    <w:rsid w:val="000A780F"/>
    <w:rsid w:val="000B0CB9"/>
    <w:rsid w:val="000B2167"/>
    <w:rsid w:val="000B3574"/>
    <w:rsid w:val="000D6350"/>
    <w:rsid w:val="000E09F3"/>
    <w:rsid w:val="000F7370"/>
    <w:rsid w:val="001354DD"/>
    <w:rsid w:val="001440A8"/>
    <w:rsid w:val="0015287B"/>
    <w:rsid w:val="001653DB"/>
    <w:rsid w:val="00185C23"/>
    <w:rsid w:val="00194891"/>
    <w:rsid w:val="001A66DA"/>
    <w:rsid w:val="001D2093"/>
    <w:rsid w:val="001E10F8"/>
    <w:rsid w:val="001F0F6D"/>
    <w:rsid w:val="001F3036"/>
    <w:rsid w:val="00203996"/>
    <w:rsid w:val="002112D8"/>
    <w:rsid w:val="0021331B"/>
    <w:rsid w:val="00246878"/>
    <w:rsid w:val="00280609"/>
    <w:rsid w:val="00281AB8"/>
    <w:rsid w:val="002837C2"/>
    <w:rsid w:val="00284F24"/>
    <w:rsid w:val="002867F7"/>
    <w:rsid w:val="00295630"/>
    <w:rsid w:val="002A2FD5"/>
    <w:rsid w:val="002A61BA"/>
    <w:rsid w:val="002F2E0B"/>
    <w:rsid w:val="00321C7B"/>
    <w:rsid w:val="00336080"/>
    <w:rsid w:val="00342E42"/>
    <w:rsid w:val="0034467A"/>
    <w:rsid w:val="00394C7D"/>
    <w:rsid w:val="003B461A"/>
    <w:rsid w:val="003B7C4E"/>
    <w:rsid w:val="003C3540"/>
    <w:rsid w:val="003E3A84"/>
    <w:rsid w:val="003F4555"/>
    <w:rsid w:val="00422FA0"/>
    <w:rsid w:val="0043481C"/>
    <w:rsid w:val="0045258B"/>
    <w:rsid w:val="004A404E"/>
    <w:rsid w:val="004B7280"/>
    <w:rsid w:val="004E28B9"/>
    <w:rsid w:val="004F58C0"/>
    <w:rsid w:val="005539F0"/>
    <w:rsid w:val="00566242"/>
    <w:rsid w:val="005739CE"/>
    <w:rsid w:val="005B028D"/>
    <w:rsid w:val="005B1A95"/>
    <w:rsid w:val="005B7D72"/>
    <w:rsid w:val="005D6A7D"/>
    <w:rsid w:val="005D7613"/>
    <w:rsid w:val="005E133A"/>
    <w:rsid w:val="006036C6"/>
    <w:rsid w:val="00613F12"/>
    <w:rsid w:val="00621E9D"/>
    <w:rsid w:val="0062580F"/>
    <w:rsid w:val="00627E18"/>
    <w:rsid w:val="00642729"/>
    <w:rsid w:val="00660D8A"/>
    <w:rsid w:val="006B1207"/>
    <w:rsid w:val="006B130D"/>
    <w:rsid w:val="006B15C8"/>
    <w:rsid w:val="006B6F39"/>
    <w:rsid w:val="006C0B77"/>
    <w:rsid w:val="006D47D7"/>
    <w:rsid w:val="006E5E0F"/>
    <w:rsid w:val="006F0400"/>
    <w:rsid w:val="006F345C"/>
    <w:rsid w:val="00711D35"/>
    <w:rsid w:val="00711F74"/>
    <w:rsid w:val="00721BBA"/>
    <w:rsid w:val="007231ED"/>
    <w:rsid w:val="00732DDE"/>
    <w:rsid w:val="00737608"/>
    <w:rsid w:val="00754B97"/>
    <w:rsid w:val="00760970"/>
    <w:rsid w:val="007811D7"/>
    <w:rsid w:val="007A08B3"/>
    <w:rsid w:val="007A7F19"/>
    <w:rsid w:val="007B4AD6"/>
    <w:rsid w:val="007B52BA"/>
    <w:rsid w:val="007D6A46"/>
    <w:rsid w:val="007F14D4"/>
    <w:rsid w:val="00802348"/>
    <w:rsid w:val="00821818"/>
    <w:rsid w:val="00825512"/>
    <w:rsid w:val="00825725"/>
    <w:rsid w:val="00834372"/>
    <w:rsid w:val="008425A5"/>
    <w:rsid w:val="00860C75"/>
    <w:rsid w:val="008752CF"/>
    <w:rsid w:val="008916A3"/>
    <w:rsid w:val="008F654E"/>
    <w:rsid w:val="0091706C"/>
    <w:rsid w:val="0092521D"/>
    <w:rsid w:val="00951071"/>
    <w:rsid w:val="00957987"/>
    <w:rsid w:val="00970CFF"/>
    <w:rsid w:val="0097519D"/>
    <w:rsid w:val="00977B9A"/>
    <w:rsid w:val="009A3335"/>
    <w:rsid w:val="009B73A3"/>
    <w:rsid w:val="009B7998"/>
    <w:rsid w:val="009C7086"/>
    <w:rsid w:val="009C7BEB"/>
    <w:rsid w:val="009F123D"/>
    <w:rsid w:val="00A1372C"/>
    <w:rsid w:val="00A735F2"/>
    <w:rsid w:val="00A8741D"/>
    <w:rsid w:val="00AB158E"/>
    <w:rsid w:val="00AB4658"/>
    <w:rsid w:val="00AD1B68"/>
    <w:rsid w:val="00AE1F00"/>
    <w:rsid w:val="00AE6151"/>
    <w:rsid w:val="00B01C6E"/>
    <w:rsid w:val="00B04210"/>
    <w:rsid w:val="00B1716A"/>
    <w:rsid w:val="00B24B5B"/>
    <w:rsid w:val="00B361CC"/>
    <w:rsid w:val="00B4331A"/>
    <w:rsid w:val="00B54EBF"/>
    <w:rsid w:val="00B626CC"/>
    <w:rsid w:val="00B77BA9"/>
    <w:rsid w:val="00B81A5D"/>
    <w:rsid w:val="00B8290D"/>
    <w:rsid w:val="00B856CF"/>
    <w:rsid w:val="00B94103"/>
    <w:rsid w:val="00B96823"/>
    <w:rsid w:val="00B9714F"/>
    <w:rsid w:val="00BB56FA"/>
    <w:rsid w:val="00BB61C7"/>
    <w:rsid w:val="00BC0DB8"/>
    <w:rsid w:val="00BE0B7E"/>
    <w:rsid w:val="00BE78A5"/>
    <w:rsid w:val="00BF6FD5"/>
    <w:rsid w:val="00C35B32"/>
    <w:rsid w:val="00C40BFC"/>
    <w:rsid w:val="00C41A33"/>
    <w:rsid w:val="00C449E9"/>
    <w:rsid w:val="00C4594E"/>
    <w:rsid w:val="00C66D8C"/>
    <w:rsid w:val="00C7328F"/>
    <w:rsid w:val="00CC2A23"/>
    <w:rsid w:val="00CC59DE"/>
    <w:rsid w:val="00CF47EA"/>
    <w:rsid w:val="00D02524"/>
    <w:rsid w:val="00D0260A"/>
    <w:rsid w:val="00D1758D"/>
    <w:rsid w:val="00D22FA3"/>
    <w:rsid w:val="00D23289"/>
    <w:rsid w:val="00D706CC"/>
    <w:rsid w:val="00D92DA2"/>
    <w:rsid w:val="00D93D2B"/>
    <w:rsid w:val="00DA057A"/>
    <w:rsid w:val="00DB28DC"/>
    <w:rsid w:val="00DB7BE8"/>
    <w:rsid w:val="00DC6FBF"/>
    <w:rsid w:val="00DE786D"/>
    <w:rsid w:val="00DF1F62"/>
    <w:rsid w:val="00DF2B09"/>
    <w:rsid w:val="00E0765D"/>
    <w:rsid w:val="00E137B1"/>
    <w:rsid w:val="00E301F1"/>
    <w:rsid w:val="00E441EF"/>
    <w:rsid w:val="00E969B6"/>
    <w:rsid w:val="00EB00F2"/>
    <w:rsid w:val="00ED0EA1"/>
    <w:rsid w:val="00EE0870"/>
    <w:rsid w:val="00EE4AB8"/>
    <w:rsid w:val="00F0789E"/>
    <w:rsid w:val="00F07DFD"/>
    <w:rsid w:val="00F330F3"/>
    <w:rsid w:val="00F33506"/>
    <w:rsid w:val="00F37953"/>
    <w:rsid w:val="00F47DA6"/>
    <w:rsid w:val="00F54D6F"/>
    <w:rsid w:val="00F67104"/>
    <w:rsid w:val="00F717BD"/>
    <w:rsid w:val="00FA3638"/>
    <w:rsid w:val="00FB4DA8"/>
    <w:rsid w:val="00FD05F6"/>
    <w:rsid w:val="00FE084D"/>
    <w:rsid w:val="00FF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A003F253-D702-4892-948E-EBAF67B6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867F7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character" w:customStyle="1" w:styleId="HeaderChar">
    <w:name w:val="Header Char"/>
    <w:link w:val="Header"/>
    <w:uiPriority w:val="99"/>
    <w:rsid w:val="000B0CB9"/>
    <w:rPr>
      <w:sz w:val="24"/>
      <w:szCs w:val="24"/>
    </w:rPr>
  </w:style>
  <w:style w:type="paragraph" w:styleId="Revision">
    <w:name w:val="Revision"/>
    <w:hidden/>
    <w:uiPriority w:val="99"/>
    <w:semiHidden/>
    <w:rsid w:val="009C7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1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2025-09-02T18:46:00Z</dcterms:created>
  <dcterms:modified xsi:type="dcterms:W3CDTF">2025-09-02T18:46:00Z</dcterms:modified>
</cp:coreProperties>
</file>