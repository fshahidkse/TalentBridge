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362D" w14:textId="77777777" w:rsidR="008907BE" w:rsidRPr="008907BE" w:rsidRDefault="008907BE" w:rsidP="008907BE">
      <w:pPr>
        <w:keepNext/>
        <w:outlineLvl w:val="0"/>
        <w:rPr>
          <w:b/>
          <w:sz w:val="22"/>
          <w:szCs w:val="22"/>
        </w:rPr>
      </w:pPr>
      <w:r w:rsidRPr="008907BE">
        <w:rPr>
          <w:b/>
          <w:sz w:val="22"/>
          <w:szCs w:val="22"/>
        </w:rPr>
        <w:t>EDUCATION</w:t>
      </w:r>
    </w:p>
    <w:p w14:paraId="695C664A" w14:textId="77777777" w:rsidR="008907BE" w:rsidRPr="008907BE" w:rsidRDefault="008907BE" w:rsidP="008907BE">
      <w:pPr>
        <w:rPr>
          <w:b/>
          <w:color w:val="004D8F"/>
          <w:sz w:val="22"/>
          <w:szCs w:val="22"/>
        </w:rPr>
      </w:pPr>
      <w:r w:rsidRPr="008907BE">
        <w:rPr>
          <w:b/>
          <w:color w:val="004D8F"/>
          <w:sz w:val="22"/>
          <w:szCs w:val="22"/>
        </w:rPr>
        <w:t>BS/Structural Design and Construction Engineering Technology, Pennsylvania State University, 19</w:t>
      </w:r>
      <w:r>
        <w:rPr>
          <w:b/>
          <w:color w:val="004D8F"/>
          <w:sz w:val="22"/>
          <w:szCs w:val="22"/>
        </w:rPr>
        <w:t>92</w:t>
      </w:r>
    </w:p>
    <w:p w14:paraId="18CD0E29" w14:textId="77777777" w:rsidR="008907BE" w:rsidRPr="008907BE" w:rsidRDefault="008907BE" w:rsidP="008907BE">
      <w:pPr>
        <w:rPr>
          <w:b/>
          <w:color w:val="004D8F"/>
          <w:sz w:val="22"/>
          <w:szCs w:val="22"/>
        </w:rPr>
      </w:pPr>
    </w:p>
    <w:p w14:paraId="0DA4F63E" w14:textId="77777777" w:rsidR="008907BE" w:rsidRPr="008907BE" w:rsidRDefault="008907BE" w:rsidP="008907BE">
      <w:pPr>
        <w:keepNext/>
        <w:outlineLvl w:val="0"/>
        <w:rPr>
          <w:bCs/>
          <w:sz w:val="22"/>
          <w:szCs w:val="22"/>
        </w:rPr>
      </w:pPr>
      <w:r w:rsidRPr="008907BE">
        <w:rPr>
          <w:b/>
          <w:sz w:val="22"/>
          <w:szCs w:val="22"/>
        </w:rPr>
        <w:t xml:space="preserve">Email: </w:t>
      </w:r>
      <w:r w:rsidR="00CA0B28">
        <w:rPr>
          <w:b/>
          <w:sz w:val="22"/>
          <w:szCs w:val="22"/>
        </w:rPr>
        <w:t>g</w:t>
      </w:r>
      <w:r w:rsidR="00CA0B28">
        <w:rPr>
          <w:b/>
          <w:color w:val="0070C0"/>
          <w:sz w:val="22"/>
          <w:szCs w:val="22"/>
        </w:rPr>
        <w:t>fitzgerald@kseng.com</w:t>
      </w:r>
    </w:p>
    <w:p w14:paraId="0C87569C" w14:textId="77777777" w:rsidR="008907BE" w:rsidRPr="008907BE" w:rsidRDefault="008907BE" w:rsidP="008907BE">
      <w:pPr>
        <w:keepNext/>
        <w:outlineLvl w:val="0"/>
        <w:rPr>
          <w:b/>
          <w:color w:val="000000"/>
          <w:sz w:val="22"/>
          <w:szCs w:val="22"/>
        </w:rPr>
      </w:pPr>
      <w:r w:rsidRPr="008907BE">
        <w:rPr>
          <w:b/>
          <w:sz w:val="22"/>
          <w:szCs w:val="22"/>
        </w:rPr>
        <w:t xml:space="preserve">Phone Number: </w:t>
      </w:r>
      <w:r w:rsidR="00CA0B28">
        <w:rPr>
          <w:b/>
          <w:sz w:val="22"/>
          <w:szCs w:val="22"/>
        </w:rPr>
        <w:t>973.688.2935</w:t>
      </w:r>
    </w:p>
    <w:p w14:paraId="3F1246FC" w14:textId="77777777" w:rsidR="008907BE" w:rsidRPr="008907BE" w:rsidRDefault="008907BE" w:rsidP="008907BE">
      <w:pPr>
        <w:keepNext/>
        <w:outlineLvl w:val="8"/>
        <w:rPr>
          <w:b/>
          <w:sz w:val="20"/>
        </w:rPr>
      </w:pPr>
    </w:p>
    <w:p w14:paraId="3B3A00BF" w14:textId="77777777" w:rsidR="008907BE" w:rsidRPr="008907BE" w:rsidRDefault="008907BE" w:rsidP="008907BE">
      <w:pPr>
        <w:keepNext/>
        <w:outlineLvl w:val="8"/>
        <w:rPr>
          <w:b/>
          <w:sz w:val="22"/>
          <w:szCs w:val="22"/>
        </w:rPr>
      </w:pPr>
      <w:r w:rsidRPr="008907BE">
        <w:rPr>
          <w:b/>
          <w:sz w:val="22"/>
          <w:szCs w:val="22"/>
        </w:rPr>
        <w:t xml:space="preserve">PROFESSIONAL </w:t>
      </w:r>
      <w:r w:rsidR="004262D4">
        <w:rPr>
          <w:b/>
          <w:sz w:val="22"/>
          <w:szCs w:val="22"/>
        </w:rPr>
        <w:t>REGISTRATION</w:t>
      </w:r>
    </w:p>
    <w:p w14:paraId="3B3B7900" w14:textId="77777777" w:rsidR="008907BE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8907BE">
        <w:rPr>
          <w:b/>
          <w:bCs/>
          <w:color w:val="004D8F"/>
          <w:kern w:val="20"/>
          <w:sz w:val="22"/>
          <w:szCs w:val="22"/>
        </w:rPr>
        <w:t>Professional Engineer – NJ (#24GE</w:t>
      </w:r>
      <w:r w:rsidR="00454792">
        <w:rPr>
          <w:b/>
          <w:bCs/>
          <w:color w:val="004D8F"/>
          <w:kern w:val="20"/>
          <w:sz w:val="22"/>
          <w:szCs w:val="22"/>
        </w:rPr>
        <w:t>04593500</w:t>
      </w:r>
      <w:r w:rsidRPr="008907BE">
        <w:rPr>
          <w:b/>
          <w:bCs/>
          <w:color w:val="004D8F"/>
          <w:kern w:val="20"/>
          <w:sz w:val="22"/>
          <w:szCs w:val="22"/>
        </w:rPr>
        <w:t>, Expires: 4/30/2026)</w:t>
      </w:r>
    </w:p>
    <w:p w14:paraId="739DD821" w14:textId="77777777" w:rsidR="00454792" w:rsidRPr="004262D4" w:rsidRDefault="00454792" w:rsidP="00454792">
      <w:pPr>
        <w:rPr>
          <w:color w:val="004D8F"/>
          <w:kern w:val="20"/>
          <w:sz w:val="22"/>
          <w:szCs w:val="22"/>
        </w:rPr>
      </w:pPr>
      <w:r w:rsidRPr="008907BE">
        <w:rPr>
          <w:color w:val="004D8F"/>
          <w:kern w:val="20"/>
          <w:sz w:val="22"/>
          <w:szCs w:val="22"/>
        </w:rPr>
        <w:t>Professional Engineer – N</w:t>
      </w:r>
      <w:r w:rsidRPr="004262D4">
        <w:rPr>
          <w:color w:val="004D8F"/>
          <w:kern w:val="20"/>
          <w:sz w:val="22"/>
          <w:szCs w:val="22"/>
        </w:rPr>
        <w:t>Y</w:t>
      </w:r>
      <w:r w:rsidRPr="008907BE">
        <w:rPr>
          <w:color w:val="004D8F"/>
          <w:kern w:val="20"/>
          <w:sz w:val="22"/>
          <w:szCs w:val="22"/>
        </w:rPr>
        <w:t xml:space="preserve"> (#</w:t>
      </w:r>
      <w:r w:rsidRPr="004262D4">
        <w:rPr>
          <w:color w:val="004D8F"/>
          <w:kern w:val="20"/>
          <w:sz w:val="22"/>
          <w:szCs w:val="22"/>
        </w:rPr>
        <w:t>082279</w:t>
      </w:r>
      <w:r w:rsidRPr="008907BE">
        <w:rPr>
          <w:color w:val="004D8F"/>
          <w:kern w:val="20"/>
          <w:sz w:val="22"/>
          <w:szCs w:val="22"/>
        </w:rPr>
        <w:t xml:space="preserve">, Expires: </w:t>
      </w:r>
      <w:r w:rsidRPr="004262D4">
        <w:rPr>
          <w:color w:val="004D8F"/>
          <w:kern w:val="20"/>
          <w:sz w:val="22"/>
          <w:szCs w:val="22"/>
        </w:rPr>
        <w:t>11</w:t>
      </w:r>
      <w:r w:rsidRPr="008907BE">
        <w:rPr>
          <w:color w:val="004D8F"/>
          <w:kern w:val="20"/>
          <w:sz w:val="22"/>
          <w:szCs w:val="22"/>
        </w:rPr>
        <w:t>/30/202</w:t>
      </w:r>
      <w:r w:rsidRPr="004262D4">
        <w:rPr>
          <w:color w:val="004D8F"/>
          <w:kern w:val="20"/>
          <w:sz w:val="22"/>
          <w:szCs w:val="22"/>
        </w:rPr>
        <w:t>7</w:t>
      </w:r>
      <w:r w:rsidRPr="008907BE">
        <w:rPr>
          <w:color w:val="004D8F"/>
          <w:kern w:val="20"/>
          <w:sz w:val="22"/>
          <w:szCs w:val="22"/>
        </w:rPr>
        <w:t>)</w:t>
      </w:r>
    </w:p>
    <w:p w14:paraId="09794FBF" w14:textId="77777777" w:rsidR="00454792" w:rsidRPr="004262D4" w:rsidRDefault="00454792" w:rsidP="00454792">
      <w:pPr>
        <w:rPr>
          <w:color w:val="004D8F"/>
          <w:kern w:val="20"/>
          <w:sz w:val="22"/>
          <w:szCs w:val="22"/>
        </w:rPr>
      </w:pPr>
      <w:r w:rsidRPr="008907BE">
        <w:rPr>
          <w:color w:val="004D8F"/>
          <w:kern w:val="20"/>
          <w:sz w:val="22"/>
          <w:szCs w:val="22"/>
        </w:rPr>
        <w:t xml:space="preserve">Professional Engineer – </w:t>
      </w:r>
      <w:r w:rsidR="004262D4" w:rsidRPr="004262D4">
        <w:rPr>
          <w:color w:val="004D8F"/>
          <w:kern w:val="20"/>
          <w:sz w:val="22"/>
          <w:szCs w:val="22"/>
        </w:rPr>
        <w:t>PA</w:t>
      </w:r>
      <w:r w:rsidRPr="008907BE">
        <w:rPr>
          <w:color w:val="004D8F"/>
          <w:kern w:val="20"/>
          <w:sz w:val="22"/>
          <w:szCs w:val="22"/>
        </w:rPr>
        <w:t xml:space="preserve"> (#</w:t>
      </w:r>
      <w:r w:rsidR="004262D4" w:rsidRPr="004262D4">
        <w:rPr>
          <w:color w:val="004D8F"/>
          <w:kern w:val="20"/>
          <w:sz w:val="22"/>
          <w:szCs w:val="22"/>
        </w:rPr>
        <w:t>PE053056</w:t>
      </w:r>
      <w:r w:rsidRPr="008907BE">
        <w:rPr>
          <w:color w:val="004D8F"/>
          <w:kern w:val="20"/>
          <w:sz w:val="22"/>
          <w:szCs w:val="22"/>
        </w:rPr>
        <w:t xml:space="preserve">, Expires: </w:t>
      </w:r>
      <w:r w:rsidR="004262D4" w:rsidRPr="004262D4">
        <w:rPr>
          <w:color w:val="004D8F"/>
          <w:kern w:val="20"/>
          <w:sz w:val="22"/>
          <w:szCs w:val="22"/>
        </w:rPr>
        <w:t>9</w:t>
      </w:r>
      <w:r w:rsidRPr="008907BE">
        <w:rPr>
          <w:color w:val="004D8F"/>
          <w:kern w:val="20"/>
          <w:sz w:val="22"/>
          <w:szCs w:val="22"/>
        </w:rPr>
        <w:t>/30/202</w:t>
      </w:r>
      <w:r w:rsidR="004262D4" w:rsidRPr="004262D4">
        <w:rPr>
          <w:color w:val="004D8F"/>
          <w:kern w:val="20"/>
          <w:sz w:val="22"/>
          <w:szCs w:val="22"/>
        </w:rPr>
        <w:t>5</w:t>
      </w:r>
      <w:r w:rsidRPr="008907BE">
        <w:rPr>
          <w:color w:val="004D8F"/>
          <w:kern w:val="20"/>
          <w:sz w:val="22"/>
          <w:szCs w:val="22"/>
        </w:rPr>
        <w:t>)</w:t>
      </w:r>
    </w:p>
    <w:p w14:paraId="0DF4F947" w14:textId="77777777" w:rsidR="00454792" w:rsidRPr="008907BE" w:rsidRDefault="00454792" w:rsidP="008907BE">
      <w:pPr>
        <w:rPr>
          <w:b/>
          <w:bCs/>
          <w:color w:val="004D8F"/>
          <w:kern w:val="20"/>
          <w:sz w:val="22"/>
          <w:szCs w:val="22"/>
        </w:rPr>
      </w:pPr>
    </w:p>
    <w:p w14:paraId="0A0BD6B0" w14:textId="77777777" w:rsidR="008907BE" w:rsidRPr="008907BE" w:rsidRDefault="008907BE" w:rsidP="008907BE">
      <w:pPr>
        <w:keepNext/>
        <w:outlineLvl w:val="8"/>
        <w:rPr>
          <w:b/>
          <w:sz w:val="22"/>
          <w:szCs w:val="22"/>
        </w:rPr>
      </w:pPr>
      <w:r w:rsidRPr="008907BE">
        <w:rPr>
          <w:b/>
          <w:sz w:val="22"/>
          <w:szCs w:val="22"/>
        </w:rPr>
        <w:t>TRAINING</w:t>
      </w:r>
    </w:p>
    <w:p w14:paraId="0337D2C4" w14:textId="77777777" w:rsidR="008907BE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 xml:space="preserve">NHI Course #130053, Bridge Inspection Refresher, </w:t>
      </w:r>
      <w:r w:rsidR="006E58CB" w:rsidRPr="002C5242">
        <w:rPr>
          <w:b/>
          <w:bCs/>
          <w:color w:val="004D8F"/>
          <w:kern w:val="20"/>
          <w:sz w:val="22"/>
          <w:szCs w:val="22"/>
        </w:rPr>
        <w:t>January</w:t>
      </w:r>
      <w:r w:rsidRPr="002C5242">
        <w:rPr>
          <w:b/>
          <w:bCs/>
          <w:color w:val="004D8F"/>
          <w:kern w:val="20"/>
          <w:sz w:val="22"/>
          <w:szCs w:val="22"/>
        </w:rPr>
        <w:t xml:space="preserve"> 202</w:t>
      </w:r>
      <w:r w:rsidR="006E58CB" w:rsidRPr="002C5242">
        <w:rPr>
          <w:b/>
          <w:bCs/>
          <w:color w:val="004D8F"/>
          <w:kern w:val="20"/>
          <w:sz w:val="22"/>
          <w:szCs w:val="22"/>
        </w:rPr>
        <w:t>2</w:t>
      </w:r>
    </w:p>
    <w:p w14:paraId="0F9D5EDB" w14:textId="77777777" w:rsidR="002C5242" w:rsidRDefault="002C5242" w:rsidP="002C5242">
      <w:pPr>
        <w:rPr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 xml:space="preserve">PennDOT – Bridge Safety Inspector Training Course - </w:t>
      </w:r>
      <w:ins w:id="0" w:author="chet shah" w:date="2025-03-09T21:35:00Z">
        <w:r w:rsidR="00B93F5A">
          <w:rPr>
            <w:b/>
            <w:bCs/>
            <w:color w:val="004D8F"/>
            <w:kern w:val="20"/>
            <w:sz w:val="22"/>
            <w:szCs w:val="22"/>
          </w:rPr>
          <w:t xml:space="preserve">13-day Course (Including PONTIS) </w:t>
        </w:r>
      </w:ins>
      <w:del w:id="1" w:author="chet shah" w:date="2025-03-09T21:35:00Z">
        <w:r w:rsidRPr="002C5242" w:rsidDel="00B93F5A">
          <w:rPr>
            <w:b/>
            <w:bCs/>
            <w:color w:val="004D8F"/>
            <w:kern w:val="20"/>
            <w:sz w:val="22"/>
            <w:szCs w:val="22"/>
          </w:rPr>
          <w:delText>2 ½ weeks</w:delText>
        </w:r>
      </w:del>
      <w:r w:rsidRPr="002C5242">
        <w:rPr>
          <w:b/>
          <w:bCs/>
          <w:color w:val="004D8F"/>
          <w:kern w:val="20"/>
          <w:sz w:val="22"/>
          <w:szCs w:val="22"/>
        </w:rPr>
        <w:t>, March 1996</w:t>
      </w:r>
    </w:p>
    <w:p w14:paraId="234CAD23" w14:textId="77777777" w:rsidR="008907BE" w:rsidRPr="002C5242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>NHI Course #1300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>91</w:t>
      </w:r>
      <w:r w:rsidRPr="002C5242">
        <w:rPr>
          <w:b/>
          <w:bCs/>
          <w:color w:val="004D8F"/>
          <w:kern w:val="20"/>
          <w:sz w:val="22"/>
          <w:szCs w:val="22"/>
        </w:rPr>
        <w:t xml:space="preserve">, 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>FHWA Underwater Bridge Inspection Course, February 2023</w:t>
      </w:r>
    </w:p>
    <w:p w14:paraId="4F9ADD53" w14:textId="77777777" w:rsidR="008907BE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>NHI Course #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 xml:space="preserve">130078, </w:t>
      </w:r>
      <w:r w:rsidR="006764F4">
        <w:rPr>
          <w:b/>
          <w:bCs/>
          <w:color w:val="004D8F"/>
          <w:kern w:val="20"/>
          <w:sz w:val="22"/>
          <w:szCs w:val="22"/>
        </w:rPr>
        <w:t>Fracture Critical Inspection Techniques for Steel Bridges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 xml:space="preserve">, </w:t>
      </w:r>
      <w:r w:rsidR="00365EB6">
        <w:rPr>
          <w:b/>
          <w:bCs/>
          <w:color w:val="004D8F"/>
          <w:kern w:val="20"/>
          <w:sz w:val="22"/>
          <w:szCs w:val="22"/>
        </w:rPr>
        <w:t>May 2018</w:t>
      </w:r>
    </w:p>
    <w:p w14:paraId="0329892E" w14:textId="77777777" w:rsidR="002C5242" w:rsidRDefault="002C5242">
      <w:pPr>
        <w:rPr>
          <w:color w:val="004D8F"/>
          <w:kern w:val="20"/>
          <w:sz w:val="22"/>
          <w:szCs w:val="22"/>
        </w:rPr>
      </w:pPr>
      <w:r w:rsidRPr="002C5242">
        <w:rPr>
          <w:color w:val="004D8F"/>
          <w:kern w:val="20"/>
          <w:sz w:val="22"/>
          <w:szCs w:val="22"/>
        </w:rPr>
        <w:t>NYSDOT, Methods of Bridge Inspection, April 2012</w:t>
      </w:r>
    </w:p>
    <w:p w14:paraId="6B805CE2" w14:textId="77777777" w:rsidR="002C5242" w:rsidRDefault="002C5242">
      <w:pPr>
        <w:rPr>
          <w:color w:val="004D8F"/>
          <w:kern w:val="20"/>
          <w:sz w:val="22"/>
          <w:szCs w:val="22"/>
        </w:rPr>
      </w:pPr>
      <w:r w:rsidRPr="002C5242">
        <w:rPr>
          <w:color w:val="004D8F"/>
          <w:kern w:val="20"/>
          <w:sz w:val="22"/>
          <w:szCs w:val="22"/>
        </w:rPr>
        <w:t>OSHA</w:t>
      </w:r>
      <w:r>
        <w:rPr>
          <w:color w:val="004D8F"/>
          <w:kern w:val="20"/>
          <w:sz w:val="22"/>
          <w:szCs w:val="22"/>
        </w:rPr>
        <w:t xml:space="preserve">, </w:t>
      </w:r>
      <w:r w:rsidRPr="002C5242">
        <w:rPr>
          <w:color w:val="004D8F"/>
          <w:kern w:val="20"/>
          <w:sz w:val="22"/>
          <w:szCs w:val="22"/>
        </w:rPr>
        <w:t xml:space="preserve">Confined Space Entry Training, </w:t>
      </w:r>
      <w:r>
        <w:rPr>
          <w:color w:val="004D8F"/>
          <w:kern w:val="20"/>
          <w:sz w:val="22"/>
          <w:szCs w:val="22"/>
        </w:rPr>
        <w:t>2012</w:t>
      </w:r>
    </w:p>
    <w:p w14:paraId="36784CA1" w14:textId="77777777" w:rsidR="002C5242" w:rsidRDefault="002C5242">
      <w:pPr>
        <w:rPr>
          <w:color w:val="004D8F"/>
          <w:kern w:val="20"/>
          <w:sz w:val="22"/>
          <w:szCs w:val="22"/>
        </w:rPr>
      </w:pPr>
      <w:r w:rsidRPr="002C5242">
        <w:rPr>
          <w:color w:val="004D8F"/>
          <w:kern w:val="20"/>
          <w:sz w:val="22"/>
          <w:szCs w:val="22"/>
        </w:rPr>
        <w:t xml:space="preserve">Commercial Diving Certification </w:t>
      </w:r>
      <w:r>
        <w:rPr>
          <w:color w:val="004D8F"/>
          <w:kern w:val="20"/>
          <w:sz w:val="22"/>
          <w:szCs w:val="22"/>
        </w:rPr>
        <w:t>(</w:t>
      </w:r>
      <w:r w:rsidRPr="002C5242">
        <w:rPr>
          <w:color w:val="004D8F"/>
          <w:kern w:val="20"/>
          <w:sz w:val="22"/>
          <w:szCs w:val="22"/>
        </w:rPr>
        <w:t>ADC</w:t>
      </w:r>
      <w:r>
        <w:rPr>
          <w:color w:val="004D8F"/>
          <w:kern w:val="20"/>
          <w:sz w:val="22"/>
          <w:szCs w:val="22"/>
        </w:rPr>
        <w:t>I</w:t>
      </w:r>
      <w:r w:rsidRPr="002C5242">
        <w:rPr>
          <w:color w:val="004D8F"/>
          <w:kern w:val="20"/>
          <w:sz w:val="22"/>
          <w:szCs w:val="22"/>
        </w:rPr>
        <w:t xml:space="preserve"> #10126, </w:t>
      </w:r>
      <w:r>
        <w:rPr>
          <w:color w:val="004D8F"/>
          <w:kern w:val="20"/>
          <w:sz w:val="22"/>
          <w:szCs w:val="22"/>
        </w:rPr>
        <w:t xml:space="preserve">Expires: </w:t>
      </w:r>
      <w:r w:rsidR="00AA60E0">
        <w:rPr>
          <w:color w:val="004D8F"/>
          <w:kern w:val="20"/>
          <w:sz w:val="22"/>
          <w:szCs w:val="22"/>
        </w:rPr>
        <w:t>06/09/2027)</w:t>
      </w:r>
    </w:p>
    <w:p w14:paraId="40209714" w14:textId="77777777" w:rsidR="00AA60E0" w:rsidRDefault="00AA60E0">
      <w:pPr>
        <w:rPr>
          <w:color w:val="004D8F"/>
          <w:kern w:val="20"/>
          <w:sz w:val="22"/>
          <w:szCs w:val="22"/>
        </w:rPr>
      </w:pPr>
      <w:r>
        <w:rPr>
          <w:color w:val="004D8F"/>
          <w:kern w:val="20"/>
          <w:sz w:val="22"/>
          <w:szCs w:val="22"/>
        </w:rPr>
        <w:t>Transportation Worker Identification Credential (TWIC) (Expires: 02/22/2028)</w:t>
      </w:r>
    </w:p>
    <w:p w14:paraId="3D50A4E5" w14:textId="77777777" w:rsidR="00AA60E0" w:rsidRDefault="00AA60E0">
      <w:pPr>
        <w:rPr>
          <w:color w:val="004D8F"/>
          <w:kern w:val="20"/>
          <w:sz w:val="22"/>
          <w:szCs w:val="22"/>
        </w:rPr>
      </w:pPr>
      <w:r w:rsidRPr="00AA60E0">
        <w:rPr>
          <w:color w:val="004D8F"/>
          <w:kern w:val="20"/>
          <w:sz w:val="22"/>
          <w:szCs w:val="22"/>
        </w:rPr>
        <w:t>First Aid, CPR &amp; Oxygen Refresher 2022</w:t>
      </w:r>
    </w:p>
    <w:p w14:paraId="59D2BBBB" w14:textId="77777777" w:rsidR="00AA60E0" w:rsidRDefault="00AA60E0">
      <w:pPr>
        <w:rPr>
          <w:color w:val="004D8F"/>
          <w:kern w:val="20"/>
          <w:sz w:val="22"/>
          <w:szCs w:val="22"/>
        </w:rPr>
      </w:pPr>
    </w:p>
    <w:p w14:paraId="0478ED46" w14:textId="77777777" w:rsidR="00AA60E0" w:rsidRPr="00AA60E0" w:rsidRDefault="00AA60E0">
      <w:pPr>
        <w:rPr>
          <w:b/>
          <w:bCs/>
          <w:color w:val="000000"/>
          <w:kern w:val="20"/>
          <w:sz w:val="22"/>
          <w:szCs w:val="22"/>
        </w:rPr>
      </w:pPr>
      <w:r w:rsidRPr="00AA60E0">
        <w:rPr>
          <w:b/>
          <w:bCs/>
          <w:color w:val="000000"/>
          <w:kern w:val="20"/>
          <w:sz w:val="22"/>
          <w:szCs w:val="22"/>
        </w:rPr>
        <w:t>REFERENCES: List three references for any of the projects noted below in the summary of Experience</w:t>
      </w:r>
    </w:p>
    <w:p w14:paraId="2E333EF8" w14:textId="77777777" w:rsidR="00AA60E0" w:rsidRPr="00AA60E0" w:rsidRDefault="00AA60E0">
      <w:pPr>
        <w:rPr>
          <w:b/>
          <w:bCs/>
          <w:color w:val="000000"/>
          <w:kern w:val="20"/>
          <w:sz w:val="22"/>
          <w:szCs w:val="22"/>
        </w:rPr>
      </w:pPr>
    </w:p>
    <w:tbl>
      <w:tblPr>
        <w:tblW w:w="14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2"/>
        <w:gridCol w:w="2718"/>
        <w:gridCol w:w="5490"/>
      </w:tblGrid>
      <w:tr w:rsidR="00AA60E0" w:rsidRPr="00AA60E0" w14:paraId="14C20257" w14:textId="77777777" w:rsidTr="00990607">
        <w:tc>
          <w:tcPr>
            <w:tcW w:w="5922" w:type="dxa"/>
          </w:tcPr>
          <w:p w14:paraId="7F036DD5" w14:textId="77777777" w:rsidR="00AA60E0" w:rsidRPr="00AA60E0" w:rsidRDefault="00AA60E0" w:rsidP="00AA60E0">
            <w:pPr>
              <w:tabs>
                <w:tab w:val="left" w:pos="2571"/>
              </w:tabs>
              <w:ind w:left="-110"/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SIMILAR PROJECTS</w:t>
            </w:r>
          </w:p>
        </w:tc>
        <w:tc>
          <w:tcPr>
            <w:tcW w:w="2718" w:type="dxa"/>
          </w:tcPr>
          <w:p w14:paraId="419977FE" w14:textId="77777777" w:rsidR="00AA60E0" w:rsidRPr="00AA60E0" w:rsidRDefault="00AA60E0" w:rsidP="00AA60E0">
            <w:pPr>
              <w:tabs>
                <w:tab w:val="left" w:pos="1620"/>
              </w:tabs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CLIENT</w:t>
            </w:r>
          </w:p>
        </w:tc>
        <w:tc>
          <w:tcPr>
            <w:tcW w:w="5490" w:type="dxa"/>
          </w:tcPr>
          <w:p w14:paraId="379D2F9A" w14:textId="77777777" w:rsidR="00AA60E0" w:rsidRPr="00AA60E0" w:rsidRDefault="00AA60E0" w:rsidP="00AA60E0">
            <w:pPr>
              <w:tabs>
                <w:tab w:val="left" w:pos="1620"/>
              </w:tabs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CLIENT, TWO CONTACTS</w:t>
            </w:r>
          </w:p>
          <w:p w14:paraId="2438091A" w14:textId="77777777" w:rsidR="00AA60E0" w:rsidRPr="00AA60E0" w:rsidRDefault="00AA60E0" w:rsidP="00AA60E0">
            <w:pPr>
              <w:tabs>
                <w:tab w:val="left" w:pos="1620"/>
              </w:tabs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(NAME &amp; PHONE)</w:t>
            </w:r>
          </w:p>
        </w:tc>
      </w:tr>
      <w:tr w:rsidR="00AA60E0" w:rsidRPr="00AA60E0" w14:paraId="16A12710" w14:textId="77777777" w:rsidTr="00990607">
        <w:tc>
          <w:tcPr>
            <w:tcW w:w="5922" w:type="dxa"/>
          </w:tcPr>
          <w:p w14:paraId="71E0798D" w14:textId="77777777" w:rsidR="00AA60E0" w:rsidRPr="00AA60E0" w:rsidRDefault="007B314E" w:rsidP="00AA60E0">
            <w:pPr>
              <w:numPr>
                <w:ilvl w:val="0"/>
                <w:numId w:val="1"/>
              </w:numPr>
              <w:tabs>
                <w:tab w:val="left" w:pos="164"/>
              </w:tabs>
              <w:ind w:left="164" w:hanging="27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Underwater Inspection, Structural Inspection and Fathometer </w:t>
            </w:r>
            <w:r w:rsidR="003A6928">
              <w:rPr>
                <w:bCs/>
                <w:sz w:val="22"/>
                <w:szCs w:val="22"/>
              </w:rPr>
              <w:t>S</w:t>
            </w:r>
            <w:r>
              <w:rPr>
                <w:bCs/>
                <w:sz w:val="22"/>
                <w:szCs w:val="22"/>
              </w:rPr>
              <w:t xml:space="preserve">urvey of 23 In-House </w:t>
            </w:r>
            <w:r w:rsidR="003A6928">
              <w:rPr>
                <w:bCs/>
                <w:sz w:val="22"/>
                <w:szCs w:val="22"/>
              </w:rPr>
              <w:t>State-Owned</w:t>
            </w:r>
            <w:r>
              <w:rPr>
                <w:bCs/>
                <w:sz w:val="22"/>
                <w:szCs w:val="22"/>
              </w:rPr>
              <w:t xml:space="preserve"> Bridges </w:t>
            </w:r>
            <w:r w:rsidR="006764F4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Group SE2</w:t>
            </w:r>
            <w:r w:rsidR="003A6928">
              <w:rPr>
                <w:bCs/>
                <w:sz w:val="22"/>
                <w:szCs w:val="22"/>
              </w:rPr>
              <w:t>2</w:t>
            </w:r>
            <w:r w:rsidR="006764F4">
              <w:rPr>
                <w:bCs/>
                <w:sz w:val="22"/>
                <w:szCs w:val="22"/>
              </w:rPr>
              <w:t>, One Cycle Contract)</w:t>
            </w:r>
          </w:p>
        </w:tc>
        <w:tc>
          <w:tcPr>
            <w:tcW w:w="2718" w:type="dxa"/>
            <w:vAlign w:val="center"/>
          </w:tcPr>
          <w:p w14:paraId="4BA40E08" w14:textId="77777777" w:rsidR="00AA60E0" w:rsidRPr="00AA60E0" w:rsidRDefault="007B314E" w:rsidP="00AA60E0">
            <w:pPr>
              <w:tabs>
                <w:tab w:val="left" w:pos="162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NJDOT</w:t>
            </w:r>
          </w:p>
        </w:tc>
        <w:tc>
          <w:tcPr>
            <w:tcW w:w="5490" w:type="dxa"/>
          </w:tcPr>
          <w:p w14:paraId="6FBB33D4" w14:textId="77777777" w:rsidR="00AA60E0" w:rsidRPr="00AA60E0" w:rsidRDefault="007B314E" w:rsidP="00AA60E0">
            <w:pPr>
              <w:numPr>
                <w:ilvl w:val="0"/>
                <w:numId w:val="2"/>
              </w:numPr>
              <w:tabs>
                <w:tab w:val="left" w:pos="165"/>
              </w:tabs>
              <w:ind w:left="165" w:hanging="18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Mujahid A. Khan   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FD3DFF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1378</w:t>
            </w:r>
          </w:p>
          <w:p w14:paraId="7BC02D92" w14:textId="77777777" w:rsidR="00AA60E0" w:rsidRPr="00AA60E0" w:rsidRDefault="00AA60E0" w:rsidP="00AA60E0">
            <w:pPr>
              <w:numPr>
                <w:ilvl w:val="0"/>
                <w:numId w:val="2"/>
              </w:numPr>
              <w:tabs>
                <w:tab w:val="left" w:pos="165"/>
              </w:tabs>
              <w:ind w:left="165" w:hanging="180"/>
              <w:rPr>
                <w:b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 </w:t>
            </w:r>
            <w:r w:rsidR="00B60625">
              <w:rPr>
                <w:bCs/>
                <w:sz w:val="22"/>
                <w:szCs w:val="22"/>
              </w:rPr>
              <w:t>Praful Patel</w:t>
            </w:r>
            <w:r w:rsidR="001C54B9">
              <w:rPr>
                <w:bCs/>
                <w:sz w:val="22"/>
                <w:szCs w:val="22"/>
              </w:rPr>
              <w:t xml:space="preserve">  </w:t>
            </w:r>
            <w:r w:rsidR="00B60625">
              <w:rPr>
                <w:bCs/>
                <w:sz w:val="22"/>
                <w:szCs w:val="22"/>
              </w:rPr>
              <w:t>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1417</w:t>
            </w:r>
          </w:p>
        </w:tc>
      </w:tr>
      <w:tr w:rsidR="00AA60E0" w:rsidRPr="00AA60E0" w14:paraId="2BE657BA" w14:textId="77777777" w:rsidTr="00990607">
        <w:tc>
          <w:tcPr>
            <w:tcW w:w="5922" w:type="dxa"/>
          </w:tcPr>
          <w:p w14:paraId="3F644F61" w14:textId="77777777" w:rsidR="00AA60E0" w:rsidRPr="00AA60E0" w:rsidRDefault="003A6928" w:rsidP="00AA60E0">
            <w:pPr>
              <w:numPr>
                <w:ilvl w:val="0"/>
                <w:numId w:val="1"/>
              </w:numPr>
              <w:tabs>
                <w:tab w:val="left" w:pos="164"/>
              </w:tabs>
              <w:ind w:left="164" w:hanging="27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Underwater Inspection, Structural Inspection and Fathometer Survey of 28 In-House State-Owned Bridges </w:t>
            </w:r>
            <w:r w:rsidR="006764F4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Group SE21</w:t>
            </w:r>
            <w:r w:rsidR="006764F4">
              <w:rPr>
                <w:bCs/>
                <w:sz w:val="22"/>
                <w:szCs w:val="22"/>
              </w:rPr>
              <w:t>, One Cycle Contract)</w:t>
            </w:r>
          </w:p>
        </w:tc>
        <w:tc>
          <w:tcPr>
            <w:tcW w:w="2718" w:type="dxa"/>
            <w:vAlign w:val="center"/>
          </w:tcPr>
          <w:p w14:paraId="0646096B" w14:textId="77777777" w:rsidR="00AA60E0" w:rsidRPr="00AA60E0" w:rsidRDefault="003A6928" w:rsidP="00AA60E0">
            <w:pPr>
              <w:tabs>
                <w:tab w:val="left" w:pos="162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NJDOT</w:t>
            </w:r>
          </w:p>
        </w:tc>
        <w:tc>
          <w:tcPr>
            <w:tcW w:w="5490" w:type="dxa"/>
          </w:tcPr>
          <w:p w14:paraId="47E404CB" w14:textId="77777777" w:rsidR="00AA60E0" w:rsidRPr="00AA60E0" w:rsidRDefault="00AA60E0" w:rsidP="00AA60E0">
            <w:pPr>
              <w:numPr>
                <w:ilvl w:val="0"/>
                <w:numId w:val="3"/>
              </w:numPr>
              <w:tabs>
                <w:tab w:val="left" w:pos="165"/>
              </w:tabs>
              <w:ind w:hanging="525"/>
              <w:rPr>
                <w:bCs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 </w:t>
            </w:r>
            <w:r w:rsidR="003A6928">
              <w:rPr>
                <w:bCs/>
                <w:sz w:val="22"/>
                <w:szCs w:val="22"/>
              </w:rPr>
              <w:t xml:space="preserve">Mujahid A. </w:t>
            </w:r>
            <w:r w:rsidR="001C54B9">
              <w:rPr>
                <w:bCs/>
                <w:sz w:val="22"/>
                <w:szCs w:val="22"/>
              </w:rPr>
              <w:t xml:space="preserve">Khan </w:t>
            </w:r>
            <w:r w:rsidR="00596D25">
              <w:rPr>
                <w:bCs/>
                <w:sz w:val="22"/>
                <w:szCs w:val="22"/>
              </w:rPr>
              <w:t xml:space="preserve"> </w:t>
            </w:r>
            <w:r w:rsidR="003A6928">
              <w:rPr>
                <w:bCs/>
                <w:sz w:val="22"/>
                <w:szCs w:val="22"/>
              </w:rPr>
              <w:t>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1378</w:t>
            </w:r>
          </w:p>
          <w:p w14:paraId="1198BF0F" w14:textId="77777777" w:rsidR="00AA60E0" w:rsidRPr="00AA60E0" w:rsidRDefault="00AA60E0" w:rsidP="00AA60E0">
            <w:pPr>
              <w:numPr>
                <w:ilvl w:val="0"/>
                <w:numId w:val="3"/>
              </w:numPr>
              <w:tabs>
                <w:tab w:val="left" w:pos="0"/>
              </w:tabs>
              <w:ind w:left="165" w:hanging="525"/>
              <w:rPr>
                <w:bCs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2. </w:t>
            </w:r>
            <w:r w:rsidR="00B60625">
              <w:rPr>
                <w:bCs/>
                <w:sz w:val="22"/>
                <w:szCs w:val="22"/>
              </w:rPr>
              <w:t>Praful Patel  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1417</w:t>
            </w:r>
          </w:p>
        </w:tc>
      </w:tr>
      <w:tr w:rsidR="00AA60E0" w:rsidRPr="00AA60E0" w14:paraId="065FD32C" w14:textId="77777777" w:rsidTr="00990607">
        <w:tc>
          <w:tcPr>
            <w:tcW w:w="5922" w:type="dxa"/>
          </w:tcPr>
          <w:p w14:paraId="3EC033AB" w14:textId="77777777" w:rsidR="00AA60E0" w:rsidRPr="00AA60E0" w:rsidRDefault="003A6928" w:rsidP="00AA60E0">
            <w:pPr>
              <w:numPr>
                <w:ilvl w:val="0"/>
                <w:numId w:val="3"/>
              </w:numPr>
              <w:tabs>
                <w:tab w:val="left" w:pos="164"/>
              </w:tabs>
              <w:ind w:left="164" w:hanging="27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Underwater Inspection, Fathometer Survey and Rating of 5 New Jersey Turnpike </w:t>
            </w:r>
            <w:r w:rsidR="00B60625">
              <w:rPr>
                <w:bCs/>
                <w:sz w:val="22"/>
                <w:szCs w:val="22"/>
              </w:rPr>
              <w:t>Authority Bridges OPS A4801</w:t>
            </w:r>
            <w:r w:rsidR="00596D25">
              <w:rPr>
                <w:bCs/>
                <w:sz w:val="22"/>
                <w:szCs w:val="22"/>
              </w:rPr>
              <w:t>, Group 1</w:t>
            </w:r>
          </w:p>
        </w:tc>
        <w:tc>
          <w:tcPr>
            <w:tcW w:w="2718" w:type="dxa"/>
            <w:vAlign w:val="center"/>
          </w:tcPr>
          <w:p w14:paraId="6E8AEA54" w14:textId="77777777" w:rsidR="00AA60E0" w:rsidRPr="00AA60E0" w:rsidRDefault="00B60625" w:rsidP="00AA60E0">
            <w:pPr>
              <w:tabs>
                <w:tab w:val="left" w:pos="162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NJTA</w:t>
            </w:r>
          </w:p>
        </w:tc>
        <w:tc>
          <w:tcPr>
            <w:tcW w:w="5490" w:type="dxa"/>
          </w:tcPr>
          <w:p w14:paraId="624C9618" w14:textId="77777777" w:rsidR="00AA60E0" w:rsidRPr="00685088" w:rsidRDefault="00AA60E0" w:rsidP="00AA60E0">
            <w:pPr>
              <w:tabs>
                <w:tab w:val="left" w:pos="165"/>
              </w:tabs>
              <w:rPr>
                <w:bCs/>
                <w:color w:val="FF0000"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>1.</w:t>
            </w:r>
            <w:r w:rsidR="00B60625">
              <w:rPr>
                <w:bCs/>
                <w:sz w:val="22"/>
                <w:szCs w:val="22"/>
              </w:rPr>
              <w:t xml:space="preserve"> King Lee, P.E.  </w:t>
            </w:r>
            <w:r w:rsidR="001C54B9">
              <w:rPr>
                <w:bCs/>
                <w:sz w:val="22"/>
                <w:szCs w:val="22"/>
              </w:rPr>
              <w:t>732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>750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 xml:space="preserve">5300 </w:t>
            </w:r>
            <w:r w:rsidR="00596D25">
              <w:rPr>
                <w:bCs/>
                <w:sz w:val="22"/>
                <w:szCs w:val="22"/>
              </w:rPr>
              <w:t xml:space="preserve">Ext. </w:t>
            </w:r>
            <w:r w:rsidR="001C54B9">
              <w:rPr>
                <w:bCs/>
                <w:sz w:val="22"/>
                <w:szCs w:val="22"/>
              </w:rPr>
              <w:t>8293</w:t>
            </w:r>
            <w:r w:rsidR="00B60625" w:rsidRPr="00685088">
              <w:rPr>
                <w:bCs/>
                <w:color w:val="FF0000"/>
                <w:sz w:val="22"/>
                <w:szCs w:val="22"/>
              </w:rPr>
              <w:t xml:space="preserve"> </w:t>
            </w:r>
          </w:p>
          <w:p w14:paraId="2F27010B" w14:textId="77777777" w:rsidR="00AA60E0" w:rsidRPr="00AA60E0" w:rsidRDefault="00AA60E0" w:rsidP="00AA60E0">
            <w:pPr>
              <w:tabs>
                <w:tab w:val="left" w:pos="165"/>
              </w:tabs>
              <w:rPr>
                <w:bCs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2. </w:t>
            </w:r>
            <w:r w:rsidR="00FD3DFF">
              <w:rPr>
                <w:bCs/>
                <w:sz w:val="22"/>
                <w:szCs w:val="22"/>
              </w:rPr>
              <w:t>Bill Wilson</w:t>
            </w:r>
            <w:r w:rsidR="00685088">
              <w:rPr>
                <w:bCs/>
                <w:sz w:val="22"/>
                <w:szCs w:val="22"/>
              </w:rPr>
              <w:t xml:space="preserve"> </w:t>
            </w:r>
            <w:r w:rsidR="001C54B9">
              <w:rPr>
                <w:bCs/>
                <w:sz w:val="22"/>
                <w:szCs w:val="22"/>
              </w:rPr>
              <w:t>732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>500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>7142</w:t>
            </w:r>
            <w:r w:rsidR="00596D25">
              <w:rPr>
                <w:bCs/>
                <w:sz w:val="22"/>
                <w:szCs w:val="22"/>
              </w:rPr>
              <w:t xml:space="preserve"> Ext. </w:t>
            </w:r>
            <w:r w:rsidR="001C54B9">
              <w:rPr>
                <w:bCs/>
                <w:sz w:val="22"/>
                <w:szCs w:val="22"/>
              </w:rPr>
              <w:t>5300</w:t>
            </w:r>
          </w:p>
        </w:tc>
      </w:tr>
    </w:tbl>
    <w:p w14:paraId="25350019" w14:textId="77777777" w:rsidR="004418AA" w:rsidRDefault="004418AA" w:rsidP="004418AA">
      <w:pPr>
        <w:tabs>
          <w:tab w:val="left" w:pos="505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D519300" w14:textId="77777777" w:rsidR="00BD6EC6" w:rsidRDefault="00EF6860" w:rsidP="00AA60E0">
      <w:pPr>
        <w:rPr>
          <w:sz w:val="22"/>
        </w:rPr>
      </w:pPr>
      <w:r w:rsidRPr="004418AA">
        <w:rPr>
          <w:sz w:val="24"/>
          <w:szCs w:val="24"/>
        </w:rPr>
        <w:br w:type="page"/>
      </w:r>
    </w:p>
    <w:p w14:paraId="3D8151A0" w14:textId="77777777" w:rsidR="00AA60E0" w:rsidRDefault="00AA60E0" w:rsidP="00AA60E0">
      <w:pPr>
        <w:jc w:val="center"/>
        <w:rPr>
          <w:b/>
          <w:bCs/>
          <w:sz w:val="22"/>
          <w:szCs w:val="22"/>
        </w:rPr>
      </w:pPr>
      <w:r w:rsidRPr="00AA60E0">
        <w:rPr>
          <w:b/>
          <w:bCs/>
          <w:sz w:val="22"/>
          <w:szCs w:val="22"/>
        </w:rPr>
        <w:t>SUMMARY OF EXPERIENCE</w:t>
      </w:r>
    </w:p>
    <w:p w14:paraId="25252CE3" w14:textId="77777777" w:rsidR="00AA60E0" w:rsidRPr="00AA60E0" w:rsidRDefault="00AA60E0" w:rsidP="00AA60E0">
      <w:pPr>
        <w:jc w:val="center"/>
        <w:rPr>
          <w:b/>
          <w:bCs/>
          <w:sz w:val="22"/>
          <w:szCs w:val="22"/>
        </w:rPr>
      </w:pPr>
    </w:p>
    <w:tbl>
      <w:tblPr>
        <w:tblW w:w="0" w:type="auto"/>
        <w:tblInd w:w="108" w:type="dxa"/>
        <w:tblBorders>
          <w:top w:val="single" w:sz="24" w:space="0" w:color="auto"/>
          <w:left w:val="single" w:sz="4" w:space="0" w:color="auto"/>
          <w:bottom w:val="single" w:sz="2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90"/>
        <w:gridCol w:w="990"/>
        <w:gridCol w:w="1530"/>
        <w:gridCol w:w="3870"/>
        <w:gridCol w:w="6574"/>
        <w:tblGridChange w:id="2">
          <w:tblGrid>
            <w:gridCol w:w="990"/>
            <w:gridCol w:w="990"/>
            <w:gridCol w:w="1530"/>
            <w:gridCol w:w="3870"/>
            <w:gridCol w:w="6574"/>
          </w:tblGrid>
        </w:tblGridChange>
      </w:tblGrid>
      <w:tr w:rsidR="00581DEC" w14:paraId="5B21B346" w14:textId="77777777" w:rsidTr="001F39A1">
        <w:trPr>
          <w:trHeight w:val="544"/>
          <w:tblHeader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14:paraId="1E37B810" w14:textId="77777777" w:rsidR="006A5C13" w:rsidRPr="005022BF" w:rsidRDefault="006A5C13" w:rsidP="001F39A1">
            <w:pPr>
              <w:pStyle w:val="Heading3"/>
              <w:spacing w:line="240" w:lineRule="exact"/>
              <w:jc w:val="center"/>
              <w:rPr>
                <w:sz w:val="22"/>
                <w:szCs w:val="22"/>
              </w:rPr>
            </w:pPr>
            <w:r w:rsidRPr="005022BF">
              <w:rPr>
                <w:sz w:val="22"/>
                <w:szCs w:val="22"/>
              </w:rPr>
              <w:t>Year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14:paraId="5A9D0F1C" w14:textId="77777777" w:rsidR="006A5C13" w:rsidRPr="005022BF" w:rsidRDefault="00B535B2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>No.</w:t>
            </w:r>
            <w:r w:rsidR="006A5C13" w:rsidRPr="005022BF">
              <w:rPr>
                <w:b/>
                <w:sz w:val="22"/>
                <w:szCs w:val="22"/>
              </w:rPr>
              <w:t xml:space="preserve"> of Months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14:paraId="56598215" w14:textId="77777777" w:rsidR="006A5C13" w:rsidRPr="005022BF" w:rsidRDefault="006A5C13" w:rsidP="001F39A1">
            <w:pPr>
              <w:pStyle w:val="Heading3"/>
              <w:spacing w:line="240" w:lineRule="exact"/>
              <w:jc w:val="center"/>
              <w:rPr>
                <w:sz w:val="22"/>
                <w:szCs w:val="22"/>
              </w:rPr>
            </w:pPr>
            <w:r w:rsidRPr="005022BF">
              <w:rPr>
                <w:sz w:val="22"/>
                <w:szCs w:val="22"/>
              </w:rPr>
              <w:t>Title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14:paraId="42E04276" w14:textId="77777777" w:rsidR="006A5C13" w:rsidRPr="005022BF" w:rsidRDefault="006A5C13" w:rsidP="001F39A1">
            <w:pPr>
              <w:spacing w:line="240" w:lineRule="exact"/>
              <w:jc w:val="center"/>
              <w:rPr>
                <w:ins w:id="3" w:author="Margret Thomas" w:date="2025-03-04T10:21:00Z"/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 xml:space="preserve">Project Description </w:t>
            </w:r>
          </w:p>
          <w:p w14:paraId="306272BF" w14:textId="77777777" w:rsidR="00B535B2" w:rsidRPr="005022BF" w:rsidRDefault="00B535B2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>Client</w:t>
            </w:r>
          </w:p>
        </w:tc>
        <w:tc>
          <w:tcPr>
            <w:tcW w:w="6574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14:paraId="4BD8E6F9" w14:textId="77777777" w:rsidR="006A5C13" w:rsidRPr="005022BF" w:rsidRDefault="006A5C13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>Duties</w:t>
            </w:r>
          </w:p>
        </w:tc>
      </w:tr>
      <w:tr w:rsidR="00581DEC" w14:paraId="17DBA7C5" w14:textId="77777777" w:rsidTr="00513840">
        <w:tblPrEx>
          <w:tblW w:w="0" w:type="auto"/>
          <w:tblInd w:w="108" w:type="dxa"/>
          <w:tblBorders>
            <w:top w:val="single" w:sz="24" w:space="0" w:color="auto"/>
            <w:left w:val="single" w:sz="4" w:space="0" w:color="auto"/>
            <w:bottom w:val="single" w:sz="2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20" w:firstRow="1" w:lastRow="0" w:firstColumn="0" w:lastColumn="0" w:noHBand="0" w:noVBand="0"/>
          <w:tblPrExChange w:id="4" w:author="Chetan Shah" w:date="2025-03-10T10:09:00Z">
            <w:tblPrEx>
              <w:tblW w:w="0" w:type="auto"/>
              <w:tblInd w:w="108" w:type="dxa"/>
              <w:tblBorders>
                <w:top w:val="single" w:sz="24" w:space="0" w:color="auto"/>
                <w:left w:val="single" w:sz="4" w:space="0" w:color="auto"/>
                <w:bottom w:val="single" w:sz="2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Ex>
          </w:tblPrExChange>
        </w:tblPrEx>
        <w:trPr>
          <w:trHeight w:val="4036"/>
          <w:trPrChange w:id="5" w:author="Chetan Shah" w:date="2025-03-10T10:09:00Z">
            <w:trPr>
              <w:trHeight w:val="20"/>
            </w:trPr>
          </w:trPrChange>
        </w:trPr>
        <w:tc>
          <w:tcPr>
            <w:tcW w:w="990" w:type="dxa"/>
            <w:tcBorders>
              <w:top w:val="single" w:sz="4" w:space="0" w:color="auto"/>
            </w:tcBorders>
            <w:tcPrChange w:id="6" w:author="Chetan Shah" w:date="2025-03-10T10:09:00Z">
              <w:tcPr>
                <w:tcW w:w="990" w:type="dxa"/>
                <w:tcBorders>
                  <w:top w:val="single" w:sz="4" w:space="0" w:color="auto"/>
                </w:tcBorders>
              </w:tcPr>
            </w:tcPrChange>
          </w:tcPr>
          <w:p w14:paraId="36E775F2" w14:textId="77777777" w:rsidR="006A5C13" w:rsidRPr="00B23E38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2025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tcPrChange w:id="7" w:author="Chetan Shah" w:date="2025-03-10T10:09:00Z">
              <w:tcPr>
                <w:tcW w:w="990" w:type="dxa"/>
                <w:tcBorders>
                  <w:top w:val="single" w:sz="4" w:space="0" w:color="auto"/>
                </w:tcBorders>
              </w:tcPr>
            </w:tcPrChange>
          </w:tcPr>
          <w:p w14:paraId="68A4A5DE" w14:textId="77777777" w:rsidR="006A5C13" w:rsidRPr="00B23E38" w:rsidRDefault="00EF568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tcPrChange w:id="8" w:author="Chetan Shah" w:date="2025-03-10T10:09:00Z">
              <w:tcPr>
                <w:tcW w:w="1530" w:type="dxa"/>
                <w:tcBorders>
                  <w:top w:val="single" w:sz="4" w:space="0" w:color="auto"/>
                </w:tcBorders>
              </w:tcPr>
            </w:tcPrChange>
          </w:tcPr>
          <w:p w14:paraId="0F7C3781" w14:textId="77777777" w:rsidR="006A5C13" w:rsidRPr="00DF4EA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top w:val="single" w:sz="4" w:space="0" w:color="auto"/>
            </w:tcBorders>
            <w:tcPrChange w:id="9" w:author="Chetan Shah" w:date="2025-03-10T10:09:00Z">
              <w:tcPr>
                <w:tcW w:w="3870" w:type="dxa"/>
                <w:tcBorders>
                  <w:top w:val="single" w:sz="4" w:space="0" w:color="auto"/>
                </w:tcBorders>
              </w:tcPr>
            </w:tcPrChange>
          </w:tcPr>
          <w:p w14:paraId="2B69FB06" w14:textId="77777777" w:rsidR="006A5C13" w:rsidRPr="00B23E38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 xml:space="preserve">25 NJ Transit Southern New Jersey Light Rail Bridges (River </w:t>
            </w:r>
            <w:r w:rsidRPr="00E3538C">
              <w:rPr>
                <w:bCs/>
                <w:sz w:val="22"/>
                <w:szCs w:val="22"/>
              </w:rPr>
              <w:t>Line)</w:t>
            </w:r>
            <w:r w:rsidR="00B535B2" w:rsidRPr="00E3538C">
              <w:rPr>
                <w:bCs/>
                <w:sz w:val="22"/>
                <w:szCs w:val="22"/>
              </w:rPr>
              <w:t>,</w:t>
            </w:r>
            <w:r w:rsidR="00B535B2" w:rsidRPr="00B23E38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single" w:sz="4" w:space="0" w:color="auto"/>
            </w:tcBorders>
            <w:tcPrChange w:id="10" w:author="Chetan Shah" w:date="2025-03-10T10:09:00Z">
              <w:tcPr>
                <w:tcW w:w="6574" w:type="dxa"/>
                <w:tcBorders>
                  <w:top w:val="single" w:sz="4" w:space="0" w:color="auto"/>
                </w:tcBorders>
              </w:tcPr>
            </w:tcPrChange>
          </w:tcPr>
          <w:p w14:paraId="1BCFE0A3" w14:textId="77777777" w:rsidR="006A5C13" w:rsidDel="00513840" w:rsidRDefault="006A5C13" w:rsidP="001F39A1">
            <w:pPr>
              <w:spacing w:line="240" w:lineRule="exact"/>
              <w:jc w:val="both"/>
              <w:rPr>
                <w:del w:id="11" w:author="Chetan Shah" w:date="2025-03-10T10:08:00Z"/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 xml:space="preserve">Team leader performing </w:t>
            </w:r>
            <w:r w:rsidRPr="001278C3">
              <w:rPr>
                <w:b/>
                <w:color w:val="0070C0"/>
                <w:sz w:val="22"/>
                <w:szCs w:val="22"/>
              </w:rPr>
              <w:t>structural inspections, FCM inspections, underwater inspections, and fathometer surveys of 25 railroad</w:t>
            </w:r>
            <w:r w:rsidR="00737D51" w:rsidRPr="001278C3">
              <w:rPr>
                <w:b/>
                <w:color w:val="0070C0"/>
                <w:sz w:val="22"/>
                <w:szCs w:val="22"/>
              </w:rPr>
              <w:t xml:space="preserve"> </w:t>
            </w:r>
            <w:r w:rsidRPr="001278C3">
              <w:rPr>
                <w:b/>
                <w:color w:val="0070C0"/>
                <w:sz w:val="22"/>
                <w:szCs w:val="22"/>
              </w:rPr>
              <w:t>carry</w:t>
            </w:r>
            <w:r w:rsidR="000D7CCC" w:rsidRPr="001278C3">
              <w:rPr>
                <w:b/>
                <w:color w:val="0070C0"/>
                <w:sz w:val="22"/>
                <w:szCs w:val="22"/>
              </w:rPr>
              <w:t>ing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>NBIS</w:t>
            </w:r>
            <w:r w:rsidR="005D40C0">
              <w:rPr>
                <w:bCs/>
                <w:sz w:val="22"/>
                <w:szCs w:val="22"/>
              </w:rPr>
              <w:t xml:space="preserve"> </w:t>
            </w:r>
            <w:r w:rsidRPr="00B23E38">
              <w:rPr>
                <w:bCs/>
                <w:sz w:val="22"/>
                <w:szCs w:val="22"/>
              </w:rPr>
              <w:t xml:space="preserve">bridges located along the Southern New Jersey Light Rail Transit </w:t>
            </w:r>
            <w:ins w:id="12" w:author="Alex Rosenzweig" w:date="2025-02-28T10:16:00Z">
              <w:r w:rsidRPr="00B23E38">
                <w:rPr>
                  <w:bCs/>
                  <w:sz w:val="22"/>
                  <w:szCs w:val="22"/>
                </w:rPr>
                <w:t>(SNJLRT) s</w:t>
              </w:r>
            </w:ins>
            <w:del w:id="13" w:author="Alex Rosenzweig" w:date="2025-02-28T10:16:00Z">
              <w:r w:rsidRPr="00B23E38" w:rsidDel="000639E6">
                <w:rPr>
                  <w:bCs/>
                  <w:sz w:val="22"/>
                  <w:szCs w:val="22"/>
                </w:rPr>
                <w:delText>S</w:delText>
              </w:r>
            </w:del>
            <w:r w:rsidRPr="00B23E38">
              <w:rPr>
                <w:bCs/>
                <w:sz w:val="22"/>
                <w:szCs w:val="22"/>
              </w:rPr>
              <w:t xml:space="preserve">ystem’s alignment </w:t>
            </w:r>
            <w:del w:id="14" w:author="Alex Rosenzweig" w:date="2025-02-28T10:16:00Z">
              <w:r w:rsidRPr="00B23E38" w:rsidDel="000639E6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B23E38">
              <w:rPr>
                <w:bCs/>
                <w:sz w:val="22"/>
                <w:szCs w:val="22"/>
              </w:rPr>
              <w:t xml:space="preserve">in accordance with National Bridge Inspection Standards (NBIS), </w:t>
            </w:r>
            <w:ins w:id="15" w:author="Alex Rosenzweig" w:date="2025-02-28T11:13:00Z">
              <w:r w:rsidRPr="00B23E38">
                <w:rPr>
                  <w:bCs/>
                  <w:sz w:val="22"/>
                  <w:szCs w:val="22"/>
                </w:rPr>
                <w:t xml:space="preserve">as well as </w:t>
              </w:r>
            </w:ins>
            <w:r w:rsidRPr="00B23E38">
              <w:rPr>
                <w:bCs/>
                <w:sz w:val="22"/>
                <w:szCs w:val="22"/>
              </w:rPr>
              <w:t xml:space="preserve">Federal Highway Administration (FHWA), </w:t>
            </w:r>
            <w:del w:id="16" w:author="Alex Rosenzweig" w:date="2025-02-28T11:13:00Z">
              <w:r w:rsidRPr="00B23E38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del w:id="17" w:author="Alex Rosenzweig" w:date="2025-02-28T11:14:00Z">
              <w:r w:rsidRPr="00B23E38" w:rsidDel="0052232F">
                <w:rPr>
                  <w:bCs/>
                  <w:sz w:val="22"/>
                  <w:szCs w:val="22"/>
                </w:rPr>
                <w:delText xml:space="preserve">(FRA) </w:delText>
              </w:r>
            </w:del>
            <w:r w:rsidRPr="00B23E38">
              <w:rPr>
                <w:bCs/>
                <w:sz w:val="22"/>
                <w:szCs w:val="22"/>
              </w:rPr>
              <w:t>Federal Railroad Administration</w:t>
            </w:r>
            <w:ins w:id="18" w:author="Alex Rosenzweig" w:date="2025-02-28T11:14:00Z">
              <w:r w:rsidRPr="00B23E38">
                <w:rPr>
                  <w:bCs/>
                  <w:sz w:val="22"/>
                  <w:szCs w:val="22"/>
                </w:rPr>
                <w:t xml:space="preserve"> (FRA)</w:t>
              </w:r>
            </w:ins>
            <w:r w:rsidRPr="00B23E38">
              <w:rPr>
                <w:bCs/>
                <w:sz w:val="22"/>
                <w:szCs w:val="22"/>
              </w:rPr>
              <w:t>, and Occupational Safety and Health Administration (OSHA) standards. Worked as a team leader/structural engineer performing visual, physical, and advanced inspections of various bridge superstructures</w:t>
            </w:r>
            <w:ins w:id="19" w:author="Alex Rosenzweig" w:date="2025-02-28T11:16:00Z">
              <w:r w:rsidRPr="00B23E38">
                <w:rPr>
                  <w:bCs/>
                  <w:sz w:val="22"/>
                  <w:szCs w:val="22"/>
                </w:rPr>
                <w:t>,</w:t>
              </w:r>
            </w:ins>
            <w:r w:rsidRPr="00B23E38">
              <w:rPr>
                <w:bCs/>
                <w:sz w:val="22"/>
                <w:szCs w:val="22"/>
              </w:rPr>
              <w:t xml:space="preserve"> </w:t>
            </w:r>
            <w:del w:id="20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B23E38">
              <w:rPr>
                <w:bCs/>
                <w:sz w:val="22"/>
                <w:szCs w:val="22"/>
              </w:rPr>
              <w:t>substructures</w:t>
            </w:r>
            <w:ins w:id="21" w:author="Alex Rosenzweig" w:date="2025-02-28T11:16:00Z">
              <w:r w:rsidRPr="00B23E38">
                <w:rPr>
                  <w:bCs/>
                  <w:sz w:val="22"/>
                  <w:szCs w:val="22"/>
                </w:rPr>
                <w:t>,</w:t>
              </w:r>
            </w:ins>
            <w:r w:rsidRPr="00B23E38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22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/</w:t>
            </w:r>
            <w:del w:id="23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or newly constructed</w:t>
            </w:r>
            <w:del w:id="24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/</w:t>
            </w:r>
            <w:del w:id="25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26" w:author="Alex Rosenzweig" w:date="2025-02-28T11:16:00Z">
              <w:r w:rsidRPr="00B23E38">
                <w:rPr>
                  <w:bCs/>
                  <w:sz w:val="22"/>
                  <w:szCs w:val="22"/>
                </w:rPr>
                <w:t>s</w:t>
              </w:r>
            </w:ins>
            <w:r w:rsidRPr="00B23E38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27" w:author="Alex Rosenzweig" w:date="2025-02-28T11:16:00Z">
              <w:r w:rsidRPr="00B23E38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B23E38">
              <w:rPr>
                <w:bCs/>
                <w:sz w:val="22"/>
                <w:szCs w:val="22"/>
              </w:rPr>
              <w:t xml:space="preserve">MW-203 Form, </w:t>
            </w:r>
            <w:ins w:id="28" w:author="Alex Rosenzweig" w:date="2025-02-28T11:16:00Z">
              <w:r w:rsidRPr="00B23E38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B23E38">
              <w:rPr>
                <w:bCs/>
                <w:sz w:val="22"/>
                <w:szCs w:val="22"/>
              </w:rPr>
              <w:t>emergency</w:t>
            </w:r>
            <w:del w:id="29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/</w:t>
            </w:r>
            <w:del w:id="30" w:author="Alex Rosenzweig" w:date="2025-02-28T11:16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 xml:space="preserve">priority repair recommendations as needed, including CAD drawings, quantities, and cost estimates. </w:t>
            </w:r>
          </w:p>
          <w:p w14:paraId="10E97D52" w14:textId="77777777" w:rsidR="00685088" w:rsidRPr="00B23E38" w:rsidDel="00513840" w:rsidRDefault="00685088" w:rsidP="001F39A1">
            <w:pPr>
              <w:spacing w:line="240" w:lineRule="exact"/>
              <w:jc w:val="both"/>
              <w:rPr>
                <w:del w:id="31" w:author="Chetan Shah" w:date="2025-03-10T10:08:00Z"/>
                <w:bCs/>
                <w:sz w:val="22"/>
                <w:szCs w:val="22"/>
              </w:rPr>
            </w:pPr>
          </w:p>
          <w:p w14:paraId="68797DCA" w14:textId="77777777" w:rsidR="006A5C13" w:rsidRPr="00B23E38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780E824A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60BFEDEE" w14:textId="77777777" w:rsidR="006A5C13" w:rsidRPr="00B23E38" w:rsidRDefault="006A5C13" w:rsidP="001F39A1">
            <w:pPr>
              <w:spacing w:line="240" w:lineRule="exact"/>
              <w:jc w:val="center"/>
              <w:rPr>
                <w:ins w:id="32" w:author="Margret Thomas" w:date="2025-03-04T10:55:00Z"/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2025</w:t>
            </w:r>
          </w:p>
          <w:p w14:paraId="3E17BA99" w14:textId="77777777" w:rsidR="00943843" w:rsidRPr="00B23E38" w:rsidRDefault="00943843" w:rsidP="001F39A1">
            <w:pPr>
              <w:spacing w:line="240" w:lineRule="exact"/>
              <w:jc w:val="center"/>
              <w:rPr>
                <w:ins w:id="33" w:author="Margret Thomas" w:date="2025-03-04T10:55:00Z"/>
                <w:bCs/>
                <w:sz w:val="22"/>
                <w:szCs w:val="22"/>
              </w:rPr>
            </w:pPr>
          </w:p>
          <w:p w14:paraId="2F5E5214" w14:textId="77777777" w:rsidR="00943843" w:rsidRPr="00B23E38" w:rsidRDefault="00943843" w:rsidP="001F39A1">
            <w:pPr>
              <w:spacing w:line="240" w:lineRule="exact"/>
              <w:jc w:val="center"/>
              <w:rPr>
                <w:ins w:id="34" w:author="Margret Thomas" w:date="2025-03-04T10:55:00Z"/>
                <w:bCs/>
                <w:sz w:val="22"/>
                <w:szCs w:val="22"/>
              </w:rPr>
            </w:pPr>
          </w:p>
          <w:p w14:paraId="507FA294" w14:textId="77777777" w:rsidR="00943843" w:rsidRPr="00B23E38" w:rsidRDefault="00943843" w:rsidP="001F39A1">
            <w:pPr>
              <w:spacing w:line="240" w:lineRule="exact"/>
              <w:jc w:val="center"/>
              <w:rPr>
                <w:ins w:id="35" w:author="Margret Thomas" w:date="2025-03-04T10:55:00Z"/>
                <w:bCs/>
                <w:sz w:val="22"/>
                <w:szCs w:val="22"/>
              </w:rPr>
            </w:pPr>
          </w:p>
          <w:p w14:paraId="4B8CF563" w14:textId="77777777" w:rsidR="00943843" w:rsidRPr="00B23E38" w:rsidRDefault="00943843" w:rsidP="001F39A1">
            <w:pPr>
              <w:spacing w:line="240" w:lineRule="exact"/>
              <w:jc w:val="center"/>
              <w:rPr>
                <w:ins w:id="36" w:author="Margret Thomas" w:date="2025-03-04T10:55:00Z"/>
                <w:bCs/>
                <w:sz w:val="22"/>
                <w:szCs w:val="22"/>
              </w:rPr>
            </w:pPr>
          </w:p>
          <w:p w14:paraId="79AEA6D6" w14:textId="77777777" w:rsidR="00943843" w:rsidRPr="00B23E38" w:rsidRDefault="00943843" w:rsidP="001F39A1">
            <w:pPr>
              <w:spacing w:line="240" w:lineRule="exact"/>
              <w:jc w:val="center"/>
              <w:rPr>
                <w:ins w:id="37" w:author="Margret Thomas" w:date="2025-03-04T10:55:00Z"/>
                <w:bCs/>
                <w:sz w:val="22"/>
                <w:szCs w:val="22"/>
              </w:rPr>
            </w:pPr>
          </w:p>
          <w:p w14:paraId="3C4351B5" w14:textId="77777777" w:rsidR="00943843" w:rsidRPr="00B23E38" w:rsidRDefault="00943843" w:rsidP="001F39A1">
            <w:pPr>
              <w:spacing w:line="240" w:lineRule="exact"/>
              <w:jc w:val="center"/>
              <w:rPr>
                <w:ins w:id="38" w:author="Margret Thomas" w:date="2025-03-04T10:55:00Z"/>
                <w:bCs/>
                <w:sz w:val="22"/>
                <w:szCs w:val="22"/>
              </w:rPr>
            </w:pPr>
          </w:p>
          <w:p w14:paraId="7DA2713B" w14:textId="77777777" w:rsidR="00943843" w:rsidRPr="00B23E38" w:rsidRDefault="00943843" w:rsidP="001F39A1">
            <w:pPr>
              <w:spacing w:line="240" w:lineRule="exact"/>
              <w:jc w:val="center"/>
              <w:rPr>
                <w:ins w:id="39" w:author="Margret Thomas" w:date="2025-03-04T10:55:00Z"/>
                <w:bCs/>
                <w:sz w:val="22"/>
                <w:szCs w:val="22"/>
              </w:rPr>
            </w:pPr>
          </w:p>
          <w:p w14:paraId="5BDED486" w14:textId="77777777" w:rsidR="00943843" w:rsidRPr="00B23E38" w:rsidRDefault="00943843" w:rsidP="001F39A1">
            <w:pPr>
              <w:spacing w:line="240" w:lineRule="exact"/>
              <w:jc w:val="center"/>
              <w:rPr>
                <w:ins w:id="40" w:author="Margret Thomas" w:date="2025-03-04T10:55:00Z"/>
                <w:bCs/>
                <w:sz w:val="22"/>
                <w:szCs w:val="22"/>
              </w:rPr>
            </w:pPr>
          </w:p>
          <w:p w14:paraId="0E8C0EB2" w14:textId="77777777" w:rsidR="00943843" w:rsidRPr="00B23E38" w:rsidRDefault="0094384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E1C795D" w14:textId="77777777" w:rsidR="006A5C13" w:rsidRPr="00B23E38" w:rsidRDefault="00E472C8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568AF31" w14:textId="77777777" w:rsidR="006A5C13" w:rsidRPr="00DF4EA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6C15AC70" w14:textId="77777777" w:rsidR="006A5C13" w:rsidRPr="00B23E38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>5 New Jersey Turnpike Authority Major Bridges OPS A4801 Group 1,</w:t>
            </w:r>
            <w:r w:rsidRPr="00B23E38">
              <w:rPr>
                <w:b/>
                <w:sz w:val="22"/>
                <w:szCs w:val="22"/>
              </w:rPr>
              <w:t xml:space="preserve"> NJTA</w:t>
            </w:r>
          </w:p>
          <w:p w14:paraId="16852306" w14:textId="77777777" w:rsidR="006A5C13" w:rsidRPr="00B23E38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0C9D6B09" w14:textId="77777777" w:rsidR="00A27AE1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Supervised a team of 3 engineers</w:t>
            </w:r>
            <w:del w:id="41" w:author="Alex Rosenzweig" w:date="2025-02-28T11:20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/</w:t>
            </w:r>
            <w:del w:id="42" w:author="Alex Rosenzweig" w:date="2025-02-28T11:20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 xml:space="preserve">divers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1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New Jersey Turnpike Bridge </w:t>
            </w:r>
            <w:ins w:id="43" w:author="Alex Rosenzweig" w:date="2025-02-28T11:20:00Z">
              <w:r w:rsidRPr="001278C3">
                <w:rPr>
                  <w:b/>
                  <w:color w:val="0070C0"/>
                  <w:sz w:val="22"/>
                  <w:szCs w:val="22"/>
                </w:rPr>
                <w:t>and</w:t>
              </w:r>
            </w:ins>
            <w:del w:id="44" w:author="Chetan Shah" w:date="2025-03-10T10:09:00Z">
              <w:r w:rsidRPr="001278C3" w:rsidDel="00513840">
                <w:rPr>
                  <w:b/>
                  <w:color w:val="0070C0"/>
                  <w:sz w:val="22"/>
                  <w:szCs w:val="22"/>
                </w:rPr>
                <w:delText>&amp;</w:delText>
              </w:r>
            </w:del>
            <w:r w:rsidRPr="001278C3">
              <w:rPr>
                <w:b/>
                <w:color w:val="0070C0"/>
                <w:sz w:val="22"/>
                <w:szCs w:val="22"/>
              </w:rPr>
              <w:t xml:space="preserve"> 4 Garden State Parkway Bridges</w:t>
            </w:r>
            <w:r w:rsidRPr="00B23E38">
              <w:rPr>
                <w:bCs/>
                <w:sz w:val="22"/>
                <w:szCs w:val="22"/>
              </w:rPr>
              <w:t xml:space="preserve"> in accordance with NBIS, FHWA, NJTA, NJDOT, and OSHA standards. Responsibilities included organizing and scheduling inspections, performing the inspection</w:t>
            </w:r>
            <w:ins w:id="45" w:author="Alex Rosenzweig" w:date="2025-02-28T11:21:00Z">
              <w:r w:rsidRPr="00B23E38">
                <w:rPr>
                  <w:bCs/>
                  <w:sz w:val="22"/>
                  <w:szCs w:val="22"/>
                </w:rPr>
                <w:t>s</w:t>
              </w:r>
            </w:ins>
            <w:r w:rsidRPr="00B23E38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46" w:author="Alex Rosenzweig" w:date="2025-02-28T11:21:00Z">
              <w:r w:rsidRPr="00B23E38">
                <w:rPr>
                  <w:bCs/>
                  <w:sz w:val="22"/>
                  <w:szCs w:val="22"/>
                </w:rPr>
                <w:t>,</w:t>
              </w:r>
            </w:ins>
            <w:r w:rsidRPr="00B23E38">
              <w:rPr>
                <w:bCs/>
                <w:sz w:val="22"/>
                <w:szCs w:val="22"/>
              </w:rPr>
              <w:t xml:space="preserve"> and structural condition ratings</w:t>
            </w:r>
            <w:r w:rsidRPr="00B23E3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B23E38">
              <w:rPr>
                <w:bCs/>
                <w:sz w:val="22"/>
                <w:szCs w:val="22"/>
              </w:rPr>
              <w:t>in</w:t>
            </w:r>
            <w:r w:rsidRPr="00B23E38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B23E38">
              <w:rPr>
                <w:bCs/>
                <w:sz w:val="22"/>
                <w:szCs w:val="22"/>
              </w:rPr>
              <w:t>acco</w:t>
            </w:r>
            <w:r w:rsidRPr="00B23E38">
              <w:rPr>
                <w:bCs/>
                <w:sz w:val="22"/>
                <w:szCs w:val="22"/>
              </w:rPr>
              <w:t>r</w:t>
            </w:r>
            <w:r w:rsidRPr="00B23E38">
              <w:rPr>
                <w:bCs/>
                <w:sz w:val="22"/>
                <w:szCs w:val="22"/>
              </w:rPr>
              <w:t xml:space="preserve">dance with </w:t>
            </w:r>
            <w:r w:rsidR="00E472C8">
              <w:rPr>
                <w:bCs/>
                <w:sz w:val="22"/>
                <w:szCs w:val="22"/>
              </w:rPr>
              <w:t>current NJTA requirements and</w:t>
            </w:r>
            <w:r w:rsidRPr="00B23E38">
              <w:rPr>
                <w:bCs/>
                <w:sz w:val="22"/>
                <w:szCs w:val="22"/>
              </w:rPr>
              <w:t xml:space="preserve"> </w:t>
            </w:r>
            <w:r w:rsidR="00E472C8">
              <w:rPr>
                <w:bCs/>
                <w:sz w:val="22"/>
                <w:szCs w:val="22"/>
              </w:rPr>
              <w:t xml:space="preserve">the </w:t>
            </w:r>
            <w:r w:rsidRPr="00B23E38">
              <w:rPr>
                <w:bCs/>
                <w:sz w:val="22"/>
                <w:szCs w:val="22"/>
              </w:rPr>
              <w:t xml:space="preserve">NJDOT </w:t>
            </w:r>
            <w:r w:rsidRPr="00B23E38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47" w:author="Alex Rosenzweig" w:date="2025-02-28T11:21:00Z">
              <w:r w:rsidRPr="00B23E38">
                <w:rPr>
                  <w:bCs/>
                  <w:sz w:val="22"/>
                  <w:szCs w:val="22"/>
                </w:rPr>
                <w:t>,</w:t>
              </w:r>
            </w:ins>
            <w:r w:rsidRPr="00B23E38">
              <w:rPr>
                <w:bCs/>
                <w:sz w:val="22"/>
                <w:szCs w:val="22"/>
              </w:rPr>
              <w:t xml:space="preserve"> June 1994</w:t>
            </w:r>
            <w:ins w:id="48" w:author="Alex Rosenzweig" w:date="2025-02-28T11:21:00Z">
              <w:r w:rsidRPr="00B23E38">
                <w:rPr>
                  <w:bCs/>
                  <w:sz w:val="22"/>
                  <w:szCs w:val="22"/>
                </w:rPr>
                <w:t>,</w:t>
              </w:r>
            </w:ins>
            <w:r w:rsidRPr="00B23E38">
              <w:rPr>
                <w:bCs/>
                <w:sz w:val="22"/>
                <w:szCs w:val="22"/>
              </w:rPr>
              <w:t xml:space="preserve"> Rev. June 1997 &amp; May 2008</w:t>
            </w:r>
            <w:ins w:id="49" w:author="Margret Thomas" w:date="2025-03-04T10:33:00Z">
              <w:r w:rsidR="00E135F6" w:rsidRPr="00B23E38">
                <w:rPr>
                  <w:bCs/>
                  <w:sz w:val="22"/>
                  <w:szCs w:val="22"/>
                </w:rPr>
                <w:t>.</w:t>
              </w:r>
            </w:ins>
          </w:p>
          <w:p w14:paraId="0E1FE12F" w14:textId="77777777" w:rsidR="00685088" w:rsidRPr="00B23E38" w:rsidRDefault="00685088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492F8736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5641" w14:textId="77777777" w:rsidR="00581DEC" w:rsidRDefault="006A5C13" w:rsidP="001F39A1">
            <w:pPr>
              <w:spacing w:line="240" w:lineRule="exact"/>
              <w:jc w:val="center"/>
              <w:rPr>
                <w:ins w:id="50" w:author="Margret Thomas" w:date="2025-03-04T11:50:00Z"/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2024</w:t>
            </w:r>
          </w:p>
          <w:p w14:paraId="7E5EE1BD" w14:textId="77777777" w:rsidR="00581DEC" w:rsidRDefault="00581DEC" w:rsidP="001F39A1">
            <w:pPr>
              <w:spacing w:line="240" w:lineRule="exact"/>
              <w:jc w:val="center"/>
              <w:rPr>
                <w:ins w:id="51" w:author="Margret Thomas" w:date="2025-03-04T11:50:00Z"/>
                <w:bCs/>
                <w:sz w:val="22"/>
                <w:szCs w:val="22"/>
              </w:rPr>
            </w:pPr>
          </w:p>
          <w:p w14:paraId="1906FF9B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3C889F2C" w14:textId="77777777" w:rsidR="001F39A1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604F27DC" w14:textId="77777777" w:rsidR="001F39A1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57B90AB2" w14:textId="77777777" w:rsidR="001F39A1" w:rsidRDefault="001F39A1" w:rsidP="001F39A1">
            <w:pPr>
              <w:spacing w:line="240" w:lineRule="exact"/>
              <w:jc w:val="center"/>
              <w:rPr>
                <w:ins w:id="52" w:author="Margret Thomas" w:date="2025-03-04T11:50:00Z"/>
                <w:bCs/>
                <w:sz w:val="22"/>
                <w:szCs w:val="22"/>
              </w:rPr>
            </w:pPr>
          </w:p>
          <w:p w14:paraId="70DC3E74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CF2ACA">
              <w:rPr>
                <w:bCs/>
                <w:sz w:val="22"/>
                <w:szCs w:val="22"/>
              </w:rPr>
              <w:lastRenderedPageBreak/>
              <w:t>2024</w:t>
            </w:r>
          </w:p>
          <w:p w14:paraId="4C54E8A4" w14:textId="77777777" w:rsidR="00581DEC" w:rsidRPr="00B23E38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(Cont.)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C932" w14:textId="77777777" w:rsidR="006A5C13" w:rsidRPr="00B23E38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lastRenderedPageBreak/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C7967" w14:textId="77777777" w:rsidR="006A5C13" w:rsidRPr="00DF4EA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302C" w14:textId="77777777" w:rsidR="006A5C13" w:rsidRPr="00B23E38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>5</w:t>
            </w:r>
            <w:r w:rsidRPr="00B23E38">
              <w:rPr>
                <w:b/>
                <w:sz w:val="22"/>
                <w:szCs w:val="22"/>
              </w:rPr>
              <w:t xml:space="preserve"> </w:t>
            </w:r>
            <w:r w:rsidR="00737D51" w:rsidRPr="004418AA">
              <w:rPr>
                <w:b/>
                <w:sz w:val="22"/>
                <w:szCs w:val="22"/>
              </w:rPr>
              <w:t>N</w:t>
            </w:r>
            <w:r w:rsidR="00737D51" w:rsidRPr="00611E12">
              <w:rPr>
                <w:b/>
                <w:sz w:val="22"/>
                <w:szCs w:val="22"/>
              </w:rPr>
              <w:t>JTA</w:t>
            </w:r>
            <w:r w:rsidR="00737D51" w:rsidRPr="004418AA">
              <w:rPr>
                <w:bCs/>
                <w:sz w:val="22"/>
                <w:szCs w:val="22"/>
              </w:rPr>
              <w:t xml:space="preserve"> Major</w:t>
            </w:r>
            <w:r w:rsidRPr="00B23E38">
              <w:rPr>
                <w:bCs/>
                <w:sz w:val="22"/>
                <w:szCs w:val="22"/>
              </w:rPr>
              <w:t xml:space="preserve"> Bridges OPS A4801 Gr</w:t>
            </w:r>
            <w:r w:rsidR="00611E12">
              <w:rPr>
                <w:bCs/>
                <w:sz w:val="22"/>
                <w:szCs w:val="22"/>
              </w:rPr>
              <w:t>.1</w:t>
            </w:r>
          </w:p>
          <w:p w14:paraId="2FF6D3F7" w14:textId="77777777" w:rsidR="006A5C13" w:rsidRPr="00B23E38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E6540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Supervised a team of 3 engineers</w:t>
            </w:r>
            <w:del w:id="53" w:author="Alex Rosenzweig" w:date="2025-02-28T11:20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/</w:t>
            </w:r>
            <w:del w:id="54" w:author="Alex Rosenzweig" w:date="2025-02-28T11:20:00Z">
              <w:r w:rsidRPr="00B23E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23E38">
              <w:rPr>
                <w:bCs/>
                <w:sz w:val="22"/>
                <w:szCs w:val="22"/>
              </w:rPr>
              <w:t>divers</w:t>
            </w:r>
            <w:r w:rsidRPr="00B23E38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1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New Jersey Turnpike Bridge </w:t>
            </w:r>
            <w:ins w:id="55" w:author="Alex Rosenzweig" w:date="2025-02-28T11:20:00Z">
              <w:r w:rsidRPr="001278C3">
                <w:rPr>
                  <w:b/>
                  <w:color w:val="0070C0"/>
                  <w:sz w:val="22"/>
                  <w:szCs w:val="22"/>
                </w:rPr>
                <w:t>and</w:t>
              </w:r>
            </w:ins>
            <w:del w:id="56" w:author="Alex Rosenzweig" w:date="2025-02-28T11:20:00Z">
              <w:r w:rsidRPr="001278C3" w:rsidDel="0052232F">
                <w:rPr>
                  <w:b/>
                  <w:color w:val="0070C0"/>
                  <w:sz w:val="22"/>
                  <w:szCs w:val="22"/>
                </w:rPr>
                <w:delText>&amp;</w:delText>
              </w:r>
            </w:del>
            <w:r w:rsidRPr="001278C3">
              <w:rPr>
                <w:b/>
                <w:color w:val="0070C0"/>
                <w:sz w:val="22"/>
                <w:szCs w:val="22"/>
              </w:rPr>
              <w:t xml:space="preserve"> 4 Garden State Parkway Bridges</w:t>
            </w:r>
            <w:r w:rsidRPr="00B23E38">
              <w:rPr>
                <w:bCs/>
                <w:sz w:val="22"/>
                <w:szCs w:val="22"/>
              </w:rPr>
              <w:t xml:space="preserve"> in accordance with NBIS, FHWA, NJTA, NJDOT, and OSHA standards. Responsibilities included organizing and scheduling inspections, performing the inspection</w:t>
            </w:r>
            <w:ins w:id="57" w:author="Alex Rosenzweig" w:date="2025-02-28T11:21:00Z">
              <w:r w:rsidRPr="00B23E38">
                <w:rPr>
                  <w:bCs/>
                  <w:sz w:val="22"/>
                  <w:szCs w:val="22"/>
                </w:rPr>
                <w:t>s</w:t>
              </w:r>
            </w:ins>
            <w:r w:rsidRPr="00B23E38">
              <w:rPr>
                <w:bCs/>
                <w:sz w:val="22"/>
                <w:szCs w:val="22"/>
              </w:rPr>
              <w:t xml:space="preserve">, collecting field data, structural </w:t>
            </w:r>
            <w:r w:rsidRPr="00B23E38">
              <w:rPr>
                <w:bCs/>
                <w:sz w:val="22"/>
                <w:szCs w:val="22"/>
              </w:rPr>
              <w:lastRenderedPageBreak/>
              <w:t>evaluations, preparing inspection reports, including CAD drawings, repair recommendations</w:t>
            </w:r>
            <w:ins w:id="58" w:author="Alex Rosenzweig" w:date="2025-02-28T11:21:00Z">
              <w:r w:rsidRPr="00B23E38">
                <w:rPr>
                  <w:bCs/>
                  <w:sz w:val="22"/>
                  <w:szCs w:val="22"/>
                </w:rPr>
                <w:t>,</w:t>
              </w:r>
            </w:ins>
            <w:r w:rsidRPr="00B23E38">
              <w:rPr>
                <w:bCs/>
                <w:sz w:val="22"/>
                <w:szCs w:val="22"/>
              </w:rPr>
              <w:t xml:space="preserve"> and structural condition ratings</w:t>
            </w:r>
            <w:r w:rsidRPr="00B23E3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B23E38">
              <w:rPr>
                <w:bCs/>
                <w:sz w:val="22"/>
                <w:szCs w:val="22"/>
              </w:rPr>
              <w:t>in</w:t>
            </w:r>
            <w:r w:rsidRPr="00B23E38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B23E38">
              <w:rPr>
                <w:bCs/>
                <w:sz w:val="22"/>
                <w:szCs w:val="22"/>
              </w:rPr>
              <w:t>acco</w:t>
            </w:r>
            <w:r w:rsidRPr="00B23E38">
              <w:rPr>
                <w:bCs/>
                <w:sz w:val="22"/>
                <w:szCs w:val="22"/>
              </w:rPr>
              <w:t>r</w:t>
            </w:r>
            <w:r w:rsidRPr="00B23E38">
              <w:rPr>
                <w:bCs/>
                <w:sz w:val="22"/>
                <w:szCs w:val="22"/>
              </w:rPr>
              <w:t xml:space="preserve">dance with </w:t>
            </w:r>
            <w:r w:rsidR="00E472C8">
              <w:rPr>
                <w:bCs/>
                <w:sz w:val="22"/>
                <w:szCs w:val="22"/>
              </w:rPr>
              <w:t>current NJTA requirements and</w:t>
            </w:r>
            <w:r w:rsidR="00E472C8" w:rsidRPr="00B23E38">
              <w:rPr>
                <w:bCs/>
                <w:sz w:val="22"/>
                <w:szCs w:val="22"/>
              </w:rPr>
              <w:t xml:space="preserve"> </w:t>
            </w:r>
            <w:r w:rsidR="00E472C8">
              <w:rPr>
                <w:bCs/>
                <w:sz w:val="22"/>
                <w:szCs w:val="22"/>
              </w:rPr>
              <w:t xml:space="preserve">the </w:t>
            </w:r>
            <w:r w:rsidR="00E472C8" w:rsidRPr="00B23E38">
              <w:rPr>
                <w:bCs/>
                <w:sz w:val="22"/>
                <w:szCs w:val="22"/>
              </w:rPr>
              <w:t xml:space="preserve">NJDOT </w:t>
            </w:r>
            <w:r w:rsidR="00E472C8" w:rsidRPr="00B646F8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r w:rsidR="00E472C8" w:rsidRPr="00B23E38">
              <w:rPr>
                <w:bCs/>
                <w:sz w:val="22"/>
                <w:szCs w:val="22"/>
              </w:rPr>
              <w:t>, June 1994, Rev. June 1997 &amp; May 2008.</w:t>
            </w:r>
          </w:p>
          <w:p w14:paraId="2DEF1CC5" w14:textId="77777777" w:rsidR="00685088" w:rsidRPr="00FE6D9A" w:rsidRDefault="00685088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3EF9A63F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F62EDB2" w14:textId="77777777" w:rsidR="006A5C13" w:rsidRPr="00FE6D9A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FE6D9A">
              <w:rPr>
                <w:bCs/>
                <w:sz w:val="22"/>
                <w:szCs w:val="22"/>
              </w:rPr>
              <w:lastRenderedPageBreak/>
              <w:t>2024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1459FA7" w14:textId="77777777" w:rsidR="006A5C13" w:rsidRPr="00FE6D9A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FE6D9A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770AA946" w14:textId="77777777" w:rsidR="006A5C13" w:rsidRPr="00DF4EA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FE6D9A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6F0CD9F0" w14:textId="77777777" w:rsidR="006A5C13" w:rsidRPr="00FE6D9A" w:rsidRDefault="00737D51" w:rsidP="001F39A1">
            <w:pPr>
              <w:pStyle w:val="Header"/>
              <w:spacing w:line="24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  <w:r w:rsidR="006A5C13" w:rsidRPr="00FE6D9A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B</w:t>
            </w:r>
            <w:r w:rsidR="006A5C13" w:rsidRPr="00FE6D9A">
              <w:rPr>
                <w:bCs/>
                <w:sz w:val="22"/>
                <w:szCs w:val="22"/>
              </w:rPr>
              <w:t>ridges BIN &amp; BIN (Berth 3 &amp; Berth 50 at the Newark Marine Terminal</w:t>
            </w:r>
            <w:r w:rsidR="00943843" w:rsidRPr="00FE6D9A">
              <w:rPr>
                <w:bCs/>
                <w:sz w:val="22"/>
                <w:szCs w:val="22"/>
              </w:rPr>
              <w:t xml:space="preserve">, </w:t>
            </w:r>
            <w:r w:rsidR="00943843" w:rsidRPr="00FE6D9A">
              <w:rPr>
                <w:b/>
                <w:sz w:val="22"/>
                <w:szCs w:val="22"/>
              </w:rPr>
              <w:t>PANYNJ</w:t>
            </w:r>
          </w:p>
          <w:p w14:paraId="5B11C199" w14:textId="77777777" w:rsidR="006A5C13" w:rsidRPr="00FE6D9A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  <w:bottom w:val="single" w:sz="4" w:space="0" w:color="auto"/>
            </w:tcBorders>
          </w:tcPr>
          <w:p w14:paraId="533CFCB2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FE6D9A">
              <w:rPr>
                <w:bCs/>
                <w:sz w:val="22"/>
                <w:szCs w:val="22"/>
              </w:rPr>
              <w:t>Supervised a team of 3 engineers</w:t>
            </w:r>
            <w:del w:id="59" w:author="Alex Rosenzweig" w:date="2025-02-28T11:22:00Z">
              <w:r w:rsidRPr="00FE6D9A" w:rsidDel="000215A3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E6D9A">
              <w:rPr>
                <w:bCs/>
                <w:sz w:val="22"/>
                <w:szCs w:val="22"/>
              </w:rPr>
              <w:t>/</w:t>
            </w:r>
            <w:del w:id="60" w:author="Alex Rosenzweig" w:date="2025-02-28T11:22:00Z">
              <w:r w:rsidRPr="00FE6D9A" w:rsidDel="000215A3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E6D9A">
              <w:rPr>
                <w:bCs/>
                <w:sz w:val="22"/>
                <w:szCs w:val="22"/>
              </w:rPr>
              <w:t>divers</w:t>
            </w:r>
            <w:r w:rsidRPr="00FE6D9A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2 Port Authority of New York &amp; New Jersey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1278C3">
              <w:rPr>
                <w:b/>
                <w:color w:val="0070C0"/>
                <w:sz w:val="22"/>
                <w:szCs w:val="22"/>
              </w:rPr>
              <w:t>Bridges</w:t>
            </w:r>
            <w:r w:rsidRPr="00FE6D9A">
              <w:rPr>
                <w:bCs/>
                <w:sz w:val="22"/>
                <w:szCs w:val="22"/>
              </w:rPr>
              <w:t xml:space="preserve"> in accordance with NBIS, NJDOT, PANYNJ</w:t>
            </w:r>
            <w:ins w:id="61" w:author="Alex Rosenzweig" w:date="2025-02-28T11:23:00Z">
              <w:r w:rsidRPr="00FE6D9A">
                <w:rPr>
                  <w:bCs/>
                  <w:sz w:val="22"/>
                  <w:szCs w:val="22"/>
                </w:rPr>
                <w:t>,</w:t>
              </w:r>
            </w:ins>
            <w:r w:rsidRPr="00FE6D9A">
              <w:rPr>
                <w:bCs/>
                <w:sz w:val="22"/>
                <w:szCs w:val="22"/>
              </w:rPr>
              <w:t xml:space="preserve"> and OSHA standards. Responsibilities included organizing and scheduling inspections, performing the inspection</w:t>
            </w:r>
            <w:ins w:id="62" w:author="Alex Rosenzweig" w:date="2025-02-28T11:23:00Z">
              <w:r w:rsidRPr="00FE6D9A">
                <w:rPr>
                  <w:bCs/>
                  <w:sz w:val="22"/>
                  <w:szCs w:val="22"/>
                </w:rPr>
                <w:t>s</w:t>
              </w:r>
            </w:ins>
            <w:r w:rsidRPr="00FE6D9A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63" w:author="Alex Rosenzweig" w:date="2025-02-28T11:23:00Z">
              <w:r w:rsidRPr="00FE6D9A">
                <w:rPr>
                  <w:bCs/>
                  <w:sz w:val="22"/>
                  <w:szCs w:val="22"/>
                </w:rPr>
                <w:t>,</w:t>
              </w:r>
            </w:ins>
            <w:r w:rsidRPr="00FE6D9A">
              <w:rPr>
                <w:bCs/>
                <w:sz w:val="22"/>
                <w:szCs w:val="22"/>
              </w:rPr>
              <w:t xml:space="preserve"> and structural condition ratings</w:t>
            </w:r>
            <w:r w:rsidRPr="00FE6D9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FE6D9A">
              <w:rPr>
                <w:bCs/>
                <w:sz w:val="22"/>
                <w:szCs w:val="22"/>
              </w:rPr>
              <w:t>in</w:t>
            </w:r>
            <w:r w:rsidRPr="00FE6D9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FE6D9A">
              <w:rPr>
                <w:bCs/>
                <w:sz w:val="22"/>
                <w:szCs w:val="22"/>
              </w:rPr>
              <w:t>acco</w:t>
            </w:r>
            <w:r w:rsidRPr="00FE6D9A">
              <w:rPr>
                <w:bCs/>
                <w:sz w:val="22"/>
                <w:szCs w:val="22"/>
              </w:rPr>
              <w:t>r</w:t>
            </w:r>
            <w:r w:rsidRPr="00FE6D9A">
              <w:rPr>
                <w:bCs/>
                <w:sz w:val="22"/>
                <w:szCs w:val="22"/>
              </w:rPr>
              <w:t xml:space="preserve">dance with </w:t>
            </w:r>
            <w:r w:rsidR="00AE5DBC">
              <w:rPr>
                <w:bCs/>
                <w:sz w:val="22"/>
                <w:szCs w:val="22"/>
              </w:rPr>
              <w:t xml:space="preserve">current Port Authority requirements and </w:t>
            </w:r>
            <w:r w:rsidRPr="00FE6D9A">
              <w:rPr>
                <w:bCs/>
                <w:sz w:val="22"/>
                <w:szCs w:val="22"/>
              </w:rPr>
              <w:t xml:space="preserve">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64" w:author="Alex Rosenzweig" w:date="2025-02-28T11:24:00Z">
              <w:r w:rsidRPr="00B646F8">
                <w:rPr>
                  <w:bCs/>
                  <w:sz w:val="22"/>
                  <w:szCs w:val="22"/>
                </w:rPr>
                <w:t>,</w:t>
              </w:r>
            </w:ins>
            <w:r w:rsidRPr="00B646F8">
              <w:rPr>
                <w:bCs/>
                <w:sz w:val="22"/>
                <w:szCs w:val="22"/>
              </w:rPr>
              <w:t xml:space="preserve"> June 1994</w:t>
            </w:r>
            <w:ins w:id="65" w:author="Alex Rosenzweig" w:date="2025-02-28T11:24:00Z">
              <w:r w:rsidRPr="00B646F8">
                <w:rPr>
                  <w:bCs/>
                  <w:sz w:val="22"/>
                  <w:szCs w:val="22"/>
                </w:rPr>
                <w:t>,</w:t>
              </w:r>
            </w:ins>
            <w:r w:rsidRPr="00B646F8">
              <w:rPr>
                <w:bCs/>
                <w:sz w:val="22"/>
                <w:szCs w:val="22"/>
              </w:rPr>
              <w:t xml:space="preserve"> Rev. June 1997 &amp; May 2008</w:t>
            </w:r>
            <w:ins w:id="66" w:author="Margret Thomas" w:date="2025-03-04T11:51:00Z">
              <w:r w:rsidR="00581DEC">
                <w:rPr>
                  <w:bCs/>
                  <w:sz w:val="22"/>
                  <w:szCs w:val="22"/>
                </w:rPr>
                <w:t>.</w:t>
              </w:r>
            </w:ins>
          </w:p>
          <w:p w14:paraId="65B72B01" w14:textId="77777777" w:rsidR="00685088" w:rsidRPr="00B646F8" w:rsidRDefault="00685088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641743E0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9369" w14:textId="77777777" w:rsidR="006A5C13" w:rsidRPr="00B646F8" w:rsidRDefault="006A5C13" w:rsidP="001F39A1">
            <w:pPr>
              <w:spacing w:line="240" w:lineRule="exact"/>
              <w:jc w:val="center"/>
              <w:rPr>
                <w:ins w:id="67" w:author="Margret Thomas" w:date="2025-03-04T10:56:00Z"/>
                <w:bCs/>
                <w:sz w:val="22"/>
                <w:szCs w:val="22"/>
              </w:rPr>
            </w:pPr>
            <w:r w:rsidRPr="00B646F8">
              <w:rPr>
                <w:bCs/>
                <w:sz w:val="22"/>
                <w:szCs w:val="22"/>
              </w:rPr>
              <w:t>2024</w:t>
            </w:r>
          </w:p>
          <w:p w14:paraId="5C02D26C" w14:textId="77777777" w:rsidR="00943843" w:rsidRPr="00B646F8" w:rsidRDefault="00943843" w:rsidP="001F39A1">
            <w:pPr>
              <w:spacing w:line="240" w:lineRule="exact"/>
              <w:jc w:val="center"/>
              <w:rPr>
                <w:ins w:id="68" w:author="Margret Thomas" w:date="2025-03-04T10:56:00Z"/>
                <w:bCs/>
                <w:sz w:val="22"/>
                <w:szCs w:val="22"/>
              </w:rPr>
            </w:pPr>
          </w:p>
          <w:p w14:paraId="734F6AAC" w14:textId="77777777" w:rsidR="00943843" w:rsidRPr="00B646F8" w:rsidRDefault="00943843" w:rsidP="001F39A1">
            <w:pPr>
              <w:spacing w:line="240" w:lineRule="exact"/>
              <w:jc w:val="center"/>
              <w:rPr>
                <w:ins w:id="69" w:author="Margret Thomas" w:date="2025-03-04T10:56:00Z"/>
                <w:bCs/>
                <w:sz w:val="22"/>
                <w:szCs w:val="22"/>
              </w:rPr>
            </w:pPr>
          </w:p>
          <w:p w14:paraId="48BC48D6" w14:textId="77777777" w:rsidR="00943843" w:rsidRPr="00B646F8" w:rsidRDefault="00943843" w:rsidP="001F39A1">
            <w:pPr>
              <w:spacing w:line="240" w:lineRule="exact"/>
              <w:jc w:val="center"/>
              <w:rPr>
                <w:ins w:id="70" w:author="Margret Thomas" w:date="2025-03-04T10:56:00Z"/>
                <w:bCs/>
                <w:sz w:val="22"/>
                <w:szCs w:val="22"/>
              </w:rPr>
            </w:pPr>
          </w:p>
          <w:p w14:paraId="7A43196C" w14:textId="77777777" w:rsidR="00943843" w:rsidRPr="00B646F8" w:rsidRDefault="00943843" w:rsidP="001F39A1">
            <w:pPr>
              <w:spacing w:line="240" w:lineRule="exact"/>
              <w:jc w:val="center"/>
              <w:rPr>
                <w:ins w:id="71" w:author="Margret Thomas" w:date="2025-03-04T10:56:00Z"/>
                <w:bCs/>
                <w:sz w:val="22"/>
                <w:szCs w:val="22"/>
              </w:rPr>
            </w:pPr>
          </w:p>
          <w:p w14:paraId="7B3342B6" w14:textId="77777777" w:rsidR="00943843" w:rsidRPr="00B646F8" w:rsidRDefault="00943843" w:rsidP="001F39A1">
            <w:pPr>
              <w:spacing w:line="240" w:lineRule="exact"/>
              <w:jc w:val="center"/>
              <w:rPr>
                <w:ins w:id="72" w:author="Margret Thomas" w:date="2025-03-04T11:41:00Z"/>
                <w:bCs/>
                <w:sz w:val="22"/>
                <w:szCs w:val="22"/>
              </w:rPr>
            </w:pPr>
          </w:p>
          <w:p w14:paraId="78933155" w14:textId="77777777" w:rsidR="00A27AE1" w:rsidRPr="00B646F8" w:rsidRDefault="00A27AE1" w:rsidP="001F39A1">
            <w:pPr>
              <w:spacing w:line="240" w:lineRule="exact"/>
              <w:jc w:val="center"/>
              <w:rPr>
                <w:ins w:id="73" w:author="Margret Thomas" w:date="2025-03-04T11:41:00Z"/>
                <w:bCs/>
                <w:sz w:val="22"/>
                <w:szCs w:val="22"/>
              </w:rPr>
            </w:pPr>
          </w:p>
          <w:p w14:paraId="41D87567" w14:textId="77777777" w:rsidR="00A27AE1" w:rsidRPr="00B646F8" w:rsidRDefault="00A27AE1" w:rsidP="001F39A1">
            <w:pPr>
              <w:spacing w:line="240" w:lineRule="exact"/>
              <w:jc w:val="center"/>
              <w:rPr>
                <w:ins w:id="74" w:author="Margret Thomas" w:date="2025-03-04T11:41:00Z"/>
                <w:bCs/>
                <w:sz w:val="22"/>
                <w:szCs w:val="22"/>
              </w:rPr>
            </w:pPr>
          </w:p>
          <w:p w14:paraId="281CBD12" w14:textId="77777777" w:rsidR="00A27AE1" w:rsidRPr="00B646F8" w:rsidRDefault="00A27AE1" w:rsidP="001F39A1">
            <w:pPr>
              <w:spacing w:line="240" w:lineRule="exact"/>
              <w:jc w:val="center"/>
              <w:rPr>
                <w:ins w:id="75" w:author="Margret Thomas" w:date="2025-03-04T11:41:00Z"/>
                <w:bCs/>
                <w:sz w:val="22"/>
                <w:szCs w:val="22"/>
              </w:rPr>
            </w:pPr>
          </w:p>
          <w:p w14:paraId="718E2E68" w14:textId="77777777" w:rsidR="00A27AE1" w:rsidRPr="00B646F8" w:rsidRDefault="00A27AE1" w:rsidP="001F39A1">
            <w:pPr>
              <w:spacing w:line="240" w:lineRule="exact"/>
              <w:jc w:val="center"/>
              <w:rPr>
                <w:ins w:id="76" w:author="Margret Thomas" w:date="2025-03-04T11:41:00Z"/>
                <w:bCs/>
                <w:sz w:val="22"/>
                <w:szCs w:val="22"/>
              </w:rPr>
            </w:pPr>
          </w:p>
          <w:p w14:paraId="769747EF" w14:textId="77777777" w:rsidR="00A27AE1" w:rsidRPr="00B646F8" w:rsidRDefault="00A27AE1" w:rsidP="001F39A1">
            <w:pPr>
              <w:spacing w:line="240" w:lineRule="exact"/>
              <w:jc w:val="center"/>
              <w:rPr>
                <w:ins w:id="77" w:author="Margret Thomas" w:date="2025-03-04T11:41:00Z"/>
                <w:bCs/>
                <w:sz w:val="22"/>
                <w:szCs w:val="22"/>
              </w:rPr>
            </w:pPr>
          </w:p>
          <w:p w14:paraId="24AF9B47" w14:textId="77777777" w:rsidR="00A27AE1" w:rsidRDefault="00A27AE1" w:rsidP="001F39A1">
            <w:pPr>
              <w:spacing w:line="240" w:lineRule="exact"/>
              <w:jc w:val="center"/>
              <w:rPr>
                <w:ins w:id="78" w:author="Margret Thomas" w:date="2025-03-04T11:41:00Z"/>
                <w:bCs/>
                <w:sz w:val="22"/>
                <w:szCs w:val="22"/>
              </w:rPr>
            </w:pPr>
          </w:p>
          <w:p w14:paraId="7FE4CB94" w14:textId="77777777" w:rsidR="00A27AE1" w:rsidRDefault="00A27AE1" w:rsidP="001F39A1">
            <w:pPr>
              <w:spacing w:line="240" w:lineRule="exact"/>
              <w:jc w:val="center"/>
              <w:rPr>
                <w:ins w:id="79" w:author="Margret Thomas" w:date="2025-03-04T11:41:00Z"/>
                <w:bCs/>
                <w:sz w:val="22"/>
                <w:szCs w:val="22"/>
              </w:rPr>
            </w:pPr>
          </w:p>
          <w:p w14:paraId="0762F656" w14:textId="77777777" w:rsidR="00943843" w:rsidRPr="00D11B38" w:rsidRDefault="0094384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0799" w14:textId="77777777" w:rsidR="006A5C13" w:rsidRPr="00D11B38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67ED" w14:textId="77777777" w:rsidR="006A5C13" w:rsidRPr="00DF4EA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C5F0" w14:textId="77777777" w:rsidR="006A5C13" w:rsidRPr="00DF4EA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 xml:space="preserve">25 NJ Transit Southern New Jersey Light Rail Bridges (River </w:t>
            </w:r>
            <w:r w:rsidRPr="00D11B38">
              <w:rPr>
                <w:bCs/>
                <w:sz w:val="22"/>
                <w:szCs w:val="22"/>
              </w:rPr>
              <w:t>Line)</w:t>
            </w:r>
            <w:r w:rsidR="00943843" w:rsidRPr="00D11B38">
              <w:rPr>
                <w:bCs/>
                <w:sz w:val="22"/>
                <w:szCs w:val="22"/>
              </w:rPr>
              <w:t>,</w:t>
            </w:r>
            <w:r w:rsidR="00943843" w:rsidRPr="00D11B38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7609" w14:textId="77777777" w:rsidR="006A5C13" w:rsidDel="00513840" w:rsidRDefault="006A5C13" w:rsidP="005D40C0">
            <w:pPr>
              <w:spacing w:line="240" w:lineRule="exact"/>
              <w:jc w:val="both"/>
              <w:rPr>
                <w:del w:id="80" w:author="Chetan Shah" w:date="2025-03-10T10:09:00Z"/>
                <w:bCs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 xml:space="preserve">Team leader </w:t>
            </w:r>
            <w:r w:rsidRPr="001278C3">
              <w:rPr>
                <w:b/>
                <w:color w:val="0070C0"/>
                <w:sz w:val="22"/>
                <w:szCs w:val="22"/>
              </w:rPr>
              <w:t>performing structural inspections, FCM inspections, underwater inspections, and fathometer surveys of 25 railroad</w:t>
            </w:r>
            <w:r w:rsidR="00737D51" w:rsidRPr="001278C3">
              <w:rPr>
                <w:b/>
                <w:color w:val="0070C0"/>
                <w:sz w:val="22"/>
                <w:szCs w:val="22"/>
              </w:rPr>
              <w:t xml:space="preserve"> </w:t>
            </w:r>
            <w:r w:rsidRPr="001278C3">
              <w:rPr>
                <w:b/>
                <w:color w:val="0070C0"/>
                <w:sz w:val="22"/>
                <w:szCs w:val="22"/>
              </w:rPr>
              <w:t>carry</w:t>
            </w:r>
            <w:r w:rsidR="000D7CCC" w:rsidRPr="001278C3">
              <w:rPr>
                <w:b/>
                <w:color w:val="0070C0"/>
                <w:sz w:val="22"/>
                <w:szCs w:val="22"/>
              </w:rPr>
              <w:t xml:space="preserve">ing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D11B38">
              <w:rPr>
                <w:bCs/>
                <w:sz w:val="22"/>
                <w:szCs w:val="22"/>
              </w:rPr>
              <w:t xml:space="preserve"> </w:t>
            </w:r>
            <w:r w:rsidRPr="00D11B38">
              <w:rPr>
                <w:bCs/>
                <w:sz w:val="22"/>
                <w:szCs w:val="22"/>
              </w:rPr>
              <w:t xml:space="preserve">bridges located along the Southern New Jersey Light Rail Transit </w:t>
            </w:r>
            <w:ins w:id="81" w:author="Alex Rosenzweig" w:date="2025-02-28T10:18:00Z">
              <w:r w:rsidRPr="00D11B38">
                <w:rPr>
                  <w:bCs/>
                  <w:sz w:val="22"/>
                  <w:szCs w:val="22"/>
                </w:rPr>
                <w:t>(SNJLRT) s</w:t>
              </w:r>
            </w:ins>
            <w:del w:id="82" w:author="Alex Rosenzweig" w:date="2025-02-28T10:18:00Z">
              <w:r w:rsidRPr="00D11B38" w:rsidDel="000639E6">
                <w:rPr>
                  <w:bCs/>
                  <w:sz w:val="22"/>
                  <w:szCs w:val="22"/>
                </w:rPr>
                <w:delText>S</w:delText>
              </w:r>
            </w:del>
            <w:r w:rsidRPr="00D11B38">
              <w:rPr>
                <w:bCs/>
                <w:sz w:val="22"/>
                <w:szCs w:val="22"/>
              </w:rPr>
              <w:t xml:space="preserve">ystem’s alignment </w:t>
            </w:r>
            <w:del w:id="83" w:author="Alex Rosenzweig" w:date="2025-02-28T10:18:00Z">
              <w:r w:rsidRPr="00D11B38" w:rsidDel="000639E6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D11B38">
              <w:rPr>
                <w:bCs/>
                <w:sz w:val="22"/>
                <w:szCs w:val="22"/>
              </w:rPr>
              <w:t xml:space="preserve">in accordance with National Bridge Inspection Standards (NBIS), </w:t>
            </w:r>
            <w:ins w:id="84" w:author="Alex Rosenzweig" w:date="2025-02-28T11:14:00Z">
              <w:r w:rsidRPr="00D11B38">
                <w:rPr>
                  <w:bCs/>
                  <w:sz w:val="22"/>
                  <w:szCs w:val="22"/>
                </w:rPr>
                <w:t xml:space="preserve">as well as </w:t>
              </w:r>
            </w:ins>
            <w:r w:rsidRPr="00D11B38">
              <w:rPr>
                <w:bCs/>
                <w:sz w:val="22"/>
                <w:szCs w:val="22"/>
              </w:rPr>
              <w:t xml:space="preserve">Federal Highway Administration (FHWA), </w:t>
            </w:r>
            <w:del w:id="85" w:author="Alex Rosenzweig" w:date="2025-02-28T11:14:00Z">
              <w:r w:rsidRPr="00D11B38" w:rsidDel="0052232F">
                <w:rPr>
                  <w:bCs/>
                  <w:sz w:val="22"/>
                  <w:szCs w:val="22"/>
                </w:rPr>
                <w:delText xml:space="preserve">and (FRA) </w:delText>
              </w:r>
            </w:del>
            <w:r w:rsidRPr="00D11B38">
              <w:rPr>
                <w:bCs/>
                <w:sz w:val="22"/>
                <w:szCs w:val="22"/>
              </w:rPr>
              <w:t>Federal Railroad Administration</w:t>
            </w:r>
            <w:ins w:id="86" w:author="Alex Rosenzweig" w:date="2025-02-28T11:14:00Z">
              <w:r w:rsidRPr="00D11B38">
                <w:rPr>
                  <w:bCs/>
                  <w:sz w:val="22"/>
                  <w:szCs w:val="22"/>
                </w:rPr>
                <w:t xml:space="preserve"> (FRA)</w:t>
              </w:r>
            </w:ins>
            <w:r w:rsidRPr="00D11B38">
              <w:rPr>
                <w:bCs/>
                <w:sz w:val="22"/>
                <w:szCs w:val="22"/>
              </w:rPr>
              <w:t>, and Occupational Safety and Health Administration (OSHA) standards. Worked as a team leader/structural engineer performing visual, physical, and advanced inspections of various bridge superstructures</w:t>
            </w:r>
            <w:ins w:id="87" w:author="Alex Rosenzweig" w:date="2025-02-28T11:16:00Z">
              <w:r w:rsidRPr="00D11B38">
                <w:rPr>
                  <w:bCs/>
                  <w:sz w:val="22"/>
                  <w:szCs w:val="22"/>
                </w:rPr>
                <w:t>,</w:t>
              </w:r>
            </w:ins>
            <w:r w:rsidRPr="00D11B38">
              <w:rPr>
                <w:bCs/>
                <w:sz w:val="22"/>
                <w:szCs w:val="22"/>
              </w:rPr>
              <w:t xml:space="preserve"> </w:t>
            </w:r>
            <w:del w:id="88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D11B38">
              <w:rPr>
                <w:bCs/>
                <w:sz w:val="22"/>
                <w:szCs w:val="22"/>
              </w:rPr>
              <w:t>substructures</w:t>
            </w:r>
            <w:ins w:id="89" w:author="Alex Rosenzweig" w:date="2025-02-28T11:16:00Z">
              <w:r w:rsidRPr="00D11B38">
                <w:rPr>
                  <w:bCs/>
                  <w:sz w:val="22"/>
                  <w:szCs w:val="22"/>
                </w:rPr>
                <w:t>,</w:t>
              </w:r>
            </w:ins>
            <w:r w:rsidRPr="00D11B38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90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/</w:t>
            </w:r>
            <w:del w:id="91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or newly constructed</w:t>
            </w:r>
            <w:del w:id="92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/</w:t>
            </w:r>
            <w:del w:id="93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94" w:author="Alex Rosenzweig" w:date="2025-02-28T11:16:00Z">
              <w:r w:rsidRPr="00D11B38">
                <w:rPr>
                  <w:bCs/>
                  <w:sz w:val="22"/>
                  <w:szCs w:val="22"/>
                </w:rPr>
                <w:t>s</w:t>
              </w:r>
            </w:ins>
            <w:r w:rsidRPr="00D11B38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95" w:author="Alex Rosenzweig" w:date="2025-02-28T11:16:00Z">
              <w:r w:rsidRPr="00D11B38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D11B38">
              <w:rPr>
                <w:bCs/>
                <w:sz w:val="22"/>
                <w:szCs w:val="22"/>
              </w:rPr>
              <w:t xml:space="preserve">MW-203 Form, </w:t>
            </w:r>
            <w:ins w:id="96" w:author="Alex Rosenzweig" w:date="2025-02-28T11:16:00Z">
              <w:r w:rsidRPr="00D11B38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D11B38">
              <w:rPr>
                <w:bCs/>
                <w:sz w:val="22"/>
                <w:szCs w:val="22"/>
              </w:rPr>
              <w:t>emergency</w:t>
            </w:r>
            <w:del w:id="97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/</w:t>
            </w:r>
            <w:del w:id="98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priority repair recommendations as needed, including CAD drawings, quantities, and cost estimates.</w:t>
            </w:r>
            <w:del w:id="99" w:author="Alex Rosenzweig" w:date="2025-02-28T17:10:00Z">
              <w:r w:rsidRPr="00D11B38" w:rsidDel="00C16611">
                <w:rPr>
                  <w:bCs/>
                  <w:sz w:val="22"/>
                  <w:szCs w:val="22"/>
                </w:rPr>
                <w:delText xml:space="preserve">  </w:delText>
              </w:r>
            </w:del>
          </w:p>
          <w:p w14:paraId="1902F5B0" w14:textId="77777777" w:rsidR="00513840" w:rsidRDefault="00513840" w:rsidP="00513840">
            <w:pPr>
              <w:spacing w:line="240" w:lineRule="exact"/>
              <w:jc w:val="both"/>
              <w:rPr>
                <w:ins w:id="100" w:author="Chetan Shah" w:date="2025-03-10T10:09:00Z"/>
                <w:bCs/>
                <w:sz w:val="22"/>
                <w:szCs w:val="22"/>
              </w:rPr>
            </w:pPr>
          </w:p>
          <w:p w14:paraId="2198202E" w14:textId="77777777" w:rsidR="00EC71BB" w:rsidRPr="00D11B38" w:rsidRDefault="00EC71BB" w:rsidP="005D40C0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1F39A1" w14:paraId="59D53AB7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93C6EF" w14:textId="77777777" w:rsidR="001F39A1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1F43A182" w14:textId="77777777" w:rsidR="001F39A1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0097B440" w14:textId="77777777" w:rsidR="001F39A1" w:rsidRPr="00B646F8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EA9B51" w14:textId="77777777" w:rsidR="001F39A1" w:rsidRPr="00D11B38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568BE" w14:textId="77777777" w:rsidR="001F39A1" w:rsidRPr="00D11B38" w:rsidRDefault="001F39A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FF8B2" w14:textId="77777777" w:rsidR="001F39A1" w:rsidRPr="00DF4EAF" w:rsidRDefault="001F39A1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149CEE" w14:textId="77777777" w:rsidR="001F39A1" w:rsidRPr="00DF4EAF" w:rsidRDefault="001F39A1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6851DDD2" w14:textId="77777777" w:rsidTr="001278C3">
        <w:trPr>
          <w:trHeight w:val="3821"/>
        </w:trPr>
        <w:tc>
          <w:tcPr>
            <w:tcW w:w="990" w:type="dxa"/>
            <w:tcBorders>
              <w:top w:val="nil"/>
            </w:tcBorders>
          </w:tcPr>
          <w:p w14:paraId="643A59AB" w14:textId="77777777" w:rsidR="006A5C13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lastRenderedPageBreak/>
              <w:t>2023</w:t>
            </w:r>
          </w:p>
          <w:p w14:paraId="2D8ED122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5AF9E14A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3F44A8DA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480E8C49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7128A53B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3F57CB09" w14:textId="77777777" w:rsidR="00581DEC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2614E2D3" w14:textId="77777777" w:rsidR="00581DEC" w:rsidRPr="00D11B38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il"/>
            </w:tcBorders>
          </w:tcPr>
          <w:p w14:paraId="0A4E883B" w14:textId="77777777" w:rsidR="006A5C13" w:rsidRPr="00D11B38" w:rsidRDefault="003D0E04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530" w:type="dxa"/>
            <w:tcBorders>
              <w:top w:val="nil"/>
            </w:tcBorders>
          </w:tcPr>
          <w:p w14:paraId="01CCEF2B" w14:textId="77777777" w:rsidR="006A5C13" w:rsidRPr="00D11B38" w:rsidRDefault="006A5C13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top w:val="nil"/>
            </w:tcBorders>
          </w:tcPr>
          <w:p w14:paraId="2DFFECC9" w14:textId="77777777" w:rsidR="006A5C13" w:rsidRPr="00DF4EA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25 NJ Transit Southern New Jersey Light Rail Bridges (River Line)</w:t>
            </w:r>
            <w:r w:rsidR="00943843" w:rsidRPr="00D11B38">
              <w:rPr>
                <w:bCs/>
                <w:sz w:val="22"/>
                <w:szCs w:val="22"/>
              </w:rPr>
              <w:t>,</w:t>
            </w:r>
            <w:r w:rsidR="00943843" w:rsidRPr="00D11B38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nil"/>
            </w:tcBorders>
          </w:tcPr>
          <w:p w14:paraId="4E2B9C49" w14:textId="77777777" w:rsidR="00685088" w:rsidRDefault="006A5C13" w:rsidP="001278C3">
            <w:pPr>
              <w:spacing w:line="235" w:lineRule="exact"/>
              <w:jc w:val="both"/>
              <w:rPr>
                <w:bCs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 xml:space="preserve">Team leader </w:t>
            </w:r>
            <w:r w:rsidRPr="001278C3">
              <w:rPr>
                <w:b/>
                <w:color w:val="0070C0"/>
                <w:sz w:val="22"/>
                <w:szCs w:val="22"/>
              </w:rPr>
              <w:t>performing structural inspections, FCM inspections, underwater inspections, and fathometer surveys of 25 railroad carry</w:t>
            </w:r>
            <w:r w:rsidR="000D7CCC" w:rsidRPr="001278C3">
              <w:rPr>
                <w:b/>
                <w:color w:val="0070C0"/>
                <w:sz w:val="22"/>
                <w:szCs w:val="22"/>
              </w:rPr>
              <w:t>ing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1278C3">
              <w:rPr>
                <w:b/>
                <w:color w:val="0070C0"/>
                <w:sz w:val="22"/>
                <w:szCs w:val="22"/>
              </w:rPr>
              <w:t>bridges</w:t>
            </w:r>
            <w:r w:rsidRPr="00D11B38">
              <w:rPr>
                <w:bCs/>
                <w:sz w:val="22"/>
                <w:szCs w:val="22"/>
              </w:rPr>
              <w:t xml:space="preserve"> located along the Southern New Jersey Light Rail Transit </w:t>
            </w:r>
            <w:ins w:id="101" w:author="Alex Rosenzweig" w:date="2025-02-28T10:19:00Z">
              <w:r w:rsidRPr="00D11B38">
                <w:rPr>
                  <w:bCs/>
                  <w:sz w:val="22"/>
                  <w:szCs w:val="22"/>
                </w:rPr>
                <w:t>(SNJLRT) s</w:t>
              </w:r>
            </w:ins>
            <w:del w:id="102" w:author="Alex Rosenzweig" w:date="2025-02-28T10:19:00Z">
              <w:r w:rsidRPr="00D11B38" w:rsidDel="000639E6">
                <w:rPr>
                  <w:bCs/>
                  <w:sz w:val="22"/>
                  <w:szCs w:val="22"/>
                </w:rPr>
                <w:delText>S</w:delText>
              </w:r>
            </w:del>
            <w:r w:rsidRPr="00D11B38">
              <w:rPr>
                <w:bCs/>
                <w:sz w:val="22"/>
                <w:szCs w:val="22"/>
              </w:rPr>
              <w:t xml:space="preserve">ystem’s alignment </w:t>
            </w:r>
            <w:del w:id="103" w:author="Alex Rosenzweig" w:date="2025-02-28T10:19:00Z">
              <w:r w:rsidRPr="00D11B38" w:rsidDel="000639E6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D11B38">
              <w:rPr>
                <w:bCs/>
                <w:sz w:val="22"/>
                <w:szCs w:val="22"/>
              </w:rPr>
              <w:t xml:space="preserve">in accordance with National Bridge Inspection Standards (NBIS), </w:t>
            </w:r>
            <w:ins w:id="104" w:author="Alex Rosenzweig" w:date="2025-02-28T11:15:00Z">
              <w:r w:rsidRPr="00D11B38">
                <w:rPr>
                  <w:bCs/>
                  <w:sz w:val="22"/>
                  <w:szCs w:val="22"/>
                </w:rPr>
                <w:t xml:space="preserve">as well as </w:t>
              </w:r>
            </w:ins>
            <w:r w:rsidRPr="00D11B38">
              <w:rPr>
                <w:bCs/>
                <w:sz w:val="22"/>
                <w:szCs w:val="22"/>
              </w:rPr>
              <w:t xml:space="preserve">Federal Highway Administration (FHWA), </w:t>
            </w:r>
            <w:del w:id="105" w:author="Alex Rosenzweig" w:date="2025-02-28T11:15:00Z">
              <w:r w:rsidRPr="00D11B38" w:rsidDel="0052232F">
                <w:rPr>
                  <w:bCs/>
                  <w:sz w:val="22"/>
                  <w:szCs w:val="22"/>
                </w:rPr>
                <w:delText xml:space="preserve">and (FRA) </w:delText>
              </w:r>
            </w:del>
            <w:r w:rsidRPr="00D11B38">
              <w:rPr>
                <w:bCs/>
                <w:sz w:val="22"/>
                <w:szCs w:val="22"/>
              </w:rPr>
              <w:t>Federal Railroad Administration</w:t>
            </w:r>
            <w:ins w:id="106" w:author="Alex Rosenzweig" w:date="2025-02-28T11:15:00Z">
              <w:r w:rsidRPr="00D11B38">
                <w:rPr>
                  <w:bCs/>
                  <w:sz w:val="22"/>
                  <w:szCs w:val="22"/>
                </w:rPr>
                <w:t xml:space="preserve"> (FRA)</w:t>
              </w:r>
            </w:ins>
            <w:r w:rsidRPr="00D11B38">
              <w:rPr>
                <w:bCs/>
                <w:sz w:val="22"/>
                <w:szCs w:val="22"/>
              </w:rPr>
              <w:t>, and Occupational Safety and Health Administration (OSHA) standards. Worked as a team leader/structural engineer performing visual, physical, and advanced inspections of various bridge superstructures</w:t>
            </w:r>
            <w:ins w:id="107" w:author="Alex Rosenzweig" w:date="2025-02-28T11:16:00Z">
              <w:r w:rsidRPr="00D11B38">
                <w:rPr>
                  <w:bCs/>
                  <w:sz w:val="22"/>
                  <w:szCs w:val="22"/>
                </w:rPr>
                <w:t>,</w:t>
              </w:r>
            </w:ins>
            <w:r w:rsidRPr="00D11B38">
              <w:rPr>
                <w:bCs/>
                <w:sz w:val="22"/>
                <w:szCs w:val="22"/>
              </w:rPr>
              <w:t xml:space="preserve"> </w:t>
            </w:r>
            <w:del w:id="108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D11B38">
              <w:rPr>
                <w:bCs/>
                <w:sz w:val="22"/>
                <w:szCs w:val="22"/>
              </w:rPr>
              <w:t>substructures</w:t>
            </w:r>
            <w:ins w:id="109" w:author="Alex Rosenzweig" w:date="2025-02-28T11:16:00Z">
              <w:r w:rsidRPr="00D11B38">
                <w:rPr>
                  <w:bCs/>
                  <w:sz w:val="22"/>
                  <w:szCs w:val="22"/>
                </w:rPr>
                <w:t>,</w:t>
              </w:r>
            </w:ins>
            <w:r w:rsidRPr="00D11B38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110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/</w:t>
            </w:r>
            <w:del w:id="111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or newly constructed</w:t>
            </w:r>
            <w:del w:id="112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/</w:t>
            </w:r>
            <w:del w:id="113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114" w:author="Alex Rosenzweig" w:date="2025-02-28T11:16:00Z">
              <w:r w:rsidRPr="00D11B38">
                <w:rPr>
                  <w:bCs/>
                  <w:sz w:val="22"/>
                  <w:szCs w:val="22"/>
                </w:rPr>
                <w:t>s</w:t>
              </w:r>
            </w:ins>
            <w:r w:rsidRPr="00D11B38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115" w:author="Alex Rosenzweig" w:date="2025-02-28T11:16:00Z">
              <w:r w:rsidRPr="00D11B38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D11B38">
              <w:rPr>
                <w:bCs/>
                <w:sz w:val="22"/>
                <w:szCs w:val="22"/>
              </w:rPr>
              <w:t xml:space="preserve">MW-203 Form, </w:t>
            </w:r>
            <w:ins w:id="116" w:author="Alex Rosenzweig" w:date="2025-02-28T11:16:00Z">
              <w:r w:rsidRPr="00D11B38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D11B38">
              <w:rPr>
                <w:bCs/>
                <w:sz w:val="22"/>
                <w:szCs w:val="22"/>
              </w:rPr>
              <w:t>emergency</w:t>
            </w:r>
            <w:del w:id="117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/</w:t>
            </w:r>
            <w:del w:id="118" w:author="Alex Rosenzweig" w:date="2025-02-28T11:16:00Z">
              <w:r w:rsidRPr="00D11B38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11B38">
              <w:rPr>
                <w:bCs/>
                <w:sz w:val="22"/>
                <w:szCs w:val="22"/>
              </w:rPr>
              <w:t>priority repair recommendations as needed, including CAD drawings, quantities, and cost estimates.</w:t>
            </w:r>
            <w:del w:id="119" w:author="Alex Rosenzweig" w:date="2025-02-28T11:25:00Z">
              <w:r w:rsidRPr="00D11B38" w:rsidDel="000215A3">
                <w:rPr>
                  <w:bCs/>
                  <w:sz w:val="22"/>
                  <w:szCs w:val="22"/>
                </w:rPr>
                <w:delText xml:space="preserve">  </w:delText>
              </w:r>
            </w:del>
          </w:p>
          <w:p w14:paraId="7A176F03" w14:textId="77777777" w:rsidR="001278C3" w:rsidRPr="00D11B38" w:rsidDel="00943843" w:rsidRDefault="001278C3" w:rsidP="001F39A1">
            <w:pPr>
              <w:spacing w:line="240" w:lineRule="exact"/>
              <w:jc w:val="both"/>
              <w:rPr>
                <w:del w:id="120" w:author="Margret Thomas" w:date="2025-03-04T10:57:00Z"/>
                <w:bCs/>
                <w:sz w:val="22"/>
                <w:szCs w:val="22"/>
              </w:rPr>
            </w:pPr>
          </w:p>
          <w:p w14:paraId="700AC5C4" w14:textId="77777777" w:rsidR="00943843" w:rsidRPr="00D11B38" w:rsidRDefault="0094384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6AC5475A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27B7B79A" w14:textId="77777777" w:rsidR="006A5C13" w:rsidRPr="00D11B38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2023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4E0B6184" w14:textId="77777777" w:rsidR="006A5C13" w:rsidRPr="00D11B38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5A8E53D" w14:textId="77777777" w:rsidR="006A5C13" w:rsidRPr="00D11B38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5B6F184B" w14:textId="77777777" w:rsidR="006A5C13" w:rsidRPr="00447526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D11B38">
              <w:rPr>
                <w:bCs/>
                <w:sz w:val="22"/>
                <w:szCs w:val="22"/>
              </w:rPr>
              <w:t xml:space="preserve">4 Hudson County Owned Bridges, </w:t>
            </w:r>
            <w:r w:rsidR="001F39A1" w:rsidRPr="00AE5DBC">
              <w:rPr>
                <w:b/>
                <w:sz w:val="22"/>
                <w:szCs w:val="22"/>
              </w:rPr>
              <w:t>NJDOT</w:t>
            </w:r>
            <w:r w:rsidR="001F39A1">
              <w:rPr>
                <w:b/>
                <w:sz w:val="22"/>
                <w:szCs w:val="22"/>
              </w:rPr>
              <w:t xml:space="preserve"> (</w:t>
            </w:r>
            <w:r w:rsidRPr="00D11B38">
              <w:rPr>
                <w:bCs/>
                <w:sz w:val="22"/>
                <w:szCs w:val="22"/>
              </w:rPr>
              <w:t>Group 09C3</w:t>
            </w:r>
            <w:r w:rsidR="00AE5DBC">
              <w:rPr>
                <w:bCs/>
                <w:sz w:val="22"/>
                <w:szCs w:val="22"/>
              </w:rPr>
              <w:t>,</w:t>
            </w:r>
            <w:r w:rsidR="001F39A1">
              <w:rPr>
                <w:bCs/>
                <w:sz w:val="22"/>
                <w:szCs w:val="22"/>
              </w:rPr>
              <w:t xml:space="preserve"> One Cycle Contract)</w:t>
            </w:r>
            <w:r w:rsidR="00AE5DBC">
              <w:rPr>
                <w:bCs/>
                <w:sz w:val="22"/>
                <w:szCs w:val="22"/>
              </w:rPr>
              <w:t xml:space="preserve"> </w:t>
            </w:r>
          </w:p>
          <w:p w14:paraId="5003EBDB" w14:textId="77777777" w:rsidR="006A5C13" w:rsidRPr="00447526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417C1F01" w14:textId="77777777" w:rsidR="006A5C13" w:rsidRDefault="006A5C13" w:rsidP="001278C3">
            <w:pPr>
              <w:spacing w:line="235" w:lineRule="exact"/>
              <w:jc w:val="both"/>
              <w:rPr>
                <w:bCs/>
                <w:sz w:val="22"/>
                <w:szCs w:val="22"/>
              </w:rPr>
            </w:pPr>
            <w:r w:rsidRPr="00447526">
              <w:rPr>
                <w:bCs/>
                <w:sz w:val="22"/>
                <w:szCs w:val="22"/>
              </w:rPr>
              <w:t>Supervised a team of 3 engineers</w:t>
            </w:r>
            <w:del w:id="121" w:author="Alex Rosenzweig" w:date="2025-02-28T11:25:00Z">
              <w:r w:rsidRPr="00447526" w:rsidDel="000215A3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47526">
              <w:rPr>
                <w:bCs/>
                <w:sz w:val="22"/>
                <w:szCs w:val="22"/>
              </w:rPr>
              <w:t>/</w:t>
            </w:r>
            <w:del w:id="122" w:author="Alex Rosenzweig" w:date="2025-02-28T11:25:00Z">
              <w:r w:rsidRPr="00447526" w:rsidDel="000215A3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47526">
              <w:rPr>
                <w:bCs/>
                <w:sz w:val="22"/>
                <w:szCs w:val="22"/>
              </w:rPr>
              <w:t xml:space="preserve">divers </w:t>
            </w:r>
            <w:r w:rsidRPr="001278C3">
              <w:rPr>
                <w:b/>
                <w:color w:val="0070C0"/>
                <w:sz w:val="22"/>
                <w:szCs w:val="22"/>
              </w:rPr>
              <w:t>performing Type 2 or Type 3 underwater inspections, above water structural inspections, and fathometer surveys of 4 Hudson County</w:t>
            </w:r>
            <w:r w:rsidRPr="00447526">
              <w:rPr>
                <w:bCs/>
                <w:sz w:val="22"/>
                <w:szCs w:val="22"/>
              </w:rPr>
              <w:t xml:space="preserve">, New Jersey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447526">
              <w:rPr>
                <w:bCs/>
                <w:sz w:val="22"/>
                <w:szCs w:val="22"/>
              </w:rPr>
              <w:t xml:space="preserve"> </w:t>
            </w:r>
            <w:ins w:id="123" w:author="Alex Rosenzweig" w:date="2025-02-28T11:25:00Z">
              <w:r w:rsidRPr="00447526">
                <w:rPr>
                  <w:bCs/>
                  <w:sz w:val="22"/>
                  <w:szCs w:val="22"/>
                </w:rPr>
                <w:t xml:space="preserve">bridges </w:t>
              </w:r>
            </w:ins>
            <w:r w:rsidRPr="00447526">
              <w:rPr>
                <w:bCs/>
                <w:sz w:val="22"/>
                <w:szCs w:val="22"/>
              </w:rPr>
              <w:t>in accordance with NBIS, FHWA, NJDOT, and OSHA standards. Responsibilities included organizing and scheduling inspections, performing the inspection</w:t>
            </w:r>
            <w:ins w:id="124" w:author="Alex Rosenzweig" w:date="2025-02-28T11:26:00Z">
              <w:r w:rsidRPr="00447526">
                <w:rPr>
                  <w:bCs/>
                  <w:sz w:val="22"/>
                  <w:szCs w:val="22"/>
                </w:rPr>
                <w:t>s</w:t>
              </w:r>
            </w:ins>
            <w:r w:rsidRPr="00447526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125" w:author="Alex Rosenzweig" w:date="2025-02-28T11:26:00Z">
              <w:r w:rsidRPr="00447526" w:rsidDel="000215A3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47526">
              <w:rPr>
                <w:bCs/>
                <w:sz w:val="22"/>
                <w:szCs w:val="22"/>
              </w:rPr>
              <w:t>/</w:t>
            </w:r>
            <w:del w:id="126" w:author="Alex Rosenzweig" w:date="2025-02-28T11:26:00Z">
              <w:r w:rsidRPr="00447526" w:rsidDel="000215A3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47526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447526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47526">
              <w:rPr>
                <w:bCs/>
                <w:sz w:val="22"/>
                <w:szCs w:val="22"/>
              </w:rPr>
              <w:t>in</w:t>
            </w:r>
            <w:r w:rsidRPr="00447526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47526">
              <w:rPr>
                <w:bCs/>
                <w:sz w:val="22"/>
                <w:szCs w:val="22"/>
              </w:rPr>
              <w:t>acco</w:t>
            </w:r>
            <w:r w:rsidRPr="00447526">
              <w:rPr>
                <w:bCs/>
                <w:sz w:val="22"/>
                <w:szCs w:val="22"/>
              </w:rPr>
              <w:t>r</w:t>
            </w:r>
            <w:r w:rsidRPr="00447526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127" w:author="Alex Rosenzweig" w:date="2025-02-28T11:26:00Z">
              <w:r w:rsidRPr="00447526">
                <w:rPr>
                  <w:bCs/>
                  <w:sz w:val="22"/>
                  <w:szCs w:val="22"/>
                </w:rPr>
                <w:t>,</w:t>
              </w:r>
            </w:ins>
            <w:r w:rsidRPr="00447526">
              <w:rPr>
                <w:bCs/>
                <w:sz w:val="22"/>
                <w:szCs w:val="22"/>
              </w:rPr>
              <w:t xml:space="preserve"> June 1994</w:t>
            </w:r>
            <w:ins w:id="128" w:author="Alex Rosenzweig" w:date="2025-02-28T11:26:00Z">
              <w:r w:rsidRPr="00447526">
                <w:rPr>
                  <w:bCs/>
                  <w:sz w:val="22"/>
                  <w:szCs w:val="22"/>
                </w:rPr>
                <w:t>,</w:t>
              </w:r>
            </w:ins>
            <w:r w:rsidRPr="00447526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51BE3929" w14:textId="77777777" w:rsidR="00685088" w:rsidRPr="00447526" w:rsidDel="00943843" w:rsidRDefault="00685088" w:rsidP="001F39A1">
            <w:pPr>
              <w:spacing w:line="240" w:lineRule="exact"/>
              <w:jc w:val="both"/>
              <w:rPr>
                <w:del w:id="129" w:author="Margret Thomas" w:date="2025-03-04T11:01:00Z"/>
                <w:bCs/>
                <w:sz w:val="22"/>
                <w:szCs w:val="22"/>
              </w:rPr>
            </w:pPr>
          </w:p>
          <w:p w14:paraId="09A3C4E5" w14:textId="77777777" w:rsidR="006A5C13" w:rsidRPr="00447526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45DC95FE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3072" w14:textId="77777777" w:rsidR="006A5C13" w:rsidRPr="00447526" w:rsidRDefault="006A5C13" w:rsidP="001F39A1">
            <w:pPr>
              <w:spacing w:line="240" w:lineRule="exact"/>
              <w:jc w:val="center"/>
              <w:rPr>
                <w:ins w:id="130" w:author="Margret Thomas" w:date="2025-03-04T11:04:00Z"/>
                <w:bCs/>
                <w:sz w:val="22"/>
                <w:szCs w:val="22"/>
              </w:rPr>
            </w:pPr>
            <w:r w:rsidRPr="00447526">
              <w:rPr>
                <w:bCs/>
                <w:sz w:val="22"/>
                <w:szCs w:val="22"/>
              </w:rPr>
              <w:t>2023</w:t>
            </w:r>
          </w:p>
          <w:p w14:paraId="52025CDB" w14:textId="77777777" w:rsidR="00B34269" w:rsidRPr="00447526" w:rsidRDefault="00B34269" w:rsidP="001F39A1">
            <w:pPr>
              <w:spacing w:line="240" w:lineRule="exact"/>
              <w:jc w:val="center"/>
              <w:rPr>
                <w:ins w:id="131" w:author="Margret Thomas" w:date="2025-03-04T11:04:00Z"/>
                <w:bCs/>
                <w:sz w:val="22"/>
                <w:szCs w:val="22"/>
              </w:rPr>
            </w:pPr>
          </w:p>
          <w:p w14:paraId="3FB1166D" w14:textId="77777777" w:rsidR="00B34269" w:rsidRPr="00447526" w:rsidRDefault="00B34269" w:rsidP="001F39A1">
            <w:pPr>
              <w:spacing w:line="240" w:lineRule="exact"/>
              <w:jc w:val="center"/>
              <w:rPr>
                <w:ins w:id="132" w:author="Margret Thomas" w:date="2025-03-04T11:04:00Z"/>
                <w:bCs/>
                <w:sz w:val="22"/>
                <w:szCs w:val="22"/>
              </w:rPr>
            </w:pPr>
          </w:p>
          <w:p w14:paraId="07B61769" w14:textId="77777777" w:rsidR="00B34269" w:rsidRPr="00447526" w:rsidRDefault="00B34269" w:rsidP="001F39A1">
            <w:pPr>
              <w:spacing w:line="240" w:lineRule="exact"/>
              <w:jc w:val="center"/>
              <w:rPr>
                <w:ins w:id="133" w:author="Margret Thomas" w:date="2025-03-04T11:04:00Z"/>
                <w:bCs/>
                <w:sz w:val="22"/>
                <w:szCs w:val="22"/>
              </w:rPr>
            </w:pPr>
          </w:p>
          <w:p w14:paraId="6FACD961" w14:textId="77777777" w:rsidR="00B34269" w:rsidRPr="00447526" w:rsidRDefault="00B34269" w:rsidP="001F39A1">
            <w:pPr>
              <w:spacing w:line="240" w:lineRule="exact"/>
              <w:jc w:val="center"/>
              <w:rPr>
                <w:ins w:id="134" w:author="Margret Thomas" w:date="2025-03-04T11:04:00Z"/>
                <w:bCs/>
                <w:sz w:val="22"/>
                <w:szCs w:val="22"/>
              </w:rPr>
            </w:pPr>
          </w:p>
          <w:p w14:paraId="551C4DF5" w14:textId="77777777" w:rsidR="00B34269" w:rsidRPr="00447526" w:rsidRDefault="00B34269" w:rsidP="001F39A1">
            <w:pPr>
              <w:spacing w:line="240" w:lineRule="exact"/>
              <w:jc w:val="center"/>
              <w:rPr>
                <w:ins w:id="135" w:author="Margret Thomas" w:date="2025-03-04T11:04:00Z"/>
                <w:bCs/>
                <w:sz w:val="22"/>
                <w:szCs w:val="22"/>
              </w:rPr>
            </w:pPr>
          </w:p>
          <w:p w14:paraId="39E78340" w14:textId="77777777" w:rsidR="00B34269" w:rsidRPr="00447526" w:rsidRDefault="00B34269" w:rsidP="001F39A1">
            <w:pPr>
              <w:spacing w:line="240" w:lineRule="exact"/>
              <w:jc w:val="center"/>
              <w:rPr>
                <w:ins w:id="136" w:author="Margret Thomas" w:date="2025-03-04T11:04:00Z"/>
                <w:bCs/>
                <w:sz w:val="22"/>
                <w:szCs w:val="22"/>
              </w:rPr>
            </w:pPr>
          </w:p>
          <w:p w14:paraId="01A30087" w14:textId="77777777" w:rsidR="00B34269" w:rsidRPr="00447526" w:rsidRDefault="00B34269" w:rsidP="001F39A1">
            <w:pPr>
              <w:spacing w:line="240" w:lineRule="exact"/>
              <w:jc w:val="center"/>
              <w:rPr>
                <w:ins w:id="137" w:author="Margret Thomas" w:date="2025-03-04T11:04:00Z"/>
                <w:bCs/>
                <w:sz w:val="22"/>
                <w:szCs w:val="22"/>
              </w:rPr>
            </w:pPr>
          </w:p>
          <w:p w14:paraId="6557D916" w14:textId="77777777" w:rsidR="00B34269" w:rsidRPr="004500BC" w:rsidRDefault="00B34269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1AF9" w14:textId="77777777" w:rsidR="006A5C13" w:rsidRPr="00447526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136719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C309" w14:textId="77777777" w:rsidR="006A5C13" w:rsidRPr="004500BC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223B8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FE6C" w14:textId="77777777" w:rsidR="006A5C13" w:rsidRPr="004722AD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4722AD">
              <w:rPr>
                <w:bCs/>
                <w:sz w:val="22"/>
                <w:szCs w:val="22"/>
              </w:rPr>
              <w:t>15 New Jersey Turnpike Bridges  OPS T3907</w:t>
            </w:r>
            <w:r w:rsidR="00B34269" w:rsidRPr="004722AD">
              <w:rPr>
                <w:bCs/>
                <w:sz w:val="22"/>
                <w:szCs w:val="22"/>
              </w:rPr>
              <w:t xml:space="preserve"> </w:t>
            </w:r>
            <w:r w:rsidRPr="004722AD">
              <w:rPr>
                <w:bCs/>
                <w:sz w:val="22"/>
                <w:szCs w:val="22"/>
              </w:rPr>
              <w:t>Group 2</w:t>
            </w:r>
            <w:r w:rsidR="00B34269" w:rsidRPr="004722AD">
              <w:rPr>
                <w:bCs/>
                <w:sz w:val="22"/>
                <w:szCs w:val="22"/>
              </w:rPr>
              <w:t>,</w:t>
            </w:r>
            <w:r w:rsidR="00B34269" w:rsidRPr="004722AD">
              <w:rPr>
                <w:b/>
                <w:sz w:val="22"/>
                <w:szCs w:val="22"/>
              </w:rPr>
              <w:t xml:space="preserve"> NJTA</w:t>
            </w:r>
          </w:p>
          <w:p w14:paraId="499A3A05" w14:textId="77777777" w:rsidR="006A5C13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  <w:p w14:paraId="3CB0A1EA" w14:textId="77777777" w:rsidR="00D223B8" w:rsidRPr="004500BC" w:rsidRDefault="00D223B8" w:rsidP="001F39A1">
            <w:pPr>
              <w:tabs>
                <w:tab w:val="left" w:pos="1227"/>
              </w:tabs>
              <w:spacing w:line="240" w:lineRule="exact"/>
            </w:pPr>
            <w:r>
              <w:tab/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6E84" w14:textId="77777777" w:rsidR="005D40C0" w:rsidRPr="00D24776" w:rsidRDefault="006A5C13" w:rsidP="001278C3">
            <w:pPr>
              <w:spacing w:line="235" w:lineRule="exact"/>
              <w:jc w:val="both"/>
              <w:rPr>
                <w:bCs/>
                <w:sz w:val="22"/>
                <w:szCs w:val="22"/>
              </w:rPr>
            </w:pPr>
            <w:r w:rsidRPr="00447526">
              <w:rPr>
                <w:bCs/>
                <w:sz w:val="22"/>
                <w:szCs w:val="22"/>
              </w:rPr>
              <w:t>Supervised a team of 3 engineers</w:t>
            </w:r>
            <w:del w:id="138" w:author="Alex Rosenzweig" w:date="2025-02-28T11:28:00Z">
              <w:r w:rsidRPr="00447526" w:rsidDel="00681FE9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47526">
              <w:rPr>
                <w:bCs/>
                <w:sz w:val="22"/>
                <w:szCs w:val="22"/>
              </w:rPr>
              <w:t>/</w:t>
            </w:r>
            <w:del w:id="139" w:author="Alex Rosenzweig" w:date="2025-02-28T11:28:00Z">
              <w:r w:rsidRPr="00447526" w:rsidDel="00681FE9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47526">
              <w:rPr>
                <w:bCs/>
                <w:sz w:val="22"/>
                <w:szCs w:val="22"/>
              </w:rPr>
              <w:t xml:space="preserve">divers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15 NJTA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 xml:space="preserve">NBIS </w:t>
            </w:r>
            <w:ins w:id="140" w:author="Alex Rosenzweig" w:date="2025-02-28T11:29:00Z">
              <w:r w:rsidRPr="001278C3">
                <w:rPr>
                  <w:b/>
                  <w:color w:val="0070C0"/>
                  <w:sz w:val="22"/>
                  <w:szCs w:val="22"/>
                </w:rPr>
                <w:t>b</w:t>
              </w:r>
            </w:ins>
            <w:del w:id="141" w:author="Alex Rosenzweig" w:date="2025-02-28T11:29:00Z">
              <w:r w:rsidRPr="001278C3" w:rsidDel="00681FE9">
                <w:rPr>
                  <w:b/>
                  <w:color w:val="0070C0"/>
                  <w:sz w:val="22"/>
                  <w:szCs w:val="22"/>
                </w:rPr>
                <w:delText>B</w:delText>
              </w:r>
            </w:del>
            <w:r w:rsidRPr="001278C3">
              <w:rPr>
                <w:b/>
                <w:color w:val="0070C0"/>
                <w:sz w:val="22"/>
                <w:szCs w:val="22"/>
              </w:rPr>
              <w:t>ridges</w:t>
            </w:r>
            <w:r w:rsidRPr="004500BC">
              <w:rPr>
                <w:bCs/>
                <w:sz w:val="22"/>
                <w:szCs w:val="22"/>
              </w:rPr>
              <w:t xml:space="preserve"> in accordance with NBIS, FHWA, NJTA, NJDOT, and OSHA standards. Responsibilities included organizing and scheduling inspections, performing the inspection</w:t>
            </w:r>
            <w:ins w:id="142" w:author="Alex Rosenzweig" w:date="2025-02-28T11:29:00Z">
              <w:r w:rsidRPr="004500BC">
                <w:rPr>
                  <w:bCs/>
                  <w:sz w:val="22"/>
                  <w:szCs w:val="22"/>
                </w:rPr>
                <w:t>s</w:t>
              </w:r>
            </w:ins>
            <w:r w:rsidRPr="004500BC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143" w:author="Alex Rosenzweig" w:date="2025-02-28T11:30:00Z">
              <w:r w:rsidRPr="004500BC">
                <w:rPr>
                  <w:bCs/>
                  <w:sz w:val="22"/>
                  <w:szCs w:val="22"/>
                </w:rPr>
                <w:t>,</w:t>
              </w:r>
            </w:ins>
            <w:r w:rsidRPr="004500BC">
              <w:rPr>
                <w:bCs/>
                <w:sz w:val="22"/>
                <w:szCs w:val="22"/>
              </w:rPr>
              <w:t xml:space="preserve"> and structural condition ratings</w:t>
            </w:r>
            <w:r w:rsidRPr="004500B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4500BC">
              <w:rPr>
                <w:bCs/>
                <w:sz w:val="22"/>
                <w:szCs w:val="22"/>
              </w:rPr>
              <w:t>in</w:t>
            </w:r>
            <w:r w:rsidRPr="004500BC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500BC">
              <w:rPr>
                <w:bCs/>
                <w:sz w:val="22"/>
                <w:szCs w:val="22"/>
              </w:rPr>
              <w:t>acco</w:t>
            </w:r>
            <w:r w:rsidRPr="004500BC">
              <w:rPr>
                <w:bCs/>
                <w:sz w:val="22"/>
                <w:szCs w:val="22"/>
              </w:rPr>
              <w:t>r</w:t>
            </w:r>
            <w:r w:rsidRPr="004500BC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144" w:author="Alex Rosenzweig" w:date="2025-02-28T11:30:00Z">
              <w:r w:rsidRPr="00D24776">
                <w:rPr>
                  <w:bCs/>
                  <w:sz w:val="22"/>
                  <w:szCs w:val="22"/>
                </w:rPr>
                <w:t>,</w:t>
              </w:r>
            </w:ins>
            <w:r w:rsidRPr="00D24776">
              <w:rPr>
                <w:bCs/>
                <w:sz w:val="22"/>
                <w:szCs w:val="22"/>
              </w:rPr>
              <w:t xml:space="preserve"> June 1994</w:t>
            </w:r>
            <w:ins w:id="145" w:author="Alex Rosenzweig" w:date="2025-02-28T11:30:00Z">
              <w:r w:rsidRPr="00D24776">
                <w:rPr>
                  <w:bCs/>
                  <w:sz w:val="22"/>
                  <w:szCs w:val="22"/>
                </w:rPr>
                <w:t>,</w:t>
              </w:r>
            </w:ins>
            <w:r w:rsidRPr="00D24776">
              <w:rPr>
                <w:bCs/>
                <w:sz w:val="22"/>
                <w:szCs w:val="22"/>
              </w:rPr>
              <w:t xml:space="preserve"> Rev. June 1997 &amp; May 2008</w:t>
            </w:r>
            <w:ins w:id="146" w:author="Margret Thomas" w:date="2025-03-04T11:04:00Z">
              <w:r w:rsidR="00B34269" w:rsidRPr="00D24776">
                <w:rPr>
                  <w:bCs/>
                  <w:sz w:val="22"/>
                  <w:szCs w:val="22"/>
                </w:rPr>
                <w:t>.</w:t>
              </w:r>
            </w:ins>
          </w:p>
        </w:tc>
      </w:tr>
      <w:tr w:rsidR="00581DEC" w14:paraId="6D255C71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14:paraId="3A731B86" w14:textId="77777777" w:rsidR="006A5C13" w:rsidRPr="004500BC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4500BC">
              <w:rPr>
                <w:bCs/>
                <w:sz w:val="22"/>
                <w:szCs w:val="22"/>
              </w:rPr>
              <w:t>2022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CF3ACE2" w14:textId="77777777" w:rsidR="006A5C13" w:rsidRPr="004500BC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447AC1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5B3C45B2" w14:textId="77777777" w:rsidR="006A5C13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4722AD">
              <w:rPr>
                <w:bCs/>
                <w:sz w:val="22"/>
                <w:szCs w:val="22"/>
              </w:rPr>
              <w:t xml:space="preserve">Team Leader </w:t>
            </w:r>
          </w:p>
          <w:p w14:paraId="324AB793" w14:textId="77777777" w:rsidR="0009398D" w:rsidRDefault="0009398D" w:rsidP="001F39A1">
            <w:pPr>
              <w:spacing w:line="240" w:lineRule="exact"/>
              <w:rPr>
                <w:bCs/>
                <w:sz w:val="22"/>
                <w:szCs w:val="22"/>
              </w:rPr>
            </w:pPr>
          </w:p>
          <w:p w14:paraId="77714A2E" w14:textId="77777777" w:rsidR="0009398D" w:rsidRPr="00471ECA" w:rsidRDefault="0009398D" w:rsidP="001F39A1">
            <w:pPr>
              <w:tabs>
                <w:tab w:val="left" w:pos="1114"/>
              </w:tabs>
              <w:spacing w:line="24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5037C75D" w14:textId="77777777" w:rsidR="006A5C13" w:rsidRPr="004500BC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471ECA">
              <w:rPr>
                <w:bCs/>
                <w:sz w:val="22"/>
                <w:szCs w:val="22"/>
              </w:rPr>
              <w:t xml:space="preserve"> </w:t>
            </w:r>
            <w:r w:rsidRPr="00447AC1">
              <w:rPr>
                <w:bCs/>
                <w:sz w:val="22"/>
                <w:szCs w:val="22"/>
              </w:rPr>
              <w:t xml:space="preserve">23 State </w:t>
            </w:r>
            <w:r w:rsidR="00FA0712">
              <w:rPr>
                <w:bCs/>
                <w:sz w:val="22"/>
                <w:szCs w:val="22"/>
              </w:rPr>
              <w:t xml:space="preserve">Owned </w:t>
            </w:r>
            <w:r w:rsidRPr="00447AC1">
              <w:rPr>
                <w:bCs/>
                <w:sz w:val="22"/>
                <w:szCs w:val="22"/>
              </w:rPr>
              <w:t>In-House Bridges,</w:t>
            </w:r>
            <w:r w:rsidR="00403305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Pr="00447AC1">
              <w:rPr>
                <w:b/>
                <w:sz w:val="22"/>
                <w:szCs w:val="22"/>
              </w:rPr>
              <w:t xml:space="preserve"> </w:t>
            </w:r>
            <w:r w:rsidR="00403305">
              <w:rPr>
                <w:b/>
                <w:sz w:val="22"/>
                <w:szCs w:val="22"/>
              </w:rPr>
              <w:t>(</w:t>
            </w:r>
            <w:r w:rsidRPr="00447AC1">
              <w:rPr>
                <w:bCs/>
                <w:sz w:val="22"/>
                <w:szCs w:val="22"/>
              </w:rPr>
              <w:t>Group SE22</w:t>
            </w:r>
            <w:r w:rsidR="00B34269" w:rsidRPr="00447AC1">
              <w:rPr>
                <w:bCs/>
                <w:sz w:val="22"/>
                <w:szCs w:val="22"/>
              </w:rPr>
              <w:t>,</w:t>
            </w:r>
            <w:r w:rsidR="00403305">
              <w:rPr>
                <w:bCs/>
                <w:sz w:val="22"/>
                <w:szCs w:val="22"/>
              </w:rPr>
              <w:t xml:space="preserve"> One Cycle Contract)</w:t>
            </w:r>
            <w:r w:rsidR="00B34269" w:rsidRPr="00447AC1">
              <w:rPr>
                <w:bCs/>
                <w:sz w:val="22"/>
                <w:szCs w:val="22"/>
              </w:rPr>
              <w:t xml:space="preserve"> </w:t>
            </w:r>
          </w:p>
          <w:p w14:paraId="06E80FFC" w14:textId="77777777" w:rsidR="006A5C13" w:rsidRPr="00471ECA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14:paraId="0FB9D7D1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471ECA">
              <w:rPr>
                <w:bCs/>
                <w:sz w:val="22"/>
                <w:szCs w:val="22"/>
              </w:rPr>
              <w:t>Supervised a team of 3 engineers</w:t>
            </w:r>
            <w:del w:id="147" w:author="Alex Rosenzweig" w:date="2025-02-28T11:30:00Z">
              <w:r w:rsidRPr="00471ECA" w:rsidDel="00681FE9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71ECA">
              <w:rPr>
                <w:bCs/>
                <w:sz w:val="22"/>
                <w:szCs w:val="22"/>
              </w:rPr>
              <w:t>/</w:t>
            </w:r>
            <w:del w:id="148" w:author="Alex Rosenzweig" w:date="2025-02-28T11:30:00Z">
              <w:r w:rsidRPr="00471ECA" w:rsidDel="00681FE9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471ECA">
              <w:rPr>
                <w:bCs/>
                <w:sz w:val="22"/>
                <w:szCs w:val="22"/>
              </w:rPr>
              <w:t xml:space="preserve">divers </w:t>
            </w:r>
            <w:r w:rsidRPr="001278C3">
              <w:rPr>
                <w:b/>
                <w:color w:val="0070C0"/>
                <w:sz w:val="22"/>
                <w:szCs w:val="22"/>
              </w:rPr>
              <w:t>performing Type 2 or Type 3 underwater inspections, above water structural inspections</w:t>
            </w:r>
            <w:ins w:id="149" w:author="Alex Rosenzweig" w:date="2025-02-28T11:31:00Z">
              <w:r w:rsidRPr="001278C3">
                <w:rPr>
                  <w:b/>
                  <w:color w:val="0070C0"/>
                  <w:sz w:val="22"/>
                  <w:szCs w:val="22"/>
                </w:rPr>
                <w:t>,</w:t>
              </w:r>
            </w:ins>
            <w:r w:rsidRPr="001278C3">
              <w:rPr>
                <w:b/>
                <w:color w:val="0070C0"/>
                <w:sz w:val="22"/>
                <w:szCs w:val="22"/>
              </w:rPr>
              <w:t xml:space="preserve"> and fathometer surveys of 23 state</w:t>
            </w:r>
            <w:ins w:id="150" w:author="Alex Rosenzweig" w:date="2025-02-28T11:31:00Z">
              <w:r w:rsidRPr="001278C3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151" w:author="Alex Rosenzweig" w:date="2025-02-28T11:31:00Z">
              <w:r w:rsidRPr="001278C3" w:rsidDel="00681FE9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1278C3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1278C3">
              <w:rPr>
                <w:b/>
                <w:color w:val="0070C0"/>
                <w:sz w:val="22"/>
                <w:szCs w:val="22"/>
              </w:rPr>
              <w:t>structures</w:t>
            </w:r>
            <w:r w:rsidRPr="00B5199C">
              <w:rPr>
                <w:bCs/>
                <w:sz w:val="22"/>
                <w:szCs w:val="22"/>
              </w:rPr>
              <w:t xml:space="preserve"> located throughout</w:t>
            </w:r>
            <w:del w:id="152" w:author="Alex Rosenzweig" w:date="2025-02-28T10:08:00Z">
              <w:r w:rsidRPr="00B5199C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B5199C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153" w:author="Alex Rosenzweig" w:date="2025-02-28T11:31:00Z">
              <w:r w:rsidRPr="00B5199C">
                <w:rPr>
                  <w:bCs/>
                  <w:sz w:val="22"/>
                  <w:szCs w:val="22"/>
                </w:rPr>
                <w:t>s</w:t>
              </w:r>
            </w:ins>
            <w:r w:rsidRPr="00B5199C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154" w:author="Alex Rosenzweig" w:date="2025-02-28T11:31:00Z">
              <w:r w:rsidRPr="00B5199C" w:rsidDel="00681FE9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/</w:t>
            </w:r>
            <w:del w:id="155" w:author="Alex Rosenzweig" w:date="2025-02-28T11:31:00Z">
              <w:r w:rsidRPr="00B5199C" w:rsidDel="00681FE9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B5199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B5199C">
              <w:rPr>
                <w:bCs/>
                <w:sz w:val="22"/>
                <w:szCs w:val="22"/>
              </w:rPr>
              <w:t>in</w:t>
            </w:r>
            <w:r w:rsidRPr="00B5199C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B5199C">
              <w:rPr>
                <w:bCs/>
                <w:sz w:val="22"/>
                <w:szCs w:val="22"/>
              </w:rPr>
              <w:t>acco</w:t>
            </w:r>
            <w:r w:rsidRPr="00B5199C">
              <w:rPr>
                <w:bCs/>
                <w:sz w:val="22"/>
                <w:szCs w:val="22"/>
              </w:rPr>
              <w:t>r</w:t>
            </w:r>
            <w:r w:rsidRPr="00B5199C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156" w:author="Alex Rosenzweig" w:date="2025-02-28T11:31:00Z">
              <w:r w:rsidRPr="00B5199C">
                <w:rPr>
                  <w:bCs/>
                  <w:sz w:val="22"/>
                  <w:szCs w:val="22"/>
                </w:rPr>
                <w:t>,</w:t>
              </w:r>
            </w:ins>
            <w:r w:rsidRPr="00B5199C">
              <w:rPr>
                <w:bCs/>
                <w:sz w:val="22"/>
                <w:szCs w:val="22"/>
              </w:rPr>
              <w:t xml:space="preserve"> June 1994</w:t>
            </w:r>
            <w:ins w:id="157" w:author="Alex Rosenzweig" w:date="2025-02-28T11:31:00Z">
              <w:r w:rsidRPr="00B5199C">
                <w:rPr>
                  <w:bCs/>
                  <w:sz w:val="22"/>
                  <w:szCs w:val="22"/>
                </w:rPr>
                <w:t>,</w:t>
              </w:r>
            </w:ins>
            <w:r w:rsidRPr="00B5199C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67993947" w14:textId="77777777" w:rsidR="00A2266B" w:rsidRPr="00471ECA" w:rsidDel="00B34269" w:rsidRDefault="00A2266B" w:rsidP="001F39A1">
            <w:pPr>
              <w:spacing w:line="240" w:lineRule="exact"/>
              <w:jc w:val="both"/>
              <w:rPr>
                <w:del w:id="158" w:author="Margret Thomas" w:date="2025-03-04T11:06:00Z"/>
                <w:bCs/>
                <w:sz w:val="22"/>
                <w:szCs w:val="22"/>
              </w:rPr>
            </w:pPr>
          </w:p>
          <w:p w14:paraId="7C373626" w14:textId="77777777" w:rsidR="006A5C13" w:rsidRPr="00471ECA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72F3E41E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4D585901" w14:textId="77777777" w:rsidR="006A5C13" w:rsidRDefault="006A5C13" w:rsidP="001F39A1">
            <w:pPr>
              <w:spacing w:line="240" w:lineRule="exact"/>
              <w:jc w:val="center"/>
              <w:rPr>
                <w:ins w:id="159" w:author="Margret Thomas" w:date="2025-03-04T11:43:00Z"/>
                <w:bCs/>
                <w:sz w:val="22"/>
                <w:szCs w:val="22"/>
              </w:rPr>
            </w:pPr>
            <w:r w:rsidRPr="00471ECA">
              <w:rPr>
                <w:bCs/>
                <w:sz w:val="22"/>
                <w:szCs w:val="22"/>
              </w:rPr>
              <w:t>2022</w:t>
            </w:r>
          </w:p>
          <w:p w14:paraId="515B623D" w14:textId="77777777" w:rsidR="00A27AE1" w:rsidRDefault="00A27AE1" w:rsidP="001F39A1">
            <w:pPr>
              <w:spacing w:line="240" w:lineRule="exact"/>
              <w:jc w:val="center"/>
              <w:rPr>
                <w:ins w:id="160" w:author="Margret Thomas" w:date="2025-03-04T11:43:00Z"/>
                <w:bCs/>
                <w:sz w:val="22"/>
                <w:szCs w:val="22"/>
              </w:rPr>
            </w:pPr>
          </w:p>
          <w:p w14:paraId="39D4A70F" w14:textId="77777777" w:rsidR="00A27AE1" w:rsidRDefault="00A27AE1" w:rsidP="001F39A1">
            <w:pPr>
              <w:spacing w:line="240" w:lineRule="exact"/>
              <w:jc w:val="center"/>
              <w:rPr>
                <w:ins w:id="161" w:author="Margret Thomas" w:date="2025-03-04T11:43:00Z"/>
                <w:bCs/>
                <w:sz w:val="22"/>
                <w:szCs w:val="22"/>
              </w:rPr>
            </w:pPr>
          </w:p>
          <w:p w14:paraId="2E19CFAE" w14:textId="77777777" w:rsidR="00A27AE1" w:rsidRDefault="00A27AE1" w:rsidP="001F39A1">
            <w:pPr>
              <w:spacing w:line="240" w:lineRule="exact"/>
              <w:jc w:val="center"/>
              <w:rPr>
                <w:ins w:id="162" w:author="Margret Thomas" w:date="2025-03-04T11:43:00Z"/>
                <w:bCs/>
                <w:sz w:val="22"/>
                <w:szCs w:val="22"/>
              </w:rPr>
            </w:pPr>
          </w:p>
          <w:p w14:paraId="2F4108E6" w14:textId="77777777" w:rsidR="00A27AE1" w:rsidRDefault="00A27AE1" w:rsidP="001F39A1">
            <w:pPr>
              <w:spacing w:line="240" w:lineRule="exact"/>
              <w:jc w:val="center"/>
              <w:rPr>
                <w:ins w:id="163" w:author="Margret Thomas" w:date="2025-03-04T11:43:00Z"/>
                <w:bCs/>
                <w:sz w:val="22"/>
                <w:szCs w:val="22"/>
              </w:rPr>
            </w:pPr>
          </w:p>
          <w:p w14:paraId="6CFF2C5B" w14:textId="77777777" w:rsidR="00A27AE1" w:rsidRDefault="00A27AE1" w:rsidP="001F39A1">
            <w:pPr>
              <w:spacing w:line="240" w:lineRule="exact"/>
              <w:jc w:val="center"/>
              <w:rPr>
                <w:ins w:id="164" w:author="Margret Thomas" w:date="2025-03-04T11:43:00Z"/>
                <w:bCs/>
                <w:sz w:val="22"/>
                <w:szCs w:val="22"/>
              </w:rPr>
            </w:pPr>
          </w:p>
          <w:p w14:paraId="14557FDE" w14:textId="77777777" w:rsidR="00A27AE1" w:rsidRDefault="00A27AE1" w:rsidP="001F39A1">
            <w:pPr>
              <w:spacing w:line="240" w:lineRule="exact"/>
              <w:jc w:val="center"/>
              <w:rPr>
                <w:ins w:id="165" w:author="Margret Thomas" w:date="2025-03-04T11:43:00Z"/>
                <w:bCs/>
                <w:sz w:val="22"/>
                <w:szCs w:val="22"/>
              </w:rPr>
            </w:pPr>
          </w:p>
          <w:p w14:paraId="2F173533" w14:textId="77777777" w:rsidR="00A27AE1" w:rsidRPr="00B5199C" w:rsidRDefault="00A27AE1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860BF4B" w14:textId="77777777" w:rsidR="006A5C13" w:rsidRPr="00471ECA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1736D4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2976AF4" w14:textId="77777777" w:rsidR="006A5C13" w:rsidRPr="00B5199C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1736D4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25EEC9CA" w14:textId="77777777" w:rsidR="006A5C13" w:rsidRPr="00D24776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  <w:r w:rsidRPr="00447AC1">
              <w:rPr>
                <w:bCs/>
                <w:sz w:val="22"/>
                <w:szCs w:val="22"/>
              </w:rPr>
              <w:t>25 NJ Transit Southern New Jersey Light Rail Bridges (River Line)</w:t>
            </w:r>
            <w:r w:rsidR="00B34269" w:rsidRPr="00447AC1">
              <w:rPr>
                <w:bCs/>
                <w:sz w:val="22"/>
                <w:szCs w:val="22"/>
              </w:rPr>
              <w:t>,</w:t>
            </w:r>
            <w:r w:rsidR="00B34269" w:rsidRPr="00447AC1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54C0183B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D24776">
              <w:rPr>
                <w:bCs/>
                <w:sz w:val="22"/>
                <w:szCs w:val="22"/>
              </w:rPr>
              <w:t xml:space="preserve">Team leader performing </w:t>
            </w:r>
            <w:r w:rsidRPr="001278C3">
              <w:rPr>
                <w:b/>
                <w:color w:val="0070C0"/>
                <w:sz w:val="22"/>
                <w:szCs w:val="22"/>
              </w:rPr>
              <w:t>structural inspections, FCM inspections, underwater inspections, and fathometer surveys of 25 railroad carry</w:t>
            </w:r>
            <w:r w:rsidR="000D7CCC" w:rsidRPr="001278C3">
              <w:rPr>
                <w:b/>
                <w:color w:val="0070C0"/>
                <w:sz w:val="22"/>
                <w:szCs w:val="22"/>
              </w:rPr>
              <w:t>ing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B5199C">
              <w:rPr>
                <w:bCs/>
                <w:sz w:val="22"/>
                <w:szCs w:val="22"/>
              </w:rPr>
              <w:t xml:space="preserve"> </w:t>
            </w:r>
            <w:r w:rsidRPr="00B5199C">
              <w:rPr>
                <w:bCs/>
                <w:sz w:val="22"/>
                <w:szCs w:val="22"/>
              </w:rPr>
              <w:t xml:space="preserve">bridges located along the Southern New Jersey Light Rail Transit </w:t>
            </w:r>
            <w:ins w:id="166" w:author="Alex Rosenzweig" w:date="2025-02-28T11:11:00Z">
              <w:r w:rsidRPr="00B5199C">
                <w:rPr>
                  <w:bCs/>
                  <w:sz w:val="22"/>
                  <w:szCs w:val="22"/>
                </w:rPr>
                <w:t>(SNJLRT) s</w:t>
              </w:r>
            </w:ins>
            <w:del w:id="167" w:author="Alex Rosenzweig" w:date="2025-02-28T11:11:00Z">
              <w:r w:rsidRPr="00B5199C" w:rsidDel="0052232F">
                <w:rPr>
                  <w:bCs/>
                  <w:sz w:val="22"/>
                  <w:szCs w:val="22"/>
                </w:rPr>
                <w:delText>S</w:delText>
              </w:r>
            </w:del>
            <w:r w:rsidRPr="00B5199C">
              <w:rPr>
                <w:bCs/>
                <w:sz w:val="22"/>
                <w:szCs w:val="22"/>
              </w:rPr>
              <w:t xml:space="preserve">ystem’s alignment </w:t>
            </w:r>
            <w:del w:id="168" w:author="Alex Rosenzweig" w:date="2025-02-28T11:11:00Z">
              <w:r w:rsidRPr="00B5199C" w:rsidDel="0052232F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B5199C">
              <w:rPr>
                <w:bCs/>
                <w:sz w:val="22"/>
                <w:szCs w:val="22"/>
              </w:rPr>
              <w:t>in accordance with NBIS, FHWA, FRA and OSHA standards. Worked as a team leader/structural engineer performing visual, physical, and advanced inspections of various bridge superstructures</w:t>
            </w:r>
            <w:ins w:id="169" w:author="Alex Rosenzweig" w:date="2025-02-28T11:16:00Z">
              <w:r w:rsidRPr="00B5199C">
                <w:rPr>
                  <w:bCs/>
                  <w:sz w:val="22"/>
                  <w:szCs w:val="22"/>
                </w:rPr>
                <w:t>,</w:t>
              </w:r>
            </w:ins>
            <w:r w:rsidRPr="00B5199C">
              <w:rPr>
                <w:bCs/>
                <w:sz w:val="22"/>
                <w:szCs w:val="22"/>
              </w:rPr>
              <w:t xml:space="preserve"> </w:t>
            </w:r>
            <w:del w:id="170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B5199C">
              <w:rPr>
                <w:bCs/>
                <w:sz w:val="22"/>
                <w:szCs w:val="22"/>
              </w:rPr>
              <w:t>substructures</w:t>
            </w:r>
            <w:ins w:id="171" w:author="Alex Rosenzweig" w:date="2025-02-28T11:16:00Z">
              <w:r w:rsidRPr="00B5199C">
                <w:rPr>
                  <w:bCs/>
                  <w:sz w:val="22"/>
                  <w:szCs w:val="22"/>
                </w:rPr>
                <w:t>,</w:t>
              </w:r>
            </w:ins>
            <w:r w:rsidRPr="00B5199C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172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/</w:t>
            </w:r>
            <w:del w:id="173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or newly constructed</w:t>
            </w:r>
            <w:del w:id="174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/</w:t>
            </w:r>
            <w:del w:id="175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176" w:author="Alex Rosenzweig" w:date="2025-02-28T11:16:00Z">
              <w:r w:rsidRPr="00B5199C">
                <w:rPr>
                  <w:bCs/>
                  <w:sz w:val="22"/>
                  <w:szCs w:val="22"/>
                </w:rPr>
                <w:t>s</w:t>
              </w:r>
            </w:ins>
            <w:r w:rsidRPr="00B5199C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177" w:author="Alex Rosenzweig" w:date="2025-02-28T11:16:00Z">
              <w:r w:rsidRPr="00B5199C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B5199C">
              <w:rPr>
                <w:bCs/>
                <w:sz w:val="22"/>
                <w:szCs w:val="22"/>
              </w:rPr>
              <w:t xml:space="preserve">MW-203 Form, </w:t>
            </w:r>
            <w:ins w:id="178" w:author="Alex Rosenzweig" w:date="2025-02-28T11:16:00Z">
              <w:r w:rsidRPr="00B5199C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B5199C">
              <w:rPr>
                <w:bCs/>
                <w:sz w:val="22"/>
                <w:szCs w:val="22"/>
              </w:rPr>
              <w:t>emergency</w:t>
            </w:r>
            <w:del w:id="179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/</w:t>
            </w:r>
            <w:del w:id="180" w:author="Alex Rosenzweig" w:date="2025-02-28T11:16:00Z">
              <w:r w:rsidRPr="00B5199C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5199C">
              <w:rPr>
                <w:bCs/>
                <w:sz w:val="22"/>
                <w:szCs w:val="22"/>
              </w:rPr>
              <w:t>priority repair recommendations as needed, including CAD drawings, quantities, and cost estimates.</w:t>
            </w:r>
          </w:p>
          <w:p w14:paraId="686E8512" w14:textId="77777777" w:rsidR="00A2266B" w:rsidRPr="00B5199C" w:rsidRDefault="00A2266B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59E9B766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5846" w14:textId="77777777" w:rsidR="006A5C13" w:rsidRPr="00B5199C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5199C">
              <w:rPr>
                <w:bCs/>
                <w:sz w:val="22"/>
                <w:szCs w:val="22"/>
              </w:rPr>
              <w:t>2022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3531" w14:textId="77777777" w:rsidR="006A5C13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1736D4">
              <w:rPr>
                <w:bCs/>
                <w:sz w:val="22"/>
                <w:szCs w:val="22"/>
              </w:rPr>
              <w:t>2</w:t>
            </w:r>
          </w:p>
          <w:p w14:paraId="45AB88BE" w14:textId="77777777" w:rsidR="001736D4" w:rsidRPr="001736D4" w:rsidRDefault="001736D4" w:rsidP="001F39A1">
            <w:pPr>
              <w:spacing w:line="240" w:lineRule="exact"/>
              <w:rPr>
                <w:sz w:val="22"/>
                <w:szCs w:val="22"/>
              </w:rPr>
            </w:pPr>
          </w:p>
          <w:p w14:paraId="60A9C93F" w14:textId="77777777" w:rsidR="001736D4" w:rsidRDefault="001736D4" w:rsidP="001F39A1">
            <w:pPr>
              <w:spacing w:line="240" w:lineRule="exact"/>
              <w:rPr>
                <w:bCs/>
                <w:sz w:val="22"/>
                <w:szCs w:val="22"/>
              </w:rPr>
            </w:pPr>
          </w:p>
          <w:p w14:paraId="6C9A6920" w14:textId="77777777" w:rsidR="001736D4" w:rsidRPr="00D24776" w:rsidRDefault="001736D4" w:rsidP="001F39A1">
            <w:pPr>
              <w:spacing w:line="240" w:lineRule="exac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D866" w14:textId="77777777" w:rsidR="006A5C13" w:rsidRPr="00D24776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8505B5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B0ED" w14:textId="77777777" w:rsidR="006A5C13" w:rsidRPr="00D24776" w:rsidRDefault="000D7CCC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60 State owned</w:t>
            </w:r>
            <w:del w:id="181" w:author="Alex Rosenzweig" w:date="2025-02-28T11:32:00Z">
              <w:r w:rsidR="006A5C13" w:rsidRPr="00A27AE1" w:rsidDel="00E458AB">
                <w:rPr>
                  <w:bCs/>
                  <w:sz w:val="22"/>
                  <w:szCs w:val="22"/>
                  <w:rPrChange w:id="182" w:author="Margret Thomas" w:date="2025-03-04T11:44:00Z">
                    <w:rPr>
                      <w:b/>
                      <w:sz w:val="24"/>
                    </w:rPr>
                  </w:rPrChange>
                </w:rPr>
                <w:delText xml:space="preserve"> </w:delText>
              </w:r>
            </w:del>
            <w:r w:rsidR="006A5C13" w:rsidRPr="00A27AE1">
              <w:rPr>
                <w:bCs/>
                <w:sz w:val="22"/>
                <w:szCs w:val="22"/>
                <w:rPrChange w:id="183" w:author="Margret Thomas" w:date="2025-03-04T11:44:00Z">
                  <w:rPr>
                    <w:b/>
                    <w:sz w:val="24"/>
                  </w:rPr>
                </w:rPrChange>
              </w:rPr>
              <w:t xml:space="preserve"> NBI</w:t>
            </w:r>
            <w:r w:rsidR="00AE5DBC">
              <w:rPr>
                <w:bCs/>
                <w:sz w:val="22"/>
                <w:szCs w:val="22"/>
              </w:rPr>
              <w:t>S</w:t>
            </w:r>
            <w:r w:rsidR="006A5C13" w:rsidRPr="00D24776">
              <w:rPr>
                <w:bCs/>
                <w:sz w:val="22"/>
                <w:szCs w:val="22"/>
              </w:rPr>
              <w:t xml:space="preserve"> Bridges &amp; Minor Bridges Located throughout New Jersey,</w:t>
            </w:r>
            <w:r w:rsidR="00403305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6A5C13" w:rsidRPr="00D24776">
              <w:rPr>
                <w:bCs/>
                <w:sz w:val="22"/>
                <w:szCs w:val="22"/>
              </w:rPr>
              <w:t xml:space="preserve"> </w:t>
            </w:r>
            <w:r w:rsidR="00403305">
              <w:rPr>
                <w:bCs/>
                <w:sz w:val="22"/>
                <w:szCs w:val="22"/>
              </w:rPr>
              <w:t>(</w:t>
            </w:r>
            <w:r w:rsidR="006A5C13" w:rsidRPr="00D24776">
              <w:rPr>
                <w:bCs/>
                <w:sz w:val="22"/>
                <w:szCs w:val="22"/>
              </w:rPr>
              <w:t>Groups: 02M1, 02E2, 02G1, 03M1, 12M1, 20E0, 20D0 &amp; 20N1</w:t>
            </w:r>
            <w:ins w:id="184" w:author="Margret Thomas" w:date="2025-03-04T11:10:00Z">
              <w:r w:rsidR="00B34269" w:rsidRPr="00D24776">
                <w:rPr>
                  <w:bCs/>
                  <w:sz w:val="22"/>
                  <w:szCs w:val="22"/>
                </w:rPr>
                <w:t>,</w:t>
              </w:r>
            </w:ins>
            <w:r w:rsidR="00403305">
              <w:rPr>
                <w:bCs/>
                <w:sz w:val="22"/>
                <w:szCs w:val="22"/>
              </w:rPr>
              <w:t xml:space="preserve"> One Cycle Contract)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2EEA" w14:textId="77777777" w:rsidR="006A5C13" w:rsidRPr="00C17A94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D24776">
              <w:rPr>
                <w:bCs/>
                <w:sz w:val="22"/>
                <w:szCs w:val="22"/>
              </w:rPr>
              <w:t>Supervised a team of 3 engineers</w:t>
            </w:r>
            <w:del w:id="185" w:author="Alex Rosenzweig" w:date="2025-02-28T11:33:00Z">
              <w:r w:rsidRPr="00D24776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24776">
              <w:rPr>
                <w:bCs/>
                <w:sz w:val="22"/>
                <w:szCs w:val="22"/>
              </w:rPr>
              <w:t>/</w:t>
            </w:r>
            <w:del w:id="186" w:author="Alex Rosenzweig" w:date="2025-02-28T11:33:00Z">
              <w:r w:rsidRPr="00D24776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24776">
              <w:rPr>
                <w:bCs/>
                <w:sz w:val="22"/>
                <w:szCs w:val="22"/>
              </w:rPr>
              <w:t xml:space="preserve">divers performing Type 2 or Type 3 underwater structural inspections, and fathometer surveys of </w:t>
            </w:r>
            <w:r w:rsidR="00AE5DBC">
              <w:rPr>
                <w:bCs/>
                <w:sz w:val="22"/>
                <w:szCs w:val="22"/>
              </w:rPr>
              <w:t xml:space="preserve">approximately </w:t>
            </w:r>
            <w:r w:rsidR="00AE5DBC" w:rsidRPr="001278C3">
              <w:rPr>
                <w:b/>
                <w:color w:val="0070C0"/>
                <w:sz w:val="22"/>
                <w:szCs w:val="22"/>
              </w:rPr>
              <w:t xml:space="preserve">60 </w:t>
            </w:r>
            <w:r w:rsidRPr="001278C3">
              <w:rPr>
                <w:b/>
                <w:color w:val="0070C0"/>
                <w:sz w:val="22"/>
                <w:szCs w:val="22"/>
              </w:rPr>
              <w:t>state</w:t>
            </w:r>
            <w:r w:rsidR="000D7CCC" w:rsidRPr="001278C3">
              <w:rPr>
                <w:b/>
                <w:color w:val="0070C0"/>
                <w:sz w:val="22"/>
                <w:szCs w:val="22"/>
              </w:rPr>
              <w:t xml:space="preserve"> owned NBIS/Minor </w:t>
            </w:r>
            <w:r w:rsidRPr="001278C3">
              <w:rPr>
                <w:b/>
                <w:color w:val="0070C0"/>
                <w:sz w:val="22"/>
                <w:szCs w:val="22"/>
              </w:rPr>
              <w:t>structures</w:t>
            </w:r>
            <w:r w:rsidRPr="00D24776">
              <w:rPr>
                <w:bCs/>
                <w:sz w:val="22"/>
                <w:szCs w:val="22"/>
              </w:rPr>
              <w:t xml:space="preserve"> located throughout</w:t>
            </w:r>
            <w:del w:id="187" w:author="Alex Rosenzweig" w:date="2025-02-28T10:08:00Z">
              <w:r w:rsidRPr="00D24776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D24776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188" w:author="Alex Rosenzweig" w:date="2025-02-28T11:33:00Z">
              <w:r w:rsidRPr="00D24776">
                <w:rPr>
                  <w:bCs/>
                  <w:sz w:val="22"/>
                  <w:szCs w:val="22"/>
                </w:rPr>
                <w:t>s</w:t>
              </w:r>
            </w:ins>
            <w:r w:rsidRPr="00D24776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189" w:author="Alex Rosenzweig" w:date="2025-02-28T11:33:00Z">
              <w:r w:rsidRPr="00D24776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24776">
              <w:rPr>
                <w:bCs/>
                <w:sz w:val="22"/>
                <w:szCs w:val="22"/>
              </w:rPr>
              <w:t>/</w:t>
            </w:r>
            <w:del w:id="190" w:author="Alex Rosenzweig" w:date="2025-02-28T11:33:00Z">
              <w:r w:rsidRPr="00D24776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D24776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D24776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D24776">
              <w:rPr>
                <w:bCs/>
                <w:sz w:val="22"/>
                <w:szCs w:val="22"/>
              </w:rPr>
              <w:t>in</w:t>
            </w:r>
            <w:r w:rsidRPr="00D24776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D24776">
              <w:rPr>
                <w:bCs/>
                <w:sz w:val="22"/>
                <w:szCs w:val="22"/>
              </w:rPr>
              <w:t>acco</w:t>
            </w:r>
            <w:r w:rsidRPr="00D24776">
              <w:rPr>
                <w:bCs/>
                <w:sz w:val="22"/>
                <w:szCs w:val="22"/>
              </w:rPr>
              <w:t>r</w:t>
            </w:r>
            <w:r w:rsidRPr="00D24776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191" w:author="Alex Rosenzweig" w:date="2025-02-28T11:33:00Z">
              <w:r w:rsidRPr="00C17A94">
                <w:rPr>
                  <w:bCs/>
                  <w:sz w:val="22"/>
                  <w:szCs w:val="22"/>
                </w:rPr>
                <w:t>,</w:t>
              </w:r>
            </w:ins>
            <w:r w:rsidRPr="00C17A94">
              <w:rPr>
                <w:bCs/>
                <w:sz w:val="22"/>
                <w:szCs w:val="22"/>
              </w:rPr>
              <w:t xml:space="preserve"> </w:t>
            </w:r>
            <w:r w:rsidR="00A2266B">
              <w:rPr>
                <w:bCs/>
                <w:sz w:val="22"/>
                <w:szCs w:val="22"/>
              </w:rPr>
              <w:t>6/</w:t>
            </w:r>
            <w:r w:rsidRPr="00C17A94">
              <w:rPr>
                <w:bCs/>
                <w:sz w:val="22"/>
                <w:szCs w:val="22"/>
              </w:rPr>
              <w:t>1994</w:t>
            </w:r>
            <w:ins w:id="192" w:author="Alex Rosenzweig" w:date="2025-02-28T11:33:00Z">
              <w:r w:rsidRPr="00C17A94">
                <w:rPr>
                  <w:bCs/>
                  <w:sz w:val="22"/>
                  <w:szCs w:val="22"/>
                </w:rPr>
                <w:t>,</w:t>
              </w:r>
            </w:ins>
            <w:r w:rsidRPr="00C17A94">
              <w:rPr>
                <w:bCs/>
                <w:sz w:val="22"/>
                <w:szCs w:val="22"/>
              </w:rPr>
              <w:t xml:space="preserve"> Rev. </w:t>
            </w:r>
            <w:r w:rsidR="00A2266B">
              <w:rPr>
                <w:bCs/>
                <w:sz w:val="22"/>
                <w:szCs w:val="22"/>
              </w:rPr>
              <w:t>6/</w:t>
            </w:r>
            <w:r w:rsidRPr="00C17A94">
              <w:rPr>
                <w:bCs/>
                <w:sz w:val="22"/>
                <w:szCs w:val="22"/>
              </w:rPr>
              <w:t>1997</w:t>
            </w:r>
            <w:r w:rsidR="00A2266B">
              <w:rPr>
                <w:bCs/>
                <w:sz w:val="22"/>
                <w:szCs w:val="22"/>
              </w:rPr>
              <w:t>; 5/2008</w:t>
            </w:r>
            <w:r w:rsidRPr="00C17A94">
              <w:rPr>
                <w:bCs/>
                <w:sz w:val="22"/>
                <w:szCs w:val="22"/>
              </w:rPr>
              <w:t>.</w:t>
            </w:r>
          </w:p>
        </w:tc>
      </w:tr>
      <w:tr w:rsidR="00581DEC" w14:paraId="495EAD81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14:paraId="762DAF93" w14:textId="77777777" w:rsidR="006A5C13" w:rsidRPr="00C17A94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bookmarkStart w:id="193" w:name="_Hlk191362683"/>
            <w:r w:rsidRPr="00C17A94">
              <w:rPr>
                <w:bCs/>
                <w:sz w:val="22"/>
                <w:szCs w:val="22"/>
              </w:rPr>
              <w:t>2022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51B58D57" w14:textId="77777777" w:rsidR="006A5C13" w:rsidRPr="00C17A94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8505B5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CFC3505" w14:textId="77777777" w:rsidR="006A5C13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1353AE">
              <w:rPr>
                <w:bCs/>
                <w:sz w:val="22"/>
                <w:szCs w:val="22"/>
              </w:rPr>
              <w:t xml:space="preserve">Team Leader </w:t>
            </w:r>
          </w:p>
          <w:p w14:paraId="328AE8AB" w14:textId="77777777" w:rsidR="001353AE" w:rsidRPr="00C17A94" w:rsidRDefault="001353AE" w:rsidP="001F39A1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160CB886" w14:textId="77777777" w:rsidR="006A5C13" w:rsidRPr="00E67FBD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E67FBD">
              <w:rPr>
                <w:bCs/>
                <w:sz w:val="22"/>
                <w:szCs w:val="22"/>
              </w:rPr>
              <w:t>8 Garden State Parkway Bridges OPS P3840.Group 2</w:t>
            </w:r>
            <w:r w:rsidR="00482E7C" w:rsidRPr="00E67FBD">
              <w:rPr>
                <w:bCs/>
                <w:sz w:val="22"/>
                <w:szCs w:val="22"/>
              </w:rPr>
              <w:t>,</w:t>
            </w:r>
            <w:r w:rsidR="00482E7C" w:rsidRPr="00E67FBD">
              <w:rPr>
                <w:b/>
                <w:sz w:val="22"/>
                <w:szCs w:val="22"/>
              </w:rPr>
              <w:t xml:space="preserve"> NJTA</w:t>
            </w:r>
          </w:p>
          <w:p w14:paraId="010F9C57" w14:textId="77777777" w:rsidR="006A5C13" w:rsidRPr="00C17A94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14:paraId="4EED56CC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C17A94">
              <w:rPr>
                <w:bCs/>
                <w:sz w:val="22"/>
                <w:szCs w:val="22"/>
              </w:rPr>
              <w:t>Supervised a team of 3 engineers</w:t>
            </w:r>
            <w:del w:id="194" w:author="Alex Rosenzweig" w:date="2025-02-28T11:39:00Z">
              <w:r w:rsidRPr="00C17A94" w:rsidDel="000A3F47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C17A94">
              <w:rPr>
                <w:bCs/>
                <w:sz w:val="22"/>
                <w:szCs w:val="22"/>
              </w:rPr>
              <w:t>/</w:t>
            </w:r>
            <w:del w:id="195" w:author="Alex Rosenzweig" w:date="2025-02-28T11:39:00Z">
              <w:r w:rsidRPr="00C17A94" w:rsidDel="000A3F47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C17A94">
              <w:rPr>
                <w:bCs/>
                <w:sz w:val="22"/>
                <w:szCs w:val="22"/>
              </w:rPr>
              <w:t xml:space="preserve">divers </w:t>
            </w:r>
            <w:r w:rsidRPr="001278C3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8 Garden State Parkway </w:t>
            </w:r>
            <w:r w:rsidR="005D40C0" w:rsidRPr="001278C3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1278C3" w:rsidDel="000A3F47">
              <w:rPr>
                <w:b/>
                <w:color w:val="0070C0"/>
                <w:sz w:val="22"/>
                <w:szCs w:val="22"/>
              </w:rPr>
              <w:t xml:space="preserve"> </w:t>
            </w:r>
            <w:del w:id="196" w:author="Alex Rosenzweig" w:date="2025-02-28T11:39:00Z">
              <w:r w:rsidRPr="001278C3" w:rsidDel="000A3F47">
                <w:rPr>
                  <w:b/>
                  <w:color w:val="0070C0"/>
                  <w:sz w:val="22"/>
                  <w:szCs w:val="22"/>
                </w:rPr>
                <w:delText>B</w:delText>
              </w:r>
            </w:del>
            <w:r w:rsidR="000D7CCC" w:rsidRPr="001278C3">
              <w:rPr>
                <w:b/>
                <w:color w:val="0070C0"/>
                <w:sz w:val="22"/>
                <w:szCs w:val="22"/>
              </w:rPr>
              <w:t>bridges</w:t>
            </w:r>
            <w:r w:rsidRPr="00C17A94">
              <w:rPr>
                <w:bCs/>
                <w:sz w:val="22"/>
                <w:szCs w:val="22"/>
              </w:rPr>
              <w:t xml:space="preserve"> in accordance with NBIS, FHWA, NJTA, NJDOT, and OSHA standards. Responsibilities included organizing and scheduling inspections, performing the inspection</w:t>
            </w:r>
            <w:ins w:id="197" w:author="Alex Rosenzweig" w:date="2025-02-28T11:41:00Z">
              <w:r w:rsidRPr="00C17A94">
                <w:rPr>
                  <w:bCs/>
                  <w:sz w:val="22"/>
                  <w:szCs w:val="22"/>
                </w:rPr>
                <w:t>s</w:t>
              </w:r>
            </w:ins>
            <w:r w:rsidRPr="00C17A94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 and structural condition ratings</w:t>
            </w:r>
            <w:r w:rsidRPr="00C17A9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17A94">
              <w:rPr>
                <w:bCs/>
                <w:sz w:val="22"/>
                <w:szCs w:val="22"/>
              </w:rPr>
              <w:t>in</w:t>
            </w:r>
            <w:r w:rsidRPr="00C17A94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C17A94">
              <w:rPr>
                <w:bCs/>
                <w:sz w:val="22"/>
                <w:szCs w:val="22"/>
              </w:rPr>
              <w:t>acco</w:t>
            </w:r>
            <w:r w:rsidRPr="00C17A94">
              <w:rPr>
                <w:bCs/>
                <w:sz w:val="22"/>
                <w:szCs w:val="22"/>
              </w:rPr>
              <w:t>r</w:t>
            </w:r>
            <w:r w:rsidRPr="00C17A94">
              <w:rPr>
                <w:bCs/>
                <w:sz w:val="22"/>
                <w:szCs w:val="22"/>
              </w:rPr>
              <w:t xml:space="preserve">dance with </w:t>
            </w:r>
            <w:r w:rsidR="004D35B1">
              <w:rPr>
                <w:bCs/>
                <w:sz w:val="22"/>
                <w:szCs w:val="22"/>
              </w:rPr>
              <w:t>current NJTA requirements and</w:t>
            </w:r>
            <w:r w:rsidR="004D35B1" w:rsidRPr="00C17A94">
              <w:rPr>
                <w:bCs/>
                <w:sz w:val="22"/>
                <w:szCs w:val="22"/>
              </w:rPr>
              <w:t xml:space="preserve"> </w:t>
            </w:r>
            <w:r w:rsidR="004D35B1">
              <w:rPr>
                <w:bCs/>
                <w:sz w:val="22"/>
                <w:szCs w:val="22"/>
              </w:rPr>
              <w:t xml:space="preserve">the </w:t>
            </w:r>
            <w:r w:rsidR="004D35B1" w:rsidRPr="00C17A94">
              <w:rPr>
                <w:bCs/>
                <w:sz w:val="22"/>
                <w:szCs w:val="22"/>
              </w:rPr>
              <w:t xml:space="preserve">NJDOT </w:t>
            </w:r>
            <w:r w:rsidR="004D35B1"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198" w:author="Alex Rosenzweig" w:date="2025-02-28T11:21:00Z">
              <w:r w:rsidR="004D35B1" w:rsidRPr="00C17A94">
                <w:rPr>
                  <w:bCs/>
                  <w:sz w:val="22"/>
                  <w:szCs w:val="22"/>
                </w:rPr>
                <w:t>,</w:t>
              </w:r>
            </w:ins>
            <w:r w:rsidR="004D35B1" w:rsidRPr="00C17A94">
              <w:rPr>
                <w:bCs/>
                <w:sz w:val="22"/>
                <w:szCs w:val="22"/>
              </w:rPr>
              <w:t xml:space="preserve"> June 1994</w:t>
            </w:r>
            <w:ins w:id="199" w:author="Alex Rosenzweig" w:date="2025-02-28T11:21:00Z">
              <w:r w:rsidR="004D35B1" w:rsidRPr="00C17A94">
                <w:rPr>
                  <w:bCs/>
                  <w:sz w:val="22"/>
                  <w:szCs w:val="22"/>
                </w:rPr>
                <w:t>,</w:t>
              </w:r>
            </w:ins>
            <w:r w:rsidR="004D35B1" w:rsidRPr="00C17A94">
              <w:rPr>
                <w:bCs/>
                <w:sz w:val="22"/>
                <w:szCs w:val="22"/>
              </w:rPr>
              <w:t xml:space="preserve"> Rev. June 1997 &amp; May 2008</w:t>
            </w:r>
            <w:ins w:id="200" w:author="Margret Thomas" w:date="2025-03-04T10:33:00Z">
              <w:r w:rsidR="004D35B1" w:rsidRPr="00C17A94">
                <w:rPr>
                  <w:bCs/>
                  <w:sz w:val="22"/>
                  <w:szCs w:val="22"/>
                </w:rPr>
                <w:t>.</w:t>
              </w:r>
            </w:ins>
          </w:p>
          <w:p w14:paraId="0227BBDD" w14:textId="77777777" w:rsidR="00A2266B" w:rsidRPr="00C17A94" w:rsidRDefault="00A2266B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bookmarkEnd w:id="193"/>
      <w:tr w:rsidR="00581DEC" w14:paraId="40E13CC3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50330BC0" w14:textId="77777777" w:rsidR="006A5C13" w:rsidRPr="00C17A94" w:rsidRDefault="006A5C13" w:rsidP="001F39A1">
            <w:pPr>
              <w:spacing w:line="240" w:lineRule="exact"/>
              <w:jc w:val="center"/>
              <w:rPr>
                <w:ins w:id="201" w:author="Margret Thomas" w:date="2025-03-04T11:15:00Z"/>
                <w:bCs/>
                <w:sz w:val="22"/>
                <w:szCs w:val="22"/>
              </w:rPr>
            </w:pPr>
            <w:r w:rsidRPr="00C17A94">
              <w:rPr>
                <w:bCs/>
                <w:sz w:val="22"/>
                <w:szCs w:val="22"/>
              </w:rPr>
              <w:t>2021</w:t>
            </w:r>
          </w:p>
          <w:p w14:paraId="5156A615" w14:textId="77777777" w:rsidR="00482E7C" w:rsidRPr="00C17A94" w:rsidRDefault="00482E7C" w:rsidP="001F39A1">
            <w:pPr>
              <w:spacing w:line="240" w:lineRule="exact"/>
              <w:jc w:val="center"/>
              <w:rPr>
                <w:ins w:id="202" w:author="Margret Thomas" w:date="2025-03-04T11:15:00Z"/>
                <w:bCs/>
                <w:sz w:val="22"/>
                <w:szCs w:val="22"/>
              </w:rPr>
            </w:pPr>
          </w:p>
          <w:p w14:paraId="042E4B99" w14:textId="77777777" w:rsidR="00482E7C" w:rsidRPr="00C17A94" w:rsidRDefault="00482E7C" w:rsidP="001F39A1">
            <w:pPr>
              <w:spacing w:line="240" w:lineRule="exact"/>
              <w:jc w:val="center"/>
              <w:rPr>
                <w:ins w:id="203" w:author="Margret Thomas" w:date="2025-03-04T11:15:00Z"/>
                <w:bCs/>
                <w:sz w:val="22"/>
                <w:szCs w:val="22"/>
              </w:rPr>
            </w:pPr>
          </w:p>
          <w:p w14:paraId="7F16E97F" w14:textId="77777777" w:rsidR="00482E7C" w:rsidRPr="00C17A94" w:rsidRDefault="00482E7C" w:rsidP="001F39A1">
            <w:pPr>
              <w:spacing w:line="240" w:lineRule="exact"/>
              <w:jc w:val="center"/>
              <w:rPr>
                <w:ins w:id="204" w:author="Margret Thomas" w:date="2025-03-04T11:15:00Z"/>
                <w:bCs/>
                <w:sz w:val="22"/>
                <w:szCs w:val="22"/>
              </w:rPr>
            </w:pPr>
          </w:p>
          <w:p w14:paraId="2D08A0D4" w14:textId="77777777" w:rsidR="00482E7C" w:rsidRPr="00C17A94" w:rsidRDefault="00482E7C" w:rsidP="001F39A1">
            <w:pPr>
              <w:spacing w:line="240" w:lineRule="exact"/>
              <w:jc w:val="center"/>
              <w:rPr>
                <w:ins w:id="205" w:author="Margret Thomas" w:date="2025-03-04T11:15:00Z"/>
                <w:bCs/>
                <w:sz w:val="22"/>
                <w:szCs w:val="22"/>
              </w:rPr>
            </w:pPr>
          </w:p>
          <w:p w14:paraId="3F0EA9E0" w14:textId="77777777" w:rsidR="00482E7C" w:rsidRPr="00C17A94" w:rsidRDefault="00482E7C" w:rsidP="001F39A1">
            <w:pPr>
              <w:spacing w:line="240" w:lineRule="exact"/>
              <w:jc w:val="center"/>
              <w:rPr>
                <w:ins w:id="206" w:author="Margret Thomas" w:date="2025-03-04T11:15:00Z"/>
                <w:bCs/>
                <w:sz w:val="22"/>
                <w:szCs w:val="22"/>
              </w:rPr>
            </w:pPr>
          </w:p>
          <w:p w14:paraId="3097CD71" w14:textId="77777777" w:rsidR="00482E7C" w:rsidRPr="00FB2191" w:rsidRDefault="00482E7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4AB14470" w14:textId="77777777" w:rsidR="006A5C13" w:rsidRPr="00C17A94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509E1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0D9B551B" w14:textId="77777777" w:rsidR="006A5C13" w:rsidRPr="00C17A94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509E1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1B1CAD2D" w14:textId="77777777" w:rsidR="006A5C13" w:rsidRPr="00FB2191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  <w:r w:rsidRPr="00D509E1">
              <w:rPr>
                <w:bCs/>
                <w:sz w:val="22"/>
                <w:szCs w:val="22"/>
              </w:rPr>
              <w:t>28 State</w:t>
            </w:r>
            <w:r w:rsidR="00FA0712">
              <w:rPr>
                <w:bCs/>
                <w:sz w:val="22"/>
                <w:szCs w:val="22"/>
              </w:rPr>
              <w:t xml:space="preserve"> Owned</w:t>
            </w:r>
            <w:r w:rsidRPr="00D509E1">
              <w:rPr>
                <w:bCs/>
                <w:sz w:val="22"/>
                <w:szCs w:val="22"/>
              </w:rPr>
              <w:t xml:space="preserve"> In-House Bridges,</w:t>
            </w:r>
            <w:r w:rsidR="00403305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Pr="00D509E1">
              <w:rPr>
                <w:bCs/>
                <w:sz w:val="22"/>
                <w:szCs w:val="22"/>
              </w:rPr>
              <w:t xml:space="preserve"> </w:t>
            </w:r>
            <w:r w:rsidR="00403305">
              <w:rPr>
                <w:bCs/>
                <w:sz w:val="22"/>
                <w:szCs w:val="22"/>
              </w:rPr>
              <w:t>(</w:t>
            </w:r>
            <w:r w:rsidRPr="00D509E1">
              <w:rPr>
                <w:bCs/>
                <w:sz w:val="22"/>
                <w:szCs w:val="22"/>
              </w:rPr>
              <w:t>Group SE21</w:t>
            </w:r>
            <w:r w:rsidR="00482E7C" w:rsidRPr="00D509E1">
              <w:rPr>
                <w:bCs/>
                <w:sz w:val="22"/>
                <w:szCs w:val="22"/>
              </w:rPr>
              <w:t xml:space="preserve">, </w:t>
            </w:r>
            <w:r w:rsidR="00403305">
              <w:rPr>
                <w:bCs/>
                <w:sz w:val="22"/>
                <w:szCs w:val="22"/>
              </w:rPr>
              <w:t>One Cycle Contract)</w:t>
            </w: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362C4BF3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FB2191">
              <w:rPr>
                <w:bCs/>
                <w:sz w:val="22"/>
                <w:szCs w:val="22"/>
              </w:rPr>
              <w:t>Supervised a team of 3 engineers</w:t>
            </w:r>
            <w:del w:id="207" w:author="Alex Rosenzweig" w:date="2025-02-28T11:52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08" w:author="Alex Rosenzweig" w:date="2025-02-28T11:52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28 state</w:t>
            </w:r>
            <w:ins w:id="209" w:author="Alex Rosenzweig" w:date="2025-02-28T11:52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210" w:author="Alex Rosenzweig" w:date="2025-02-28T11:52:00Z">
              <w:r w:rsidRPr="00F664FB" w:rsidDel="0044417B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FB2191">
              <w:rPr>
                <w:bCs/>
                <w:sz w:val="22"/>
                <w:szCs w:val="22"/>
              </w:rPr>
              <w:t xml:space="preserve"> located throughout</w:t>
            </w:r>
            <w:del w:id="211" w:author="Alex Rosenzweig" w:date="2025-02-28T10:09:00Z">
              <w:r w:rsidRPr="00FB2191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FB2191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212" w:author="Alex Rosenzweig" w:date="2025-02-28T11:52:00Z">
              <w:r w:rsidRPr="00FB2191">
                <w:rPr>
                  <w:bCs/>
                  <w:sz w:val="22"/>
                  <w:szCs w:val="22"/>
                </w:rPr>
                <w:t>s</w:t>
              </w:r>
            </w:ins>
            <w:r w:rsidRPr="00FB2191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213" w:author="Alex Rosenzweig" w:date="2025-02-28T11:53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14" w:author="Alex Rosenzweig" w:date="2025-02-28T11:53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FB219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FB2191">
              <w:rPr>
                <w:bCs/>
                <w:sz w:val="22"/>
                <w:szCs w:val="22"/>
              </w:rPr>
              <w:t>in</w:t>
            </w:r>
            <w:r w:rsidRPr="00FB21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FB2191">
              <w:rPr>
                <w:bCs/>
                <w:sz w:val="22"/>
                <w:szCs w:val="22"/>
              </w:rPr>
              <w:t>acco</w:t>
            </w:r>
            <w:r w:rsidRPr="00FB2191">
              <w:rPr>
                <w:bCs/>
                <w:sz w:val="22"/>
                <w:szCs w:val="22"/>
              </w:rPr>
              <w:t>r</w:t>
            </w:r>
            <w:r w:rsidRPr="00FB2191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215" w:author="Alex Rosenzweig" w:date="2025-02-28T11:53:00Z">
              <w:r w:rsidRPr="00FB2191">
                <w:rPr>
                  <w:bCs/>
                  <w:sz w:val="22"/>
                  <w:szCs w:val="22"/>
                </w:rPr>
                <w:t>,</w:t>
              </w:r>
            </w:ins>
            <w:r w:rsidRPr="00FB2191">
              <w:rPr>
                <w:bCs/>
                <w:sz w:val="22"/>
                <w:szCs w:val="22"/>
              </w:rPr>
              <w:t xml:space="preserve"> June 1994</w:t>
            </w:r>
            <w:ins w:id="216" w:author="Alex Rosenzweig" w:date="2025-02-28T11:53:00Z">
              <w:r w:rsidRPr="00FB2191">
                <w:rPr>
                  <w:bCs/>
                  <w:sz w:val="22"/>
                  <w:szCs w:val="22"/>
                </w:rPr>
                <w:t>,</w:t>
              </w:r>
            </w:ins>
            <w:r w:rsidRPr="00FB2191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5C6A7062" w14:textId="77777777" w:rsidR="00A2266B" w:rsidRPr="00FB2191" w:rsidDel="00482E7C" w:rsidRDefault="00A2266B" w:rsidP="001F39A1">
            <w:pPr>
              <w:spacing w:line="240" w:lineRule="exact"/>
              <w:jc w:val="both"/>
              <w:rPr>
                <w:ins w:id="217" w:author="Alex Rosenzweig" w:date="2025-02-28T17:13:00Z"/>
                <w:del w:id="218" w:author="Margret Thomas" w:date="2025-03-04T11:13:00Z"/>
                <w:bCs/>
                <w:sz w:val="22"/>
                <w:szCs w:val="22"/>
              </w:rPr>
            </w:pPr>
          </w:p>
          <w:p w14:paraId="7A6647E6" w14:textId="77777777" w:rsidR="006A5C13" w:rsidRPr="00FB2191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2D834D88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E892" w14:textId="77777777" w:rsidR="006A5C13" w:rsidRPr="00FB2191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FB2191">
              <w:rPr>
                <w:bCs/>
                <w:sz w:val="22"/>
                <w:szCs w:val="22"/>
              </w:rPr>
              <w:t>2021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AF9D0" w14:textId="77777777" w:rsidR="006A5C13" w:rsidRPr="00FB2191" w:rsidRDefault="003D0E04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E7310" w14:textId="77777777" w:rsidR="006A5C13" w:rsidRPr="00FB2191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D509E1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0DFC4" w14:textId="77777777" w:rsidR="006A5C13" w:rsidRPr="00FB2191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D509E1">
              <w:rPr>
                <w:bCs/>
                <w:sz w:val="22"/>
                <w:szCs w:val="22"/>
              </w:rPr>
              <w:t>25 NJ Transit Southern New Jersey Light Rail Bridges (River Line)</w:t>
            </w:r>
            <w:r w:rsidR="00482E7C" w:rsidRPr="00D509E1">
              <w:rPr>
                <w:bCs/>
                <w:sz w:val="22"/>
                <w:szCs w:val="22"/>
              </w:rPr>
              <w:t>,</w:t>
            </w:r>
            <w:r w:rsidR="00482E7C" w:rsidRPr="00D509E1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2975" w14:textId="77777777" w:rsidR="00A2266B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FB2191">
              <w:rPr>
                <w:bCs/>
                <w:sz w:val="22"/>
                <w:szCs w:val="22"/>
              </w:rPr>
              <w:t xml:space="preserve">Team leader performing </w:t>
            </w:r>
            <w:r w:rsidRPr="00F664FB">
              <w:rPr>
                <w:b/>
                <w:color w:val="0070C0"/>
                <w:sz w:val="22"/>
                <w:szCs w:val="22"/>
              </w:rPr>
              <w:t>structural inspections, FCM inspections, underwater inspections, and fathometer surveys of 25 railroad carry</w:t>
            </w:r>
            <w:r w:rsidR="000D7CCC" w:rsidRPr="00F664FB">
              <w:rPr>
                <w:b/>
                <w:color w:val="0070C0"/>
                <w:sz w:val="22"/>
                <w:szCs w:val="22"/>
              </w:rPr>
              <w:t>ing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FB2191">
              <w:rPr>
                <w:bCs/>
                <w:sz w:val="22"/>
                <w:szCs w:val="22"/>
              </w:rPr>
              <w:t xml:space="preserve"> </w:t>
            </w:r>
            <w:r w:rsidRPr="00FB2191">
              <w:rPr>
                <w:bCs/>
                <w:sz w:val="22"/>
                <w:szCs w:val="22"/>
              </w:rPr>
              <w:t xml:space="preserve">bridges located along the Southern New Jersey Light Rail Transit </w:t>
            </w:r>
            <w:ins w:id="219" w:author="Alex Rosenzweig" w:date="2025-02-28T11:12:00Z">
              <w:r w:rsidRPr="00FB2191">
                <w:rPr>
                  <w:bCs/>
                  <w:sz w:val="22"/>
                  <w:szCs w:val="22"/>
                </w:rPr>
                <w:t>(SNJLRT) s</w:t>
              </w:r>
            </w:ins>
            <w:del w:id="220" w:author="Alex Rosenzweig" w:date="2025-02-28T11:12:00Z">
              <w:r w:rsidRPr="00FB2191" w:rsidDel="0052232F">
                <w:rPr>
                  <w:bCs/>
                  <w:sz w:val="22"/>
                  <w:szCs w:val="22"/>
                </w:rPr>
                <w:delText>S</w:delText>
              </w:r>
            </w:del>
            <w:r w:rsidRPr="00FB2191">
              <w:rPr>
                <w:bCs/>
                <w:sz w:val="22"/>
                <w:szCs w:val="22"/>
              </w:rPr>
              <w:t xml:space="preserve">ystem’s alignment </w:t>
            </w:r>
            <w:del w:id="221" w:author="Alex Rosenzweig" w:date="2025-02-28T11:12:00Z">
              <w:r w:rsidRPr="00FB2191" w:rsidDel="0052232F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FB2191">
              <w:rPr>
                <w:bCs/>
                <w:sz w:val="22"/>
                <w:szCs w:val="22"/>
              </w:rPr>
              <w:t>in accordance with NBIS, FHWA, FRA and OSHA standards. Worked as a team leader/structural engineer performing visual, physical, and advanced inspections of various bridge superstructures</w:t>
            </w:r>
            <w:ins w:id="222" w:author="Alex Rosenzweig" w:date="2025-02-28T11:16:00Z">
              <w:r w:rsidRPr="00FB2191">
                <w:rPr>
                  <w:bCs/>
                  <w:sz w:val="22"/>
                  <w:szCs w:val="22"/>
                </w:rPr>
                <w:t>,</w:t>
              </w:r>
            </w:ins>
            <w:r w:rsidRPr="00FB2191">
              <w:rPr>
                <w:bCs/>
                <w:sz w:val="22"/>
                <w:szCs w:val="22"/>
              </w:rPr>
              <w:t xml:space="preserve"> </w:t>
            </w:r>
            <w:del w:id="223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FB2191">
              <w:rPr>
                <w:bCs/>
                <w:sz w:val="22"/>
                <w:szCs w:val="22"/>
              </w:rPr>
              <w:t>substructures</w:t>
            </w:r>
            <w:ins w:id="224" w:author="Alex Rosenzweig" w:date="2025-02-28T11:16:00Z">
              <w:r w:rsidRPr="00FB2191">
                <w:rPr>
                  <w:bCs/>
                  <w:sz w:val="22"/>
                  <w:szCs w:val="22"/>
                </w:rPr>
                <w:t>,</w:t>
              </w:r>
            </w:ins>
            <w:r w:rsidRPr="00FB2191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225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26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or newly constructed</w:t>
            </w:r>
            <w:del w:id="227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28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229" w:author="Alex Rosenzweig" w:date="2025-02-28T11:16:00Z">
              <w:r w:rsidRPr="00FB2191">
                <w:rPr>
                  <w:bCs/>
                  <w:sz w:val="22"/>
                  <w:szCs w:val="22"/>
                </w:rPr>
                <w:t>s</w:t>
              </w:r>
            </w:ins>
            <w:r w:rsidRPr="00FB2191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230" w:author="Alex Rosenzweig" w:date="2025-02-28T11:16:00Z">
              <w:r w:rsidRPr="00FB2191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FB2191">
              <w:rPr>
                <w:bCs/>
                <w:sz w:val="22"/>
                <w:szCs w:val="22"/>
              </w:rPr>
              <w:t xml:space="preserve">MW-203 Form, </w:t>
            </w:r>
            <w:ins w:id="231" w:author="Alex Rosenzweig" w:date="2025-02-28T11:16:00Z">
              <w:r w:rsidRPr="00FB2191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FB2191">
              <w:rPr>
                <w:bCs/>
                <w:sz w:val="22"/>
                <w:szCs w:val="22"/>
              </w:rPr>
              <w:t>emergency</w:t>
            </w:r>
            <w:del w:id="232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33" w:author="Alex Rosenzweig" w:date="2025-02-28T11:16:00Z">
              <w:r w:rsidRPr="00FB2191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priority repair recommendations as needed, including CAD drawings, quantities, and cost estimates.</w:t>
            </w:r>
            <w:del w:id="234" w:author="Alex Rosenzweig" w:date="2025-02-28T17:11:00Z">
              <w:r w:rsidRPr="00FB2191" w:rsidDel="00C16611">
                <w:rPr>
                  <w:bCs/>
                  <w:sz w:val="22"/>
                  <w:szCs w:val="22"/>
                </w:rPr>
                <w:delText xml:space="preserve">  </w:delText>
              </w:r>
            </w:del>
          </w:p>
          <w:p w14:paraId="20C463BE" w14:textId="77777777" w:rsidR="00A2266B" w:rsidRPr="00FB2191" w:rsidDel="00482E7C" w:rsidRDefault="00A2266B" w:rsidP="001F39A1">
            <w:pPr>
              <w:spacing w:line="240" w:lineRule="exact"/>
              <w:jc w:val="both"/>
              <w:rPr>
                <w:ins w:id="235" w:author="Alex Rosenzweig" w:date="2025-02-28T17:11:00Z"/>
                <w:del w:id="236" w:author="Margret Thomas" w:date="2025-03-04T11:16:00Z"/>
                <w:bCs/>
                <w:sz w:val="22"/>
                <w:szCs w:val="22"/>
              </w:rPr>
            </w:pPr>
          </w:p>
          <w:p w14:paraId="29333BA1" w14:textId="77777777" w:rsidR="006A5C13" w:rsidRPr="00FB2191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3C82418F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14:paraId="21421D2B" w14:textId="77777777" w:rsidR="00581DEC" w:rsidRPr="00CF2ACA" w:rsidRDefault="006A5C13" w:rsidP="001F39A1">
            <w:pPr>
              <w:spacing w:line="240" w:lineRule="exact"/>
              <w:jc w:val="center"/>
              <w:rPr>
                <w:ins w:id="237" w:author="Margret Thomas" w:date="2025-03-04T11:51:00Z"/>
                <w:bCs/>
                <w:sz w:val="22"/>
                <w:szCs w:val="22"/>
              </w:rPr>
            </w:pPr>
            <w:r w:rsidRPr="00FB2191">
              <w:rPr>
                <w:bCs/>
                <w:sz w:val="22"/>
                <w:szCs w:val="22"/>
              </w:rPr>
              <w:t>2021</w:t>
            </w:r>
          </w:p>
          <w:p w14:paraId="0065CE65" w14:textId="77777777" w:rsidR="00482E7C" w:rsidRPr="00FB2191" w:rsidRDefault="00482E7C" w:rsidP="001F39A1">
            <w:pPr>
              <w:spacing w:line="240" w:lineRule="exact"/>
              <w:jc w:val="center"/>
              <w:rPr>
                <w:ins w:id="238" w:author="Margret Thomas" w:date="2025-03-04T11:18:00Z"/>
                <w:bCs/>
                <w:sz w:val="22"/>
                <w:szCs w:val="22"/>
              </w:rPr>
            </w:pPr>
          </w:p>
          <w:p w14:paraId="5CABAF03" w14:textId="77777777" w:rsidR="00482E7C" w:rsidRPr="00FB2191" w:rsidRDefault="00482E7C" w:rsidP="001F39A1">
            <w:pPr>
              <w:spacing w:line="240" w:lineRule="exact"/>
              <w:jc w:val="center"/>
              <w:rPr>
                <w:ins w:id="239" w:author="Margret Thomas" w:date="2025-03-04T11:18:00Z"/>
                <w:bCs/>
                <w:sz w:val="22"/>
                <w:szCs w:val="22"/>
              </w:rPr>
            </w:pPr>
          </w:p>
          <w:p w14:paraId="4165FA61" w14:textId="77777777" w:rsidR="00482E7C" w:rsidRPr="00FB2191" w:rsidRDefault="00482E7C" w:rsidP="001F39A1">
            <w:pPr>
              <w:spacing w:line="240" w:lineRule="exact"/>
              <w:jc w:val="center"/>
              <w:rPr>
                <w:ins w:id="240" w:author="Margret Thomas" w:date="2025-03-04T11:18:00Z"/>
                <w:bCs/>
                <w:sz w:val="22"/>
                <w:szCs w:val="22"/>
              </w:rPr>
            </w:pPr>
          </w:p>
          <w:p w14:paraId="00433FDF" w14:textId="77777777" w:rsidR="00482E7C" w:rsidRPr="00FB2191" w:rsidRDefault="00482E7C" w:rsidP="001F39A1">
            <w:pPr>
              <w:spacing w:line="240" w:lineRule="exact"/>
              <w:jc w:val="center"/>
              <w:rPr>
                <w:ins w:id="241" w:author="Margret Thomas" w:date="2025-03-04T11:19:00Z"/>
                <w:bCs/>
                <w:sz w:val="22"/>
                <w:szCs w:val="22"/>
              </w:rPr>
            </w:pPr>
          </w:p>
          <w:p w14:paraId="2EF5FF51" w14:textId="77777777" w:rsidR="00482E7C" w:rsidRPr="00FB2191" w:rsidRDefault="00482E7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2E508DD6" w14:textId="77777777" w:rsidR="006A5C13" w:rsidRPr="00FB2191" w:rsidRDefault="003D0E04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635E1093" w14:textId="77777777" w:rsidR="006A5C13" w:rsidRPr="00FB2191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014F47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2AAEBC55" w14:textId="77777777" w:rsidR="006A5C13" w:rsidRPr="00014F47" w:rsidRDefault="006A5C13" w:rsidP="001F39A1">
            <w:pPr>
              <w:pStyle w:val="Header"/>
              <w:spacing w:line="240" w:lineRule="exact"/>
              <w:rPr>
                <w:bCs/>
                <w:sz w:val="22"/>
                <w:szCs w:val="22"/>
              </w:rPr>
            </w:pPr>
            <w:r w:rsidRPr="00014F47">
              <w:rPr>
                <w:bCs/>
                <w:sz w:val="22"/>
                <w:szCs w:val="22"/>
              </w:rPr>
              <w:t xml:space="preserve">59 Salem County-Owned 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(</w:t>
            </w:r>
            <w:r w:rsidRPr="00014F47">
              <w:rPr>
                <w:bCs/>
                <w:sz w:val="22"/>
                <w:szCs w:val="22"/>
              </w:rPr>
              <w:t>Group 17D9, 2</w:t>
            </w:r>
            <w:r w:rsidRPr="00014F47">
              <w:rPr>
                <w:bCs/>
                <w:sz w:val="22"/>
                <w:szCs w:val="22"/>
                <w:vertAlign w:val="superscript"/>
              </w:rPr>
              <w:t>nd</w:t>
            </w:r>
            <w:r w:rsidRPr="00014F47">
              <w:rPr>
                <w:bCs/>
                <w:sz w:val="22"/>
                <w:szCs w:val="22"/>
              </w:rPr>
              <w:t xml:space="preserve"> Cycle</w:t>
            </w:r>
            <w:r w:rsidR="00482E7C" w:rsidRPr="00014F47">
              <w:rPr>
                <w:bCs/>
                <w:sz w:val="22"/>
                <w:szCs w:val="22"/>
              </w:rPr>
              <w:t>)</w:t>
            </w:r>
          </w:p>
          <w:p w14:paraId="0C7BD60F" w14:textId="77777777" w:rsidR="006A5C13" w:rsidRPr="00FB2191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14:paraId="05CFB460" w14:textId="77777777" w:rsidR="006A5C13" w:rsidRDefault="006A5C13" w:rsidP="00F664FB">
            <w:pPr>
              <w:spacing w:line="235" w:lineRule="exact"/>
              <w:jc w:val="both"/>
              <w:rPr>
                <w:bCs/>
                <w:sz w:val="22"/>
                <w:szCs w:val="22"/>
              </w:rPr>
            </w:pPr>
            <w:r w:rsidRPr="00FB2191">
              <w:rPr>
                <w:bCs/>
                <w:sz w:val="22"/>
                <w:szCs w:val="22"/>
              </w:rPr>
              <w:t>Supervised a team of 3 engineers</w:t>
            </w:r>
            <w:del w:id="242" w:author="Alex Rosenzweig" w:date="2025-02-28T11:54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43" w:author="Alex Rosenzweig" w:date="2025-02-28T11:54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24 county</w:t>
            </w:r>
            <w:ins w:id="244" w:author="Alex Rosenzweig" w:date="2025-02-28T11:54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245" w:author="Alex Rosenzweig" w:date="2025-02-28T11:54:00Z">
              <w:r w:rsidRPr="00F664FB" w:rsidDel="0044417B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FB2191">
              <w:rPr>
                <w:bCs/>
                <w:sz w:val="22"/>
                <w:szCs w:val="22"/>
              </w:rPr>
              <w:t xml:space="preserve"> located throughout</w:t>
            </w:r>
            <w:del w:id="246" w:author="Alex Rosenzweig" w:date="2025-02-28T10:09:00Z">
              <w:r w:rsidRPr="00FB2191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FB2191">
              <w:rPr>
                <w:bCs/>
                <w:sz w:val="22"/>
                <w:szCs w:val="22"/>
              </w:rPr>
              <w:t xml:space="preserve"> Salem County, New Jersey in accordance with NBIS, FHWA, NJDOT, and OSHA standards. Responsibilities included organizing and scheduling inspections, performing the inspection</w:t>
            </w:r>
            <w:ins w:id="247" w:author="Alex Rosenzweig" w:date="2025-02-28T11:54:00Z">
              <w:r w:rsidRPr="00FB2191">
                <w:rPr>
                  <w:bCs/>
                  <w:sz w:val="22"/>
                  <w:szCs w:val="22"/>
                </w:rPr>
                <w:t>s</w:t>
              </w:r>
            </w:ins>
            <w:r w:rsidRPr="00FB2191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248" w:author="Alex Rosenzweig" w:date="2025-02-28T11:54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/</w:t>
            </w:r>
            <w:del w:id="249" w:author="Alex Rosenzweig" w:date="2025-02-28T11:54:00Z">
              <w:r w:rsidRPr="00FB2191" w:rsidDel="0044417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FB2191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FB219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FB2191">
              <w:rPr>
                <w:bCs/>
                <w:sz w:val="22"/>
                <w:szCs w:val="22"/>
              </w:rPr>
              <w:t>in</w:t>
            </w:r>
            <w:r w:rsidRPr="00FB219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FB2191">
              <w:rPr>
                <w:bCs/>
                <w:sz w:val="22"/>
                <w:szCs w:val="22"/>
              </w:rPr>
              <w:t>acco</w:t>
            </w:r>
            <w:r w:rsidRPr="00FB2191">
              <w:rPr>
                <w:bCs/>
                <w:sz w:val="22"/>
                <w:szCs w:val="22"/>
              </w:rPr>
              <w:t>r</w:t>
            </w:r>
            <w:r w:rsidRPr="00FB2191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250" w:author="Alex Rosenzweig" w:date="2025-02-28T11:54:00Z">
              <w:r w:rsidRPr="00FB2191">
                <w:rPr>
                  <w:bCs/>
                  <w:sz w:val="22"/>
                  <w:szCs w:val="22"/>
                </w:rPr>
                <w:t>,</w:t>
              </w:r>
            </w:ins>
            <w:r w:rsidRPr="00FB2191">
              <w:rPr>
                <w:bCs/>
                <w:sz w:val="22"/>
                <w:szCs w:val="22"/>
              </w:rPr>
              <w:t xml:space="preserve"> June 1994</w:t>
            </w:r>
            <w:ins w:id="251" w:author="Alex Rosenzweig" w:date="2025-02-28T11:54:00Z">
              <w:r w:rsidRPr="00FB2191">
                <w:rPr>
                  <w:bCs/>
                  <w:sz w:val="22"/>
                  <w:szCs w:val="22"/>
                </w:rPr>
                <w:t>,</w:t>
              </w:r>
            </w:ins>
            <w:r w:rsidRPr="00FB2191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0C477FD3" w14:textId="77777777" w:rsidR="00A2266B" w:rsidDel="00A27AE1" w:rsidRDefault="00A2266B" w:rsidP="001F39A1">
            <w:pPr>
              <w:spacing w:line="240" w:lineRule="exact"/>
              <w:jc w:val="both"/>
              <w:rPr>
                <w:del w:id="252" w:author="Margret Thomas" w:date="2025-03-04T11:17:00Z"/>
                <w:bCs/>
                <w:sz w:val="22"/>
                <w:szCs w:val="22"/>
              </w:rPr>
            </w:pPr>
          </w:p>
          <w:p w14:paraId="2DFF76EE" w14:textId="77777777" w:rsidR="006A5C13" w:rsidRPr="00FB2191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6FF9D4CE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6C19CE28" w14:textId="77777777" w:rsidR="006A5C13" w:rsidRDefault="006A5C13" w:rsidP="001F39A1">
            <w:pPr>
              <w:spacing w:line="240" w:lineRule="exact"/>
              <w:jc w:val="center"/>
              <w:rPr>
                <w:ins w:id="253" w:author="Margret Thomas" w:date="2025-03-04T11:52:00Z"/>
                <w:bCs/>
                <w:sz w:val="22"/>
                <w:szCs w:val="22"/>
              </w:rPr>
            </w:pPr>
            <w:r w:rsidRPr="00FB2191">
              <w:rPr>
                <w:bCs/>
                <w:sz w:val="22"/>
                <w:szCs w:val="22"/>
              </w:rPr>
              <w:t>2020</w:t>
            </w:r>
          </w:p>
          <w:p w14:paraId="3506D21D" w14:textId="77777777" w:rsidR="00581DEC" w:rsidRDefault="00581DEC" w:rsidP="001F39A1">
            <w:pPr>
              <w:spacing w:line="240" w:lineRule="exact"/>
              <w:jc w:val="center"/>
              <w:rPr>
                <w:ins w:id="254" w:author="Margret Thomas" w:date="2025-03-04T11:52:00Z"/>
                <w:bCs/>
                <w:sz w:val="22"/>
                <w:szCs w:val="22"/>
              </w:rPr>
            </w:pPr>
          </w:p>
          <w:p w14:paraId="61B7667E" w14:textId="77777777" w:rsidR="00581DEC" w:rsidRDefault="00581DEC" w:rsidP="001F39A1">
            <w:pPr>
              <w:spacing w:line="240" w:lineRule="exact"/>
              <w:jc w:val="center"/>
              <w:rPr>
                <w:ins w:id="255" w:author="Margret Thomas" w:date="2025-03-04T11:52:00Z"/>
                <w:bCs/>
                <w:sz w:val="22"/>
                <w:szCs w:val="22"/>
              </w:rPr>
            </w:pPr>
          </w:p>
          <w:p w14:paraId="53E3E64F" w14:textId="77777777" w:rsidR="00581DEC" w:rsidRDefault="00581DEC" w:rsidP="001F39A1">
            <w:pPr>
              <w:spacing w:line="240" w:lineRule="exact"/>
              <w:jc w:val="center"/>
              <w:rPr>
                <w:ins w:id="256" w:author="Margret Thomas" w:date="2025-03-04T11:52:00Z"/>
                <w:bCs/>
                <w:sz w:val="22"/>
                <w:szCs w:val="22"/>
              </w:rPr>
            </w:pPr>
          </w:p>
          <w:p w14:paraId="69074C2C" w14:textId="77777777" w:rsidR="00581DEC" w:rsidRPr="000A7776" w:rsidRDefault="00581DEC" w:rsidP="001F39A1">
            <w:pPr>
              <w:spacing w:line="240" w:lineRule="exact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58022E44" w14:textId="77777777" w:rsidR="006A5C13" w:rsidRPr="00B86C80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F91317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6B5D153" w14:textId="77777777" w:rsidR="006A5C13" w:rsidRPr="00B86C80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7A65F9">
              <w:rPr>
                <w:bCs/>
                <w:sz w:val="22"/>
                <w:szCs w:val="22"/>
              </w:rPr>
              <w:t xml:space="preserve">Team Leader </w:t>
            </w:r>
            <w:del w:id="257" w:author="Margret Thomas" w:date="2025-03-04T11:20:00Z">
              <w:r w:rsidRPr="007A65F9" w:rsidDel="00482E7C">
                <w:rPr>
                  <w:bCs/>
                  <w:sz w:val="22"/>
                  <w:szCs w:val="22"/>
                </w:rPr>
                <w:delText xml:space="preserve"> </w:delText>
              </w:r>
            </w:del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682C4932" w14:textId="77777777" w:rsidR="006A5C13" w:rsidRPr="009879BA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  <w:r w:rsidRPr="00B86C80">
              <w:rPr>
                <w:bCs/>
                <w:sz w:val="22"/>
                <w:szCs w:val="22"/>
              </w:rPr>
              <w:t>42 State</w:t>
            </w:r>
            <w:r w:rsidR="00FA0712">
              <w:rPr>
                <w:bCs/>
                <w:sz w:val="22"/>
                <w:szCs w:val="22"/>
              </w:rPr>
              <w:t xml:space="preserve"> Owned</w:t>
            </w:r>
            <w:r w:rsidRPr="009879BA">
              <w:rPr>
                <w:bCs/>
                <w:sz w:val="22"/>
                <w:szCs w:val="22"/>
              </w:rPr>
              <w:t xml:space="preserve"> In-House 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(</w:t>
            </w:r>
            <w:r w:rsidRPr="00F91317">
              <w:rPr>
                <w:bCs/>
                <w:sz w:val="22"/>
                <w:szCs w:val="22"/>
              </w:rPr>
              <w:t>Group SE20</w:t>
            </w:r>
            <w:r w:rsidR="00482E7C" w:rsidRPr="00F91317">
              <w:rPr>
                <w:bCs/>
                <w:sz w:val="22"/>
                <w:szCs w:val="22"/>
              </w:rPr>
              <w:t>,</w:t>
            </w:r>
            <w:r w:rsidR="00403305">
              <w:rPr>
                <w:bCs/>
                <w:sz w:val="22"/>
                <w:szCs w:val="22"/>
              </w:rPr>
              <w:t xml:space="preserve"> One Cycle Contract)</w:t>
            </w:r>
            <w:r w:rsidR="00482E7C" w:rsidRPr="00F91317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06010086" w14:textId="77777777" w:rsidR="006A5C13" w:rsidRDefault="006A5C13" w:rsidP="00F664FB">
            <w:pPr>
              <w:spacing w:line="235" w:lineRule="exact"/>
              <w:jc w:val="both"/>
              <w:rPr>
                <w:bCs/>
                <w:sz w:val="22"/>
                <w:szCs w:val="22"/>
              </w:rPr>
            </w:pPr>
            <w:r w:rsidRPr="009879BA">
              <w:rPr>
                <w:bCs/>
                <w:sz w:val="22"/>
                <w:szCs w:val="22"/>
              </w:rPr>
              <w:t>Supervised a team of 3 engineers</w:t>
            </w:r>
            <w:del w:id="258" w:author="Alex Rosenzweig" w:date="2025-02-28T11:59:00Z">
              <w:r w:rsidRPr="009879BA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9879BA">
              <w:rPr>
                <w:bCs/>
                <w:sz w:val="22"/>
                <w:szCs w:val="22"/>
              </w:rPr>
              <w:t>/</w:t>
            </w:r>
            <w:del w:id="259" w:author="Alex Rosenzweig" w:date="2025-02-28T11:59:00Z">
              <w:r w:rsidRPr="009879BA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9879BA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42 state</w:t>
            </w:r>
            <w:ins w:id="260" w:author="Alex Rosenzweig" w:date="2025-02-28T11:59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261" w:author="Alex Rosenzweig" w:date="2025-02-28T11:59:00Z">
              <w:r w:rsidRPr="00F664FB" w:rsidDel="00E86572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9879BA">
              <w:rPr>
                <w:bCs/>
                <w:sz w:val="22"/>
                <w:szCs w:val="22"/>
              </w:rPr>
              <w:t xml:space="preserve"> located throughout</w:t>
            </w:r>
            <w:del w:id="262" w:author="Alex Rosenzweig" w:date="2025-02-28T10:09:00Z">
              <w:r w:rsidRPr="009879BA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9879BA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263" w:author="Alex Rosenzweig" w:date="2025-02-28T11:59:00Z">
              <w:r w:rsidRPr="009879BA">
                <w:rPr>
                  <w:bCs/>
                  <w:sz w:val="22"/>
                  <w:szCs w:val="22"/>
                </w:rPr>
                <w:t>s</w:t>
              </w:r>
            </w:ins>
            <w:r w:rsidRPr="009879BA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264" w:author="Alex Rosenzweig" w:date="2025-02-28T11:59:00Z">
              <w:r w:rsidRPr="009879BA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9879BA">
              <w:rPr>
                <w:bCs/>
                <w:sz w:val="22"/>
                <w:szCs w:val="22"/>
              </w:rPr>
              <w:t>/</w:t>
            </w:r>
            <w:del w:id="265" w:author="Alex Rosenzweig" w:date="2025-02-28T11:59:00Z">
              <w:r w:rsidRPr="009879BA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9879BA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9879B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9879BA">
              <w:rPr>
                <w:bCs/>
                <w:sz w:val="22"/>
                <w:szCs w:val="22"/>
              </w:rPr>
              <w:t>in</w:t>
            </w:r>
            <w:r w:rsidRPr="009879B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9879BA">
              <w:rPr>
                <w:bCs/>
                <w:sz w:val="22"/>
                <w:szCs w:val="22"/>
              </w:rPr>
              <w:t>acco</w:t>
            </w:r>
            <w:r w:rsidRPr="009879BA">
              <w:rPr>
                <w:bCs/>
                <w:sz w:val="22"/>
                <w:szCs w:val="22"/>
              </w:rPr>
              <w:t>r</w:t>
            </w:r>
            <w:r w:rsidRPr="009879BA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266" w:author="Alex Rosenzweig" w:date="2025-02-28T11:59:00Z">
              <w:r w:rsidRPr="000A7776">
                <w:rPr>
                  <w:bCs/>
                  <w:sz w:val="22"/>
                  <w:szCs w:val="22"/>
                </w:rPr>
                <w:t>,</w:t>
              </w:r>
            </w:ins>
            <w:r w:rsidRPr="000A7776">
              <w:rPr>
                <w:bCs/>
                <w:sz w:val="22"/>
                <w:szCs w:val="22"/>
              </w:rPr>
              <w:t xml:space="preserve"> June 1994</w:t>
            </w:r>
            <w:ins w:id="267" w:author="Alex Rosenzweig" w:date="2025-02-28T11:59:00Z">
              <w:r w:rsidRPr="000A7776">
                <w:rPr>
                  <w:bCs/>
                  <w:sz w:val="22"/>
                  <w:szCs w:val="22"/>
                </w:rPr>
                <w:t>,</w:t>
              </w:r>
            </w:ins>
            <w:r w:rsidRPr="000A7776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6F7DC3BB" w14:textId="77777777" w:rsidR="00A2266B" w:rsidDel="00A27AE1" w:rsidRDefault="00A2266B" w:rsidP="001F39A1">
            <w:pPr>
              <w:spacing w:line="240" w:lineRule="exact"/>
              <w:jc w:val="both"/>
              <w:rPr>
                <w:del w:id="268" w:author="Margret Thomas" w:date="2025-03-04T11:21:00Z"/>
                <w:bCs/>
                <w:sz w:val="22"/>
                <w:szCs w:val="22"/>
              </w:rPr>
            </w:pPr>
          </w:p>
          <w:p w14:paraId="46CADFD5" w14:textId="77777777" w:rsidR="006A5C13" w:rsidRPr="000A7776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43BDDF54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C84A" w14:textId="77777777" w:rsidR="006A5C13" w:rsidRPr="00EA34C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EA34C7">
              <w:rPr>
                <w:bCs/>
                <w:sz w:val="22"/>
                <w:szCs w:val="22"/>
              </w:rPr>
              <w:t>2020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96A1" w14:textId="77777777" w:rsidR="006A5C13" w:rsidRPr="00EA34C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F91317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C467F" w14:textId="77777777" w:rsidR="006A5C13" w:rsidRPr="00EA34C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EA34C7">
              <w:rPr>
                <w:bCs/>
                <w:sz w:val="22"/>
                <w:szCs w:val="22"/>
              </w:rPr>
              <w:t>Team Lead</w:t>
            </w:r>
            <w:r w:rsidR="00ED2DB3">
              <w:rPr>
                <w:bCs/>
                <w:sz w:val="22"/>
                <w:szCs w:val="22"/>
              </w:rPr>
              <w:t>er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7632" w14:textId="77777777" w:rsidR="006A5C13" w:rsidRPr="00EA34C7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  <w:r w:rsidRPr="00EA34C7">
              <w:rPr>
                <w:bCs/>
                <w:sz w:val="22"/>
                <w:szCs w:val="22"/>
              </w:rPr>
              <w:t>25 NJ Transit Southern New Jersey Light Rail Bridges (River Line</w:t>
            </w:r>
            <w:r w:rsidRPr="00ED2DB3">
              <w:rPr>
                <w:bCs/>
                <w:sz w:val="22"/>
                <w:szCs w:val="22"/>
              </w:rPr>
              <w:t>)</w:t>
            </w:r>
            <w:r w:rsidR="00482E7C" w:rsidRPr="00ED2DB3">
              <w:rPr>
                <w:bCs/>
                <w:sz w:val="22"/>
                <w:szCs w:val="22"/>
              </w:rPr>
              <w:t>,</w:t>
            </w:r>
            <w:r w:rsidR="00482E7C" w:rsidRPr="00ED2DB3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108A" w14:textId="77777777" w:rsidR="00A2266B" w:rsidRPr="001814E8" w:rsidDel="00F20716" w:rsidRDefault="006A5C13" w:rsidP="00F664FB">
            <w:pPr>
              <w:spacing w:line="235" w:lineRule="exact"/>
              <w:jc w:val="both"/>
              <w:rPr>
                <w:ins w:id="269" w:author="Alex Rosenzweig" w:date="2025-02-28T17:11:00Z"/>
                <w:del w:id="270" w:author="Margret Thomas" w:date="2025-03-04T11:24:00Z"/>
                <w:bCs/>
                <w:sz w:val="22"/>
                <w:szCs w:val="22"/>
              </w:rPr>
            </w:pPr>
            <w:r w:rsidRPr="00EA34C7">
              <w:rPr>
                <w:bCs/>
                <w:sz w:val="22"/>
                <w:szCs w:val="22"/>
              </w:rPr>
              <w:t xml:space="preserve">Team leader </w:t>
            </w:r>
            <w:r w:rsidRPr="00F664FB">
              <w:rPr>
                <w:b/>
                <w:color w:val="0070C0"/>
                <w:sz w:val="22"/>
                <w:szCs w:val="22"/>
              </w:rPr>
              <w:t>performing structural inspections, FCM inspections, underwater inspections, and fathometer surveys of 25 railroad carry</w:t>
            </w:r>
            <w:r w:rsidR="000D7CCC" w:rsidRPr="00F664FB">
              <w:rPr>
                <w:b/>
                <w:color w:val="0070C0"/>
                <w:sz w:val="22"/>
                <w:szCs w:val="22"/>
              </w:rPr>
              <w:t>ing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bridges located along the Southern New Jersey Light Rail Transit </w:t>
            </w:r>
            <w:ins w:id="271" w:author="Alex Rosenzweig" w:date="2025-02-28T11:12:00Z">
              <w:r w:rsidRPr="00F664FB">
                <w:rPr>
                  <w:b/>
                  <w:color w:val="0070C0"/>
                  <w:sz w:val="22"/>
                  <w:szCs w:val="22"/>
                </w:rPr>
                <w:t>(SNJLRT)</w:t>
              </w:r>
              <w:r w:rsidRPr="00EA34C7">
                <w:rPr>
                  <w:bCs/>
                  <w:sz w:val="22"/>
                  <w:szCs w:val="22"/>
                </w:rPr>
                <w:t xml:space="preserve"> s</w:t>
              </w:r>
            </w:ins>
            <w:del w:id="272" w:author="Alex Rosenzweig" w:date="2025-02-28T11:12:00Z">
              <w:r w:rsidRPr="00EA34C7" w:rsidDel="0052232F">
                <w:rPr>
                  <w:bCs/>
                  <w:sz w:val="22"/>
                  <w:szCs w:val="22"/>
                </w:rPr>
                <w:delText>S</w:delText>
              </w:r>
            </w:del>
            <w:r w:rsidRPr="00EA34C7">
              <w:rPr>
                <w:bCs/>
                <w:sz w:val="22"/>
                <w:szCs w:val="22"/>
              </w:rPr>
              <w:t xml:space="preserve">ystem’s alignment </w:t>
            </w:r>
            <w:del w:id="273" w:author="Alex Rosenzweig" w:date="2025-02-28T11:12:00Z">
              <w:r w:rsidRPr="00EA34C7" w:rsidDel="0052232F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EA34C7">
              <w:rPr>
                <w:bCs/>
                <w:sz w:val="22"/>
                <w:szCs w:val="22"/>
              </w:rPr>
              <w:t>in accordance with NBIS, FHWA, FRA, and OSHA standards. Worked as a team leader/structural engineer performing visual, physical, and advanced inspections of various bridge superstructures</w:t>
            </w:r>
            <w:ins w:id="274" w:author="Alex Rosenzweig" w:date="2025-02-28T11:16:00Z">
              <w:r w:rsidRPr="00EA34C7">
                <w:rPr>
                  <w:bCs/>
                  <w:sz w:val="22"/>
                  <w:szCs w:val="22"/>
                </w:rPr>
                <w:t>,</w:t>
              </w:r>
            </w:ins>
            <w:r w:rsidRPr="00EA34C7">
              <w:rPr>
                <w:bCs/>
                <w:sz w:val="22"/>
                <w:szCs w:val="22"/>
              </w:rPr>
              <w:t xml:space="preserve"> </w:t>
            </w:r>
            <w:del w:id="275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EA34C7">
              <w:rPr>
                <w:bCs/>
                <w:sz w:val="22"/>
                <w:szCs w:val="22"/>
              </w:rPr>
              <w:t>substructures</w:t>
            </w:r>
            <w:ins w:id="276" w:author="Alex Rosenzweig" w:date="2025-02-28T11:16:00Z">
              <w:r w:rsidRPr="00EA34C7">
                <w:rPr>
                  <w:bCs/>
                  <w:sz w:val="22"/>
                  <w:szCs w:val="22"/>
                </w:rPr>
                <w:t>,</w:t>
              </w:r>
            </w:ins>
            <w:r w:rsidRPr="00EA34C7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277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A34C7">
              <w:rPr>
                <w:bCs/>
                <w:sz w:val="22"/>
                <w:szCs w:val="22"/>
              </w:rPr>
              <w:t>/</w:t>
            </w:r>
            <w:del w:id="278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A34C7">
              <w:rPr>
                <w:bCs/>
                <w:sz w:val="22"/>
                <w:szCs w:val="22"/>
              </w:rPr>
              <w:t>or newly constructed</w:t>
            </w:r>
            <w:del w:id="279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A34C7">
              <w:rPr>
                <w:bCs/>
                <w:sz w:val="22"/>
                <w:szCs w:val="22"/>
              </w:rPr>
              <w:t>/</w:t>
            </w:r>
            <w:del w:id="280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A34C7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281" w:author="Alex Rosenzweig" w:date="2025-02-28T11:16:00Z">
              <w:r w:rsidRPr="00EA34C7">
                <w:rPr>
                  <w:bCs/>
                  <w:sz w:val="22"/>
                  <w:szCs w:val="22"/>
                </w:rPr>
                <w:t>s</w:t>
              </w:r>
            </w:ins>
            <w:r w:rsidRPr="00EA34C7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282" w:author="Alex Rosenzweig" w:date="2025-02-28T11:16:00Z">
              <w:r w:rsidRPr="00EA34C7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EA34C7">
              <w:rPr>
                <w:bCs/>
                <w:sz w:val="22"/>
                <w:szCs w:val="22"/>
              </w:rPr>
              <w:t xml:space="preserve">MW-203 Form, </w:t>
            </w:r>
            <w:ins w:id="283" w:author="Alex Rosenzweig" w:date="2025-02-28T11:16:00Z">
              <w:r w:rsidRPr="00EA34C7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EA34C7">
              <w:rPr>
                <w:bCs/>
                <w:sz w:val="22"/>
                <w:szCs w:val="22"/>
              </w:rPr>
              <w:t>emergency</w:t>
            </w:r>
            <w:del w:id="284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A34C7">
              <w:rPr>
                <w:bCs/>
                <w:sz w:val="22"/>
                <w:szCs w:val="22"/>
              </w:rPr>
              <w:t>/</w:t>
            </w:r>
            <w:del w:id="285" w:author="Alex Rosenzweig" w:date="2025-02-28T11:16:00Z">
              <w:r w:rsidRPr="00EA34C7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A34C7">
              <w:rPr>
                <w:bCs/>
                <w:sz w:val="22"/>
                <w:szCs w:val="22"/>
              </w:rPr>
              <w:t>priority repair recommendations as needed, including CAD drawings, quantities, and cost estimates.</w:t>
            </w:r>
          </w:p>
          <w:p w14:paraId="094F56B4" w14:textId="77777777" w:rsidR="006A5C13" w:rsidRPr="001814E8" w:rsidRDefault="006A5C13" w:rsidP="00F664FB">
            <w:pPr>
              <w:spacing w:line="235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702FDABF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14:paraId="662D6C3C" w14:textId="77777777" w:rsidR="006A5C13" w:rsidRPr="00E75A5F" w:rsidRDefault="006A5C13" w:rsidP="001F39A1">
            <w:pPr>
              <w:spacing w:line="240" w:lineRule="exact"/>
              <w:jc w:val="center"/>
              <w:rPr>
                <w:ins w:id="286" w:author="Margret Thomas" w:date="2025-03-04T11:26:00Z"/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2020</w:t>
            </w:r>
          </w:p>
          <w:p w14:paraId="779E2803" w14:textId="77777777" w:rsidR="00F20716" w:rsidRPr="00E75A5F" w:rsidRDefault="00F20716" w:rsidP="001F39A1">
            <w:pPr>
              <w:spacing w:line="240" w:lineRule="exact"/>
              <w:jc w:val="center"/>
              <w:rPr>
                <w:ins w:id="287" w:author="Margret Thomas" w:date="2025-03-04T11:26:00Z"/>
                <w:bCs/>
                <w:sz w:val="22"/>
                <w:szCs w:val="22"/>
              </w:rPr>
            </w:pPr>
          </w:p>
          <w:p w14:paraId="097202B7" w14:textId="77777777" w:rsidR="00F20716" w:rsidRPr="00E75A5F" w:rsidRDefault="00F20716" w:rsidP="001F39A1">
            <w:pPr>
              <w:spacing w:line="240" w:lineRule="exact"/>
              <w:jc w:val="center"/>
              <w:rPr>
                <w:ins w:id="288" w:author="Margret Thomas" w:date="2025-03-04T11:26:00Z"/>
                <w:bCs/>
                <w:sz w:val="22"/>
                <w:szCs w:val="22"/>
              </w:rPr>
            </w:pPr>
          </w:p>
          <w:p w14:paraId="75DED143" w14:textId="77777777" w:rsidR="00F20716" w:rsidRPr="00E75A5F" w:rsidRDefault="00F20716" w:rsidP="001F39A1">
            <w:pPr>
              <w:spacing w:line="240" w:lineRule="exact"/>
              <w:jc w:val="center"/>
              <w:rPr>
                <w:ins w:id="289" w:author="Margret Thomas" w:date="2025-03-04T11:26:00Z"/>
                <w:bCs/>
                <w:sz w:val="22"/>
                <w:szCs w:val="22"/>
              </w:rPr>
            </w:pPr>
          </w:p>
          <w:p w14:paraId="000EECAF" w14:textId="77777777" w:rsidR="00F20716" w:rsidRPr="00E75A5F" w:rsidRDefault="00F20716" w:rsidP="001F39A1">
            <w:pPr>
              <w:spacing w:line="240" w:lineRule="exact"/>
              <w:jc w:val="center"/>
              <w:rPr>
                <w:ins w:id="290" w:author="Margret Thomas" w:date="2025-03-04T11:26:00Z"/>
                <w:bCs/>
                <w:sz w:val="22"/>
                <w:szCs w:val="22"/>
              </w:rPr>
            </w:pPr>
          </w:p>
          <w:p w14:paraId="579A9412" w14:textId="77777777" w:rsidR="00F20716" w:rsidRPr="00E75A5F" w:rsidRDefault="00F20716" w:rsidP="001F39A1">
            <w:pPr>
              <w:spacing w:line="240" w:lineRule="exact"/>
              <w:jc w:val="center"/>
              <w:rPr>
                <w:ins w:id="291" w:author="Margret Thomas" w:date="2025-03-04T11:26:00Z"/>
                <w:bCs/>
                <w:sz w:val="22"/>
                <w:szCs w:val="22"/>
              </w:rPr>
            </w:pPr>
          </w:p>
          <w:p w14:paraId="602F4D9B" w14:textId="77777777" w:rsidR="00F20716" w:rsidRPr="00E75A5F" w:rsidRDefault="00F20716" w:rsidP="001F39A1">
            <w:pPr>
              <w:spacing w:line="240" w:lineRule="exact"/>
              <w:jc w:val="center"/>
              <w:rPr>
                <w:ins w:id="292" w:author="Margret Thomas" w:date="2025-03-04T11:26:00Z"/>
                <w:bCs/>
                <w:sz w:val="22"/>
                <w:szCs w:val="22"/>
              </w:rPr>
            </w:pPr>
          </w:p>
          <w:p w14:paraId="11C11D56" w14:textId="77777777" w:rsidR="00F20716" w:rsidRPr="00E75A5F" w:rsidRDefault="00F20716" w:rsidP="001F39A1">
            <w:pPr>
              <w:spacing w:line="240" w:lineRule="exact"/>
              <w:jc w:val="center"/>
              <w:rPr>
                <w:ins w:id="293" w:author="Margret Thomas" w:date="2025-03-04T11:26:00Z"/>
                <w:bCs/>
                <w:sz w:val="22"/>
                <w:szCs w:val="22"/>
              </w:rPr>
            </w:pPr>
          </w:p>
          <w:p w14:paraId="388F208B" w14:textId="77777777" w:rsidR="00F20716" w:rsidRPr="00E75A5F" w:rsidRDefault="00F20716" w:rsidP="001F39A1">
            <w:pPr>
              <w:spacing w:line="240" w:lineRule="exact"/>
              <w:jc w:val="center"/>
              <w:rPr>
                <w:ins w:id="294" w:author="Margret Thomas" w:date="2025-03-04T11:26:00Z"/>
                <w:bCs/>
                <w:sz w:val="22"/>
                <w:szCs w:val="22"/>
              </w:rPr>
            </w:pPr>
          </w:p>
          <w:p w14:paraId="65E04617" w14:textId="77777777" w:rsidR="00F20716" w:rsidRPr="00E75A5F" w:rsidRDefault="00F2071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7EDD923" w14:textId="77777777" w:rsidR="006A5C13" w:rsidRPr="00E75A5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2AB00C6D" w14:textId="77777777" w:rsidR="006A5C13" w:rsidRPr="00E75A5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5B289F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3ED97CFA" w14:textId="77777777" w:rsidR="006A5C13" w:rsidRPr="00ED2DB3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ED2DB3">
              <w:rPr>
                <w:bCs/>
                <w:sz w:val="22"/>
                <w:szCs w:val="22"/>
              </w:rPr>
              <w:t xml:space="preserve">50 Ocean County-Owned 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</w:t>
            </w:r>
            <w:r w:rsidR="00F20716" w:rsidRPr="00ED2DB3">
              <w:rPr>
                <w:bCs/>
                <w:sz w:val="22"/>
                <w:szCs w:val="22"/>
              </w:rPr>
              <w:t>(</w:t>
            </w:r>
            <w:r w:rsidRPr="00ED2DB3">
              <w:rPr>
                <w:bCs/>
                <w:sz w:val="22"/>
                <w:szCs w:val="22"/>
              </w:rPr>
              <w:t>Group 15D8, 2</w:t>
            </w:r>
            <w:r w:rsidRPr="00ED2DB3">
              <w:rPr>
                <w:bCs/>
                <w:sz w:val="22"/>
                <w:szCs w:val="22"/>
                <w:vertAlign w:val="superscript"/>
              </w:rPr>
              <w:t>nd</w:t>
            </w:r>
            <w:r w:rsidRPr="00ED2DB3">
              <w:rPr>
                <w:bCs/>
                <w:sz w:val="22"/>
                <w:szCs w:val="22"/>
              </w:rPr>
              <w:t xml:space="preserve"> Cycle</w:t>
            </w:r>
            <w:r w:rsidR="00F20716" w:rsidRPr="00ED2DB3">
              <w:rPr>
                <w:bCs/>
                <w:sz w:val="22"/>
                <w:szCs w:val="22"/>
              </w:rPr>
              <w:t>)</w:t>
            </w:r>
          </w:p>
          <w:p w14:paraId="389C5252" w14:textId="77777777" w:rsidR="006A5C13" w:rsidRPr="00E75A5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14:paraId="600EE2E9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Supervised a team of 3 engineers</w:t>
            </w:r>
            <w:del w:id="295" w:author="Alex Rosenzweig" w:date="2025-02-28T12:00:00Z">
              <w:r w:rsidRPr="00E75A5F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/</w:t>
            </w:r>
            <w:del w:id="296" w:author="Alex Rosenzweig" w:date="2025-02-28T12:00:00Z">
              <w:r w:rsidRPr="00E75A5F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divers</w:t>
            </w:r>
            <w:r w:rsidRPr="00DF4EAF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16 county</w:t>
            </w:r>
            <w:ins w:id="297" w:author="Alex Rosenzweig" w:date="2025-02-28T12:00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298" w:author="Alex Rosenzweig" w:date="2025-02-28T12:00:00Z">
              <w:r w:rsidRPr="00F664FB" w:rsidDel="00E86572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E75A5F">
              <w:rPr>
                <w:bCs/>
                <w:sz w:val="22"/>
                <w:szCs w:val="22"/>
              </w:rPr>
              <w:t xml:space="preserve"> located throughout</w:t>
            </w:r>
            <w:del w:id="299" w:author="Alex Rosenzweig" w:date="2025-02-28T10:09:00Z">
              <w:r w:rsidRPr="00E75A5F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E75A5F">
              <w:rPr>
                <w:bCs/>
                <w:sz w:val="22"/>
                <w:szCs w:val="22"/>
              </w:rPr>
              <w:t xml:space="preserve"> Ocean County, New Jersey in accordance with NBIS, FHWA, NJDOT, and OSHA standards. Responsibilities included organizing and scheduling inspections, performing the inspection</w:t>
            </w:r>
            <w:ins w:id="300" w:author="Alex Rosenzweig" w:date="2025-02-28T12:00:00Z">
              <w:r w:rsidRPr="00E75A5F">
                <w:rPr>
                  <w:bCs/>
                  <w:sz w:val="22"/>
                  <w:szCs w:val="22"/>
                </w:rPr>
                <w:t>s</w:t>
              </w:r>
            </w:ins>
            <w:r w:rsidRPr="00E75A5F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301" w:author="Alex Rosenzweig" w:date="2025-02-28T12:00:00Z">
              <w:r w:rsidRPr="00E75A5F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/</w:t>
            </w:r>
            <w:del w:id="302" w:author="Alex Rosenzweig" w:date="2025-02-28T12:00:00Z">
              <w:r w:rsidRPr="00E75A5F" w:rsidDel="00E86572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E75A5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5A5F">
              <w:rPr>
                <w:bCs/>
                <w:sz w:val="22"/>
                <w:szCs w:val="22"/>
              </w:rPr>
              <w:t>in</w:t>
            </w:r>
            <w:r w:rsidRPr="00E75A5F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E75A5F">
              <w:rPr>
                <w:bCs/>
                <w:sz w:val="22"/>
                <w:szCs w:val="22"/>
              </w:rPr>
              <w:t>acco</w:t>
            </w:r>
            <w:r w:rsidRPr="00E75A5F">
              <w:rPr>
                <w:bCs/>
                <w:sz w:val="22"/>
                <w:szCs w:val="22"/>
              </w:rPr>
              <w:t>r</w:t>
            </w:r>
            <w:r w:rsidRPr="00E75A5F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303" w:author="Alex Rosenzweig" w:date="2025-02-28T12:01:00Z">
              <w:r w:rsidRPr="00E75A5F">
                <w:rPr>
                  <w:bCs/>
                  <w:sz w:val="22"/>
                  <w:szCs w:val="22"/>
                </w:rPr>
                <w:t>,</w:t>
              </w:r>
            </w:ins>
            <w:r w:rsidRPr="00E75A5F">
              <w:rPr>
                <w:bCs/>
                <w:sz w:val="22"/>
                <w:szCs w:val="22"/>
              </w:rPr>
              <w:t xml:space="preserve"> June 1994</w:t>
            </w:r>
            <w:ins w:id="304" w:author="Alex Rosenzweig" w:date="2025-02-28T12:01:00Z">
              <w:r w:rsidRPr="00E75A5F">
                <w:rPr>
                  <w:bCs/>
                  <w:sz w:val="22"/>
                  <w:szCs w:val="22"/>
                </w:rPr>
                <w:t>,</w:t>
              </w:r>
            </w:ins>
            <w:r w:rsidRPr="00E75A5F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3623FDA8" w14:textId="77777777" w:rsidR="00A2266B" w:rsidRPr="00E75A5F" w:rsidDel="00F20716" w:rsidRDefault="00A2266B" w:rsidP="001F39A1">
            <w:pPr>
              <w:spacing w:line="240" w:lineRule="exact"/>
              <w:jc w:val="both"/>
              <w:rPr>
                <w:del w:id="305" w:author="Margret Thomas" w:date="2025-03-04T11:25:00Z"/>
                <w:bCs/>
                <w:sz w:val="22"/>
                <w:szCs w:val="22"/>
              </w:rPr>
            </w:pPr>
          </w:p>
          <w:p w14:paraId="1DC6D6EC" w14:textId="77777777" w:rsidR="006A5C13" w:rsidRPr="00E75A5F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075FD81C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76E7C85F" w14:textId="77777777" w:rsidR="006A5C13" w:rsidRDefault="006A5C13" w:rsidP="001F39A1">
            <w:pPr>
              <w:spacing w:line="240" w:lineRule="exact"/>
              <w:jc w:val="center"/>
              <w:rPr>
                <w:ins w:id="306" w:author="Margret Thomas" w:date="2025-03-04T11:46:00Z"/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2019</w:t>
            </w:r>
          </w:p>
          <w:p w14:paraId="34FECF6F" w14:textId="77777777" w:rsidR="00F376F0" w:rsidRDefault="00F376F0" w:rsidP="001F39A1">
            <w:pPr>
              <w:spacing w:line="240" w:lineRule="exact"/>
              <w:jc w:val="center"/>
              <w:rPr>
                <w:ins w:id="307" w:author="Margret Thomas" w:date="2025-03-04T11:46:00Z"/>
                <w:bCs/>
                <w:sz w:val="22"/>
                <w:szCs w:val="22"/>
              </w:rPr>
            </w:pPr>
          </w:p>
          <w:p w14:paraId="2E68B6F5" w14:textId="77777777" w:rsidR="00F376F0" w:rsidRDefault="00F376F0" w:rsidP="001F39A1">
            <w:pPr>
              <w:spacing w:line="240" w:lineRule="exact"/>
              <w:jc w:val="center"/>
              <w:rPr>
                <w:ins w:id="308" w:author="Margret Thomas" w:date="2025-03-04T11:46:00Z"/>
                <w:bCs/>
                <w:sz w:val="22"/>
                <w:szCs w:val="22"/>
              </w:rPr>
            </w:pPr>
          </w:p>
          <w:p w14:paraId="023FA27C" w14:textId="77777777" w:rsidR="00F376F0" w:rsidRDefault="00F376F0" w:rsidP="001F39A1">
            <w:pPr>
              <w:spacing w:line="240" w:lineRule="exact"/>
              <w:jc w:val="center"/>
              <w:rPr>
                <w:ins w:id="309" w:author="Margret Thomas" w:date="2025-03-04T11:46:00Z"/>
                <w:bCs/>
                <w:sz w:val="22"/>
                <w:szCs w:val="22"/>
              </w:rPr>
            </w:pPr>
          </w:p>
          <w:p w14:paraId="5E491B7A" w14:textId="77777777" w:rsidR="00F376F0" w:rsidRDefault="00F376F0" w:rsidP="001F39A1">
            <w:pPr>
              <w:spacing w:line="240" w:lineRule="exact"/>
              <w:jc w:val="center"/>
              <w:rPr>
                <w:ins w:id="310" w:author="Margret Thomas" w:date="2025-03-04T11:46:00Z"/>
                <w:bCs/>
                <w:sz w:val="22"/>
                <w:szCs w:val="22"/>
              </w:rPr>
            </w:pPr>
          </w:p>
          <w:p w14:paraId="35B00C83" w14:textId="77777777" w:rsidR="00F376F0" w:rsidRDefault="00F376F0" w:rsidP="001F39A1">
            <w:pPr>
              <w:spacing w:line="240" w:lineRule="exact"/>
              <w:jc w:val="center"/>
              <w:rPr>
                <w:ins w:id="311" w:author="Margret Thomas" w:date="2025-03-04T11:46:00Z"/>
                <w:bCs/>
                <w:sz w:val="22"/>
                <w:szCs w:val="22"/>
              </w:rPr>
            </w:pPr>
          </w:p>
          <w:p w14:paraId="3DDCCB5E" w14:textId="77777777" w:rsidR="00F376F0" w:rsidRDefault="00F376F0" w:rsidP="001F39A1">
            <w:pPr>
              <w:spacing w:line="240" w:lineRule="exact"/>
              <w:jc w:val="center"/>
              <w:rPr>
                <w:ins w:id="312" w:author="Margret Thomas" w:date="2025-03-04T11:46:00Z"/>
                <w:bCs/>
                <w:sz w:val="22"/>
                <w:szCs w:val="22"/>
              </w:rPr>
            </w:pPr>
          </w:p>
          <w:p w14:paraId="5A729D74" w14:textId="77777777" w:rsidR="00F376F0" w:rsidRDefault="00F376F0" w:rsidP="001F39A1">
            <w:pPr>
              <w:spacing w:line="240" w:lineRule="exact"/>
              <w:jc w:val="center"/>
              <w:rPr>
                <w:ins w:id="313" w:author="Margret Thomas" w:date="2025-03-04T11:46:00Z"/>
                <w:bCs/>
                <w:sz w:val="22"/>
                <w:szCs w:val="22"/>
              </w:rPr>
            </w:pPr>
          </w:p>
          <w:p w14:paraId="7A0F4FD7" w14:textId="77777777" w:rsidR="00F376F0" w:rsidRDefault="00F376F0" w:rsidP="001F39A1">
            <w:pPr>
              <w:spacing w:line="240" w:lineRule="exact"/>
              <w:jc w:val="center"/>
              <w:rPr>
                <w:ins w:id="314" w:author="Margret Thomas" w:date="2025-03-04T11:46:00Z"/>
                <w:bCs/>
                <w:sz w:val="22"/>
                <w:szCs w:val="22"/>
              </w:rPr>
            </w:pPr>
          </w:p>
          <w:p w14:paraId="3876F01B" w14:textId="77777777" w:rsidR="00F376F0" w:rsidRDefault="00F376F0" w:rsidP="001F39A1">
            <w:pPr>
              <w:spacing w:line="240" w:lineRule="exact"/>
              <w:jc w:val="center"/>
              <w:rPr>
                <w:ins w:id="315" w:author="Margret Thomas" w:date="2025-03-04T11:46:00Z"/>
                <w:bCs/>
                <w:sz w:val="22"/>
                <w:szCs w:val="22"/>
              </w:rPr>
            </w:pPr>
          </w:p>
          <w:p w14:paraId="45E5FF2B" w14:textId="77777777" w:rsidR="00F376F0" w:rsidRDefault="00F376F0" w:rsidP="001F39A1">
            <w:pPr>
              <w:spacing w:line="240" w:lineRule="exact"/>
              <w:jc w:val="center"/>
              <w:rPr>
                <w:ins w:id="316" w:author="Margret Thomas" w:date="2025-03-04T11:52:00Z"/>
                <w:bCs/>
                <w:sz w:val="22"/>
                <w:szCs w:val="22"/>
              </w:rPr>
            </w:pPr>
          </w:p>
          <w:p w14:paraId="237AF9C7" w14:textId="77777777" w:rsidR="00581DEC" w:rsidRPr="00E75A5F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3FCD0303" w14:textId="77777777" w:rsidR="006A5C13" w:rsidRPr="00E75A5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36F95B03" w14:textId="77777777" w:rsidR="006A5C13" w:rsidRPr="00E75A5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Team Leader</w:t>
            </w:r>
            <w:del w:id="317" w:author="Margret Thomas" w:date="2025-03-04T11:26:00Z">
              <w:r w:rsidRPr="00E75A5F" w:rsidDel="00F20716">
                <w:rPr>
                  <w:bCs/>
                  <w:sz w:val="22"/>
                  <w:szCs w:val="22"/>
                </w:rPr>
                <w:delText xml:space="preserve"> </w:delText>
              </w:r>
            </w:del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17256286" w14:textId="77777777" w:rsidR="006A5C13" w:rsidRPr="00E75A5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30 State</w:t>
            </w:r>
            <w:r w:rsidR="00FA0712">
              <w:rPr>
                <w:bCs/>
                <w:sz w:val="22"/>
                <w:szCs w:val="22"/>
              </w:rPr>
              <w:t xml:space="preserve"> Owned</w:t>
            </w:r>
            <w:r w:rsidRPr="00E75A5F">
              <w:rPr>
                <w:bCs/>
                <w:sz w:val="22"/>
                <w:szCs w:val="22"/>
              </w:rPr>
              <w:t xml:space="preserve"> In-House 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(</w:t>
            </w:r>
            <w:r w:rsidRPr="00E75A5F">
              <w:rPr>
                <w:bCs/>
                <w:sz w:val="22"/>
                <w:szCs w:val="22"/>
              </w:rPr>
              <w:t xml:space="preserve">Group </w:t>
            </w:r>
            <w:r w:rsidRPr="00ED2DB3">
              <w:rPr>
                <w:bCs/>
                <w:sz w:val="22"/>
                <w:szCs w:val="22"/>
              </w:rPr>
              <w:t>SE19</w:t>
            </w:r>
            <w:r w:rsidR="00F20716" w:rsidRPr="00ED2DB3">
              <w:rPr>
                <w:bCs/>
                <w:sz w:val="22"/>
                <w:szCs w:val="22"/>
              </w:rPr>
              <w:t>,</w:t>
            </w:r>
            <w:r w:rsidR="00403305">
              <w:rPr>
                <w:bCs/>
                <w:sz w:val="22"/>
                <w:szCs w:val="22"/>
              </w:rPr>
              <w:t xml:space="preserve"> One Cycle Contract)</w:t>
            </w:r>
            <w:r w:rsidR="00F20716" w:rsidRPr="00ED2DB3">
              <w:rPr>
                <w:bCs/>
                <w:sz w:val="22"/>
                <w:szCs w:val="22"/>
              </w:rPr>
              <w:t xml:space="preserve"> </w:t>
            </w:r>
            <w:r w:rsidR="004D35B1" w:rsidRPr="004D35B1">
              <w:rPr>
                <w:bCs/>
                <w:sz w:val="22"/>
                <w:szCs w:val="22"/>
                <w:highlight w:val="yellow"/>
              </w:rPr>
              <w:t xml:space="preserve"> </w:t>
            </w:r>
          </w:p>
          <w:p w14:paraId="10417FC1" w14:textId="77777777" w:rsidR="006A5C13" w:rsidRPr="00E75A5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  <w:p w14:paraId="3BCED71F" w14:textId="77777777" w:rsidR="006A5C13" w:rsidRPr="00E75A5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091F8918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Supervised a team of 3 engineers</w:t>
            </w:r>
            <w:del w:id="318" w:author="Alex Rosenzweig" w:date="2025-02-28T12:01:00Z">
              <w:r w:rsidRPr="00E75A5F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/</w:t>
            </w:r>
            <w:del w:id="319" w:author="Alex Rosenzweig" w:date="2025-02-28T12:01:00Z">
              <w:r w:rsidRPr="00E75A5F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30 state</w:t>
            </w:r>
            <w:ins w:id="320" w:author="Alex Rosenzweig" w:date="2025-02-28T12:01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321" w:author="Alex Rosenzweig" w:date="2025-02-28T12:01:00Z">
              <w:r w:rsidRPr="00F664FB" w:rsidDel="00092984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E75A5F">
              <w:rPr>
                <w:bCs/>
                <w:sz w:val="22"/>
                <w:szCs w:val="22"/>
              </w:rPr>
              <w:t xml:space="preserve"> located throughout</w:t>
            </w:r>
            <w:del w:id="322" w:author="Alex Rosenzweig" w:date="2025-02-28T10:09:00Z">
              <w:r w:rsidRPr="00E75A5F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E75A5F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323" w:author="Alex Rosenzweig" w:date="2025-02-28T12:01:00Z">
              <w:r w:rsidRPr="00E75A5F">
                <w:rPr>
                  <w:bCs/>
                  <w:sz w:val="22"/>
                  <w:szCs w:val="22"/>
                </w:rPr>
                <w:t>s</w:t>
              </w:r>
            </w:ins>
            <w:r w:rsidRPr="00E75A5F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324" w:author="Alex Rosenzweig" w:date="2025-02-28T12:01:00Z">
              <w:r w:rsidRPr="00E75A5F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/</w:t>
            </w:r>
            <w:del w:id="325" w:author="Alex Rosenzweig" w:date="2025-02-28T12:01:00Z">
              <w:r w:rsidRPr="00E75A5F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E75A5F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E75A5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75A5F">
              <w:rPr>
                <w:bCs/>
                <w:sz w:val="22"/>
                <w:szCs w:val="22"/>
              </w:rPr>
              <w:t>in</w:t>
            </w:r>
            <w:r w:rsidRPr="00E75A5F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E75A5F">
              <w:rPr>
                <w:bCs/>
                <w:sz w:val="22"/>
                <w:szCs w:val="22"/>
              </w:rPr>
              <w:t>acco</w:t>
            </w:r>
            <w:r w:rsidRPr="00E75A5F">
              <w:rPr>
                <w:bCs/>
                <w:sz w:val="22"/>
                <w:szCs w:val="22"/>
              </w:rPr>
              <w:t>r</w:t>
            </w:r>
            <w:r w:rsidRPr="00E75A5F">
              <w:rPr>
                <w:bCs/>
                <w:sz w:val="22"/>
                <w:szCs w:val="22"/>
              </w:rPr>
              <w:t xml:space="preserve">dance with the NJDOT </w:t>
            </w:r>
            <w:r w:rsidRPr="00DF4EAF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326" w:author="Alex Rosenzweig" w:date="2025-02-28T12:02:00Z">
              <w:r w:rsidRPr="00E75A5F">
                <w:rPr>
                  <w:bCs/>
                  <w:sz w:val="22"/>
                  <w:szCs w:val="22"/>
                </w:rPr>
                <w:t>,</w:t>
              </w:r>
            </w:ins>
            <w:r w:rsidRPr="00E75A5F">
              <w:rPr>
                <w:bCs/>
                <w:sz w:val="22"/>
                <w:szCs w:val="22"/>
              </w:rPr>
              <w:t xml:space="preserve"> June 1994</w:t>
            </w:r>
            <w:ins w:id="327" w:author="Alex Rosenzweig" w:date="2025-02-28T12:02:00Z">
              <w:r w:rsidRPr="00E75A5F">
                <w:rPr>
                  <w:bCs/>
                  <w:sz w:val="22"/>
                  <w:szCs w:val="22"/>
                </w:rPr>
                <w:t>,</w:t>
              </w:r>
            </w:ins>
            <w:r w:rsidRPr="00E75A5F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19DB267A" w14:textId="77777777" w:rsidR="006A5C13" w:rsidRPr="00E75A5F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3EDD6D50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7016" w14:textId="77777777" w:rsidR="00F20716" w:rsidRPr="00E75A5F" w:rsidRDefault="006A5C13" w:rsidP="001F39A1">
            <w:pPr>
              <w:spacing w:line="240" w:lineRule="exact"/>
              <w:jc w:val="center"/>
              <w:rPr>
                <w:ins w:id="328" w:author="Margret Thomas" w:date="2025-03-04T11:28:00Z"/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>2019</w:t>
            </w:r>
          </w:p>
          <w:p w14:paraId="29C29B2A" w14:textId="77777777" w:rsidR="00F20716" w:rsidRPr="00E75A5F" w:rsidRDefault="00F20716" w:rsidP="001F39A1">
            <w:pPr>
              <w:spacing w:line="240" w:lineRule="exact"/>
              <w:jc w:val="center"/>
              <w:rPr>
                <w:ins w:id="329" w:author="Margret Thomas" w:date="2025-03-04T11:28:00Z"/>
                <w:bCs/>
                <w:sz w:val="22"/>
                <w:szCs w:val="22"/>
              </w:rPr>
            </w:pPr>
          </w:p>
          <w:p w14:paraId="29C76351" w14:textId="77777777" w:rsidR="00F20716" w:rsidRPr="00E75A5F" w:rsidRDefault="00F20716" w:rsidP="001F39A1">
            <w:pPr>
              <w:spacing w:line="240" w:lineRule="exact"/>
              <w:jc w:val="center"/>
              <w:rPr>
                <w:ins w:id="330" w:author="Margret Thomas" w:date="2025-03-04T11:28:00Z"/>
                <w:bCs/>
                <w:sz w:val="22"/>
                <w:szCs w:val="22"/>
              </w:rPr>
            </w:pPr>
          </w:p>
          <w:p w14:paraId="6139E8B9" w14:textId="77777777" w:rsidR="00F20716" w:rsidRPr="00E75A5F" w:rsidRDefault="00F20716" w:rsidP="001F39A1">
            <w:pPr>
              <w:spacing w:line="240" w:lineRule="exact"/>
              <w:jc w:val="center"/>
              <w:rPr>
                <w:ins w:id="331" w:author="Margret Thomas" w:date="2025-03-04T11:28:00Z"/>
                <w:bCs/>
                <w:sz w:val="22"/>
                <w:szCs w:val="22"/>
              </w:rPr>
            </w:pPr>
          </w:p>
          <w:p w14:paraId="05A1FA4C" w14:textId="77777777" w:rsidR="00F20716" w:rsidRPr="00E75A5F" w:rsidRDefault="00F20716" w:rsidP="001F39A1">
            <w:pPr>
              <w:spacing w:line="240" w:lineRule="exact"/>
              <w:jc w:val="center"/>
              <w:rPr>
                <w:ins w:id="332" w:author="Margret Thomas" w:date="2025-03-04T11:28:00Z"/>
                <w:bCs/>
                <w:sz w:val="22"/>
                <w:szCs w:val="22"/>
              </w:rPr>
            </w:pPr>
          </w:p>
          <w:p w14:paraId="320BD71A" w14:textId="77777777" w:rsidR="00F20716" w:rsidRPr="00E75A5F" w:rsidRDefault="00F20716" w:rsidP="001F39A1">
            <w:pPr>
              <w:spacing w:line="240" w:lineRule="exact"/>
              <w:jc w:val="center"/>
              <w:rPr>
                <w:ins w:id="333" w:author="Margret Thomas" w:date="2025-03-04T11:28:00Z"/>
                <w:bCs/>
                <w:sz w:val="22"/>
                <w:szCs w:val="22"/>
              </w:rPr>
            </w:pPr>
          </w:p>
          <w:p w14:paraId="0B47E1B5" w14:textId="77777777" w:rsidR="00F20716" w:rsidRPr="00E75A5F" w:rsidRDefault="00F20716" w:rsidP="001F39A1">
            <w:pPr>
              <w:spacing w:line="240" w:lineRule="exact"/>
              <w:jc w:val="center"/>
              <w:rPr>
                <w:ins w:id="334" w:author="Margret Thomas" w:date="2025-03-04T11:28:00Z"/>
                <w:bCs/>
                <w:sz w:val="22"/>
                <w:szCs w:val="22"/>
              </w:rPr>
            </w:pPr>
          </w:p>
          <w:p w14:paraId="5FAA8763" w14:textId="77777777" w:rsidR="00F20716" w:rsidRPr="00E75A5F" w:rsidRDefault="00F20716" w:rsidP="001F39A1">
            <w:pPr>
              <w:spacing w:line="240" w:lineRule="exact"/>
              <w:jc w:val="center"/>
              <w:rPr>
                <w:ins w:id="335" w:author="Margret Thomas" w:date="2025-03-04T11:28:00Z"/>
                <w:bCs/>
                <w:sz w:val="22"/>
                <w:szCs w:val="22"/>
              </w:rPr>
            </w:pPr>
          </w:p>
          <w:p w14:paraId="2C18C85E" w14:textId="77777777" w:rsidR="00F20716" w:rsidRPr="00E75A5F" w:rsidRDefault="00F20716" w:rsidP="001F39A1">
            <w:pPr>
              <w:spacing w:line="240" w:lineRule="exact"/>
              <w:jc w:val="center"/>
              <w:rPr>
                <w:ins w:id="336" w:author="Margret Thomas" w:date="2025-03-04T11:28:00Z"/>
                <w:bCs/>
                <w:sz w:val="22"/>
                <w:szCs w:val="22"/>
              </w:rPr>
            </w:pPr>
          </w:p>
          <w:p w14:paraId="4DCB8B19" w14:textId="77777777" w:rsidR="00F20716" w:rsidRPr="00E75A5F" w:rsidRDefault="00F20716" w:rsidP="001F39A1">
            <w:pPr>
              <w:spacing w:line="240" w:lineRule="exact"/>
              <w:jc w:val="center"/>
              <w:rPr>
                <w:ins w:id="337" w:author="Margret Thomas" w:date="2025-03-04T11:28:00Z"/>
                <w:bCs/>
                <w:sz w:val="22"/>
                <w:szCs w:val="22"/>
              </w:rPr>
            </w:pPr>
          </w:p>
          <w:p w14:paraId="14A42CD4" w14:textId="77777777" w:rsidR="00F20716" w:rsidRPr="00E75A5F" w:rsidRDefault="00F20716" w:rsidP="001F39A1">
            <w:pPr>
              <w:spacing w:line="240" w:lineRule="exact"/>
              <w:jc w:val="center"/>
              <w:rPr>
                <w:ins w:id="338" w:author="Margret Thomas" w:date="2025-03-04T11:28:00Z"/>
                <w:bCs/>
                <w:sz w:val="22"/>
                <w:szCs w:val="22"/>
              </w:rPr>
            </w:pPr>
          </w:p>
          <w:p w14:paraId="79588652" w14:textId="77777777" w:rsidR="00F20716" w:rsidRPr="00617FBD" w:rsidRDefault="00F2071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F8AA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7BC8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8252" w14:textId="77777777" w:rsidR="006A5C13" w:rsidRPr="00E75A5F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25 NJ Transit Southern New Jersey Light Rail Bridges (River Line)</w:t>
            </w:r>
            <w:r w:rsidR="00F20716" w:rsidRPr="00617FBD">
              <w:rPr>
                <w:bCs/>
                <w:sz w:val="22"/>
                <w:szCs w:val="22"/>
              </w:rPr>
              <w:t>,</w:t>
            </w:r>
            <w:r w:rsidR="00F20716" w:rsidRPr="00E75A5F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5564" w14:textId="77777777" w:rsidR="00A2266B" w:rsidRPr="00617FBD" w:rsidDel="00F20716" w:rsidRDefault="006A5C13" w:rsidP="001F39A1">
            <w:pPr>
              <w:spacing w:line="240" w:lineRule="exact"/>
              <w:jc w:val="both"/>
              <w:rPr>
                <w:ins w:id="339" w:author="Alex Rosenzweig" w:date="2025-02-28T17:11:00Z"/>
                <w:del w:id="340" w:author="Margret Thomas" w:date="2025-03-04T11:28:00Z"/>
                <w:bCs/>
                <w:sz w:val="22"/>
                <w:szCs w:val="22"/>
              </w:rPr>
            </w:pPr>
            <w:r w:rsidRPr="00E75A5F">
              <w:rPr>
                <w:bCs/>
                <w:sz w:val="22"/>
                <w:szCs w:val="22"/>
              </w:rPr>
              <w:t xml:space="preserve">Team leader performing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structural inspections, FCM inspections, underwater inspections, and fathometer surveys of 25 railroad carry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bridges located along the Southern New Jersey Light Rail Transit </w:t>
            </w:r>
            <w:ins w:id="341" w:author="Alex Rosenzweig" w:date="2025-02-28T11:12:00Z">
              <w:r w:rsidRPr="00F664FB">
                <w:rPr>
                  <w:b/>
                  <w:color w:val="0070C0"/>
                  <w:sz w:val="22"/>
                  <w:szCs w:val="22"/>
                </w:rPr>
                <w:t>(SNJLRT) s</w:t>
              </w:r>
            </w:ins>
            <w:del w:id="342" w:author="Alex Rosenzweig" w:date="2025-02-28T11:12:00Z">
              <w:r w:rsidRPr="00F664FB" w:rsidDel="0052232F">
                <w:rPr>
                  <w:b/>
                  <w:color w:val="0070C0"/>
                  <w:sz w:val="22"/>
                  <w:szCs w:val="22"/>
                </w:rPr>
                <w:delText>S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>ystem’s</w:t>
            </w:r>
            <w:r w:rsidRPr="00617FBD">
              <w:rPr>
                <w:bCs/>
                <w:sz w:val="22"/>
                <w:szCs w:val="22"/>
              </w:rPr>
              <w:t xml:space="preserve"> alignment </w:t>
            </w:r>
            <w:del w:id="343" w:author="Alex Rosenzweig" w:date="2025-02-28T11:12:00Z">
              <w:r w:rsidRPr="00617FBD" w:rsidDel="0052232F">
                <w:rPr>
                  <w:bCs/>
                  <w:sz w:val="22"/>
                  <w:szCs w:val="22"/>
                </w:rPr>
                <w:delText xml:space="preserve">(SNJLRT) </w:delText>
              </w:r>
            </w:del>
            <w:r w:rsidRPr="00617FBD">
              <w:rPr>
                <w:bCs/>
                <w:sz w:val="22"/>
                <w:szCs w:val="22"/>
              </w:rPr>
              <w:t>in accordance with NBIS, FHWA, FRA, and OSHA standards. Worked as a team leader/structural engineer performing visual, physical, and advanced inspections of various bridge superstructures</w:t>
            </w:r>
            <w:ins w:id="344" w:author="Alex Rosenzweig" w:date="2025-02-28T11:16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</w:t>
            </w:r>
            <w:del w:id="345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and </w:delText>
              </w:r>
            </w:del>
            <w:r w:rsidRPr="00617FBD">
              <w:rPr>
                <w:bCs/>
                <w:sz w:val="22"/>
                <w:szCs w:val="22"/>
              </w:rPr>
              <w:t>substructures</w:t>
            </w:r>
            <w:ins w:id="346" w:author="Alex Rosenzweig" w:date="2025-02-28T11:16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and culverts. Inspections included existing and</w:t>
            </w:r>
            <w:del w:id="347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48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or newly constructed</w:t>
            </w:r>
            <w:del w:id="349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50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rehabilitated structures. Responsibilities included organizing and scheduling inspections, performing the inspection</w:t>
            </w:r>
            <w:ins w:id="351" w:author="Alex Rosenzweig" w:date="2025-02-28T11:16:00Z">
              <w:r w:rsidRPr="00617FBD">
                <w:rPr>
                  <w:bCs/>
                  <w:sz w:val="22"/>
                  <w:szCs w:val="22"/>
                </w:rPr>
                <w:t>s</w:t>
              </w:r>
            </w:ins>
            <w:r w:rsidRPr="00617FBD">
              <w:rPr>
                <w:bCs/>
                <w:sz w:val="22"/>
                <w:szCs w:val="22"/>
              </w:rPr>
              <w:t xml:space="preserve">, collecting field data, structural evaluations, preparing inspection reports, structural ratings, preparing </w:t>
            </w:r>
            <w:ins w:id="352" w:author="Alex Rosenzweig" w:date="2025-02-28T11:16:00Z">
              <w:r w:rsidRPr="00617FBD">
                <w:rPr>
                  <w:bCs/>
                  <w:sz w:val="22"/>
                  <w:szCs w:val="22"/>
                </w:rPr>
                <w:t xml:space="preserve">the </w:t>
              </w:r>
            </w:ins>
            <w:r w:rsidRPr="00617FBD">
              <w:rPr>
                <w:bCs/>
                <w:sz w:val="22"/>
                <w:szCs w:val="22"/>
              </w:rPr>
              <w:t xml:space="preserve">MW-203 Form, </w:t>
            </w:r>
            <w:ins w:id="353" w:author="Alex Rosenzweig" w:date="2025-02-28T11:16:00Z">
              <w:r w:rsidRPr="00617FBD">
                <w:rPr>
                  <w:bCs/>
                  <w:sz w:val="22"/>
                  <w:szCs w:val="22"/>
                </w:rPr>
                <w:t xml:space="preserve">and </w:t>
              </w:r>
            </w:ins>
            <w:r w:rsidRPr="00617FBD">
              <w:rPr>
                <w:bCs/>
                <w:sz w:val="22"/>
                <w:szCs w:val="22"/>
              </w:rPr>
              <w:t>emergency</w:t>
            </w:r>
            <w:del w:id="354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55" w:author="Alex Rosenzweig" w:date="2025-02-28T11:16:00Z">
              <w:r w:rsidRPr="00617FBD" w:rsidDel="0052232F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priority repair recommendations as needed, including CAD drawings, quantities, and cost estimates.</w:t>
            </w:r>
          </w:p>
          <w:p w14:paraId="24828963" w14:textId="77777777" w:rsidR="006A5C13" w:rsidRPr="00617FBD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5918D955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14:paraId="4FB76171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2019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4921FB8D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37BC1F59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470B6BFA" w14:textId="77777777" w:rsidR="006A5C13" w:rsidRPr="00617FBD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86 Monmouth County</w:t>
            </w:r>
            <w:ins w:id="356" w:author="Alex Rosenzweig" w:date="2025-02-28T12:02:00Z">
              <w:r w:rsidRPr="00617FBD">
                <w:rPr>
                  <w:bCs/>
                  <w:sz w:val="22"/>
                  <w:szCs w:val="22"/>
                </w:rPr>
                <w:t>-</w:t>
              </w:r>
            </w:ins>
            <w:del w:id="357" w:author="Alex Rosenzweig" w:date="2025-02-28T12:02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 xml:space="preserve">Owned 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</w:t>
            </w:r>
            <w:r w:rsidR="00F20716" w:rsidRPr="00617FBD">
              <w:rPr>
                <w:bCs/>
                <w:sz w:val="22"/>
                <w:szCs w:val="22"/>
              </w:rPr>
              <w:t>(</w:t>
            </w:r>
            <w:r w:rsidRPr="00617FBD">
              <w:rPr>
                <w:bCs/>
                <w:sz w:val="22"/>
                <w:szCs w:val="22"/>
              </w:rPr>
              <w:t>Group 13G9, 1</w:t>
            </w:r>
            <w:r w:rsidRPr="00617FBD">
              <w:rPr>
                <w:bCs/>
                <w:sz w:val="22"/>
                <w:szCs w:val="22"/>
                <w:vertAlign w:val="superscript"/>
              </w:rPr>
              <w:t>st</w:t>
            </w:r>
            <w:r w:rsidRPr="00617FBD">
              <w:rPr>
                <w:bCs/>
                <w:sz w:val="22"/>
                <w:szCs w:val="22"/>
              </w:rPr>
              <w:t xml:space="preserve"> Cycle</w:t>
            </w:r>
            <w:r w:rsidR="00F20716" w:rsidRPr="00617FBD">
              <w:rPr>
                <w:bCs/>
                <w:sz w:val="22"/>
                <w:szCs w:val="22"/>
              </w:rPr>
              <w:t>)</w:t>
            </w:r>
            <w:r w:rsidR="004D35B1">
              <w:rPr>
                <w:bCs/>
                <w:sz w:val="22"/>
                <w:szCs w:val="22"/>
              </w:rPr>
              <w:t xml:space="preserve"> </w:t>
            </w:r>
          </w:p>
          <w:p w14:paraId="1C3A3D13" w14:textId="77777777" w:rsidR="006A5C13" w:rsidRPr="00617FBD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14:paraId="0145C0EC" w14:textId="77777777" w:rsidR="00A2266B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Supervised a team of 3 engineers</w:t>
            </w:r>
            <w:del w:id="358" w:author="Alex Rosenzweig" w:date="2025-02-28T12:02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59" w:author="Alex Rosenzweig" w:date="2025-02-28T12:02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21 county</w:t>
            </w:r>
            <w:ins w:id="360" w:author="Alex Rosenzweig" w:date="2025-02-28T12:02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361" w:author="Alex Rosenzweig" w:date="2025-02-28T12:02:00Z">
              <w:r w:rsidRPr="00F664FB" w:rsidDel="00092984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617FBD">
              <w:rPr>
                <w:bCs/>
                <w:sz w:val="22"/>
                <w:szCs w:val="22"/>
              </w:rPr>
              <w:t xml:space="preserve"> located throughout</w:t>
            </w:r>
            <w:del w:id="362" w:author="Alex Rosenzweig" w:date="2025-02-28T10:10:00Z">
              <w:r w:rsidRPr="00617FBD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617FBD">
              <w:rPr>
                <w:bCs/>
                <w:sz w:val="22"/>
                <w:szCs w:val="22"/>
              </w:rPr>
              <w:t xml:space="preserve"> Monmouth County, New Jersey in accordance with NBIS, FHWA, NJDOT, and OSHA standards. Responsibilities included organizing and scheduling inspections, performing the inspection</w:t>
            </w:r>
            <w:ins w:id="363" w:author="Alex Rosenzweig" w:date="2025-02-28T12:03:00Z">
              <w:r w:rsidRPr="00617FBD">
                <w:rPr>
                  <w:bCs/>
                  <w:sz w:val="22"/>
                  <w:szCs w:val="22"/>
                </w:rPr>
                <w:t>s</w:t>
              </w:r>
            </w:ins>
            <w:r w:rsidRPr="00617FBD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364" w:author="Alex Rosenzweig" w:date="2025-02-28T12:03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65" w:author="Alex Rosenzweig" w:date="2025-02-28T12:03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617FB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17FBD">
              <w:rPr>
                <w:bCs/>
                <w:sz w:val="22"/>
                <w:szCs w:val="22"/>
              </w:rPr>
              <w:t>in</w:t>
            </w:r>
            <w:r w:rsidRPr="00617FB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617FBD">
              <w:rPr>
                <w:bCs/>
                <w:sz w:val="22"/>
                <w:szCs w:val="22"/>
              </w:rPr>
              <w:t>acco</w:t>
            </w:r>
            <w:r w:rsidRPr="00617FBD">
              <w:rPr>
                <w:bCs/>
                <w:sz w:val="22"/>
                <w:szCs w:val="22"/>
              </w:rPr>
              <w:t>r</w:t>
            </w:r>
            <w:r w:rsidRPr="00617FBD">
              <w:rPr>
                <w:bCs/>
                <w:sz w:val="22"/>
                <w:szCs w:val="22"/>
              </w:rPr>
              <w:t xml:space="preserve">dance with the NJDOT </w:t>
            </w:r>
            <w:r w:rsidRPr="00617FBD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366" w:author="Alex Rosenzweig" w:date="2025-02-28T12:03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June 1994</w:t>
            </w:r>
            <w:ins w:id="367" w:author="Alex Rosenzweig" w:date="2025-02-28T12:03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6C06C7FE" w14:textId="77777777" w:rsidR="007C1CB6" w:rsidRPr="00617FBD" w:rsidDel="00F20716" w:rsidRDefault="007C1CB6" w:rsidP="001F39A1">
            <w:pPr>
              <w:spacing w:line="240" w:lineRule="exact"/>
              <w:jc w:val="both"/>
              <w:rPr>
                <w:del w:id="368" w:author="Margret Thomas" w:date="2025-03-04T11:29:00Z"/>
                <w:bCs/>
                <w:sz w:val="22"/>
                <w:szCs w:val="22"/>
              </w:rPr>
            </w:pPr>
          </w:p>
          <w:p w14:paraId="5B334632" w14:textId="77777777" w:rsidR="006A5C13" w:rsidRPr="00617FBD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5405D89F" w14:textId="77777777" w:rsidTr="001F39A1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295684AC" w14:textId="77777777" w:rsidR="006A5C13" w:rsidRDefault="006A5C13" w:rsidP="001F39A1">
            <w:pPr>
              <w:spacing w:line="240" w:lineRule="exact"/>
              <w:jc w:val="center"/>
              <w:rPr>
                <w:ins w:id="369" w:author="Margret Thomas" w:date="2025-03-04T11:46:00Z"/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2018</w:t>
            </w:r>
          </w:p>
          <w:p w14:paraId="772C7872" w14:textId="77777777" w:rsidR="00F376F0" w:rsidRDefault="00F376F0" w:rsidP="001F39A1">
            <w:pPr>
              <w:spacing w:line="240" w:lineRule="exact"/>
              <w:jc w:val="center"/>
              <w:rPr>
                <w:ins w:id="370" w:author="Margret Thomas" w:date="2025-03-04T11:46:00Z"/>
                <w:bCs/>
                <w:sz w:val="22"/>
                <w:szCs w:val="22"/>
              </w:rPr>
            </w:pPr>
          </w:p>
          <w:p w14:paraId="0015B5F0" w14:textId="77777777" w:rsidR="00F376F0" w:rsidRDefault="00F376F0" w:rsidP="001F39A1">
            <w:pPr>
              <w:spacing w:line="240" w:lineRule="exact"/>
              <w:jc w:val="center"/>
              <w:rPr>
                <w:ins w:id="371" w:author="Margret Thomas" w:date="2025-03-04T11:46:00Z"/>
                <w:bCs/>
                <w:sz w:val="22"/>
                <w:szCs w:val="22"/>
              </w:rPr>
            </w:pPr>
          </w:p>
          <w:p w14:paraId="5BF169DD" w14:textId="77777777" w:rsidR="00F376F0" w:rsidRDefault="00F376F0" w:rsidP="001F39A1">
            <w:pPr>
              <w:spacing w:line="240" w:lineRule="exact"/>
              <w:jc w:val="center"/>
              <w:rPr>
                <w:ins w:id="372" w:author="Margret Thomas" w:date="2025-03-04T11:46:00Z"/>
                <w:bCs/>
                <w:sz w:val="22"/>
                <w:szCs w:val="22"/>
              </w:rPr>
            </w:pPr>
          </w:p>
          <w:p w14:paraId="57772D89" w14:textId="77777777" w:rsidR="00F376F0" w:rsidRDefault="00F376F0" w:rsidP="001F39A1">
            <w:pPr>
              <w:spacing w:line="240" w:lineRule="exact"/>
              <w:jc w:val="center"/>
              <w:rPr>
                <w:ins w:id="373" w:author="Margret Thomas" w:date="2025-03-04T11:46:00Z"/>
                <w:bCs/>
                <w:sz w:val="22"/>
                <w:szCs w:val="22"/>
              </w:rPr>
            </w:pPr>
          </w:p>
          <w:p w14:paraId="121AB79D" w14:textId="77777777" w:rsidR="00F376F0" w:rsidRDefault="00F376F0" w:rsidP="001F39A1">
            <w:pPr>
              <w:spacing w:line="240" w:lineRule="exact"/>
              <w:jc w:val="center"/>
              <w:rPr>
                <w:ins w:id="374" w:author="Margret Thomas" w:date="2025-03-04T11:46:00Z"/>
                <w:bCs/>
                <w:sz w:val="22"/>
                <w:szCs w:val="22"/>
              </w:rPr>
            </w:pPr>
          </w:p>
          <w:p w14:paraId="2602C985" w14:textId="77777777" w:rsidR="00F376F0" w:rsidRDefault="00F376F0" w:rsidP="001F39A1">
            <w:pPr>
              <w:spacing w:line="240" w:lineRule="exact"/>
              <w:jc w:val="center"/>
              <w:rPr>
                <w:ins w:id="375" w:author="Margret Thomas" w:date="2025-03-04T11:46:00Z"/>
                <w:bCs/>
                <w:sz w:val="22"/>
                <w:szCs w:val="22"/>
              </w:rPr>
            </w:pPr>
          </w:p>
          <w:p w14:paraId="53F9B1BB" w14:textId="77777777" w:rsidR="00F376F0" w:rsidRPr="00617FBD" w:rsidRDefault="00F376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2D24388A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6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199C54C" w14:textId="77777777"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6332D32B" w14:textId="77777777" w:rsidR="006A5C13" w:rsidRPr="00617FBD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  <w:r w:rsidRPr="00617FBD">
              <w:rPr>
                <w:bCs/>
                <w:sz w:val="22"/>
                <w:szCs w:val="22"/>
              </w:rPr>
              <w:t>37 State</w:t>
            </w:r>
            <w:r w:rsidR="00FA0712">
              <w:rPr>
                <w:bCs/>
                <w:sz w:val="22"/>
                <w:szCs w:val="22"/>
              </w:rPr>
              <w:t xml:space="preserve"> Owned</w:t>
            </w:r>
            <w:r w:rsidRPr="00617FBD">
              <w:rPr>
                <w:bCs/>
                <w:sz w:val="22"/>
                <w:szCs w:val="22"/>
              </w:rPr>
              <w:t xml:space="preserve"> In-House 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(</w:t>
            </w:r>
            <w:r w:rsidRPr="00617FBD">
              <w:rPr>
                <w:bCs/>
                <w:sz w:val="22"/>
                <w:szCs w:val="22"/>
              </w:rPr>
              <w:t>Group SE18</w:t>
            </w:r>
            <w:r w:rsidR="007E057B" w:rsidRPr="00617FBD">
              <w:rPr>
                <w:bCs/>
                <w:sz w:val="22"/>
                <w:szCs w:val="22"/>
              </w:rPr>
              <w:t>,</w:t>
            </w:r>
            <w:r w:rsidR="00403305">
              <w:rPr>
                <w:bCs/>
                <w:sz w:val="22"/>
                <w:szCs w:val="22"/>
              </w:rPr>
              <w:t xml:space="preserve"> One Cycle Contract)</w:t>
            </w:r>
            <w:r w:rsidR="007E057B" w:rsidRPr="00617FBD">
              <w:rPr>
                <w:bCs/>
                <w:sz w:val="22"/>
                <w:szCs w:val="22"/>
              </w:rPr>
              <w:t xml:space="preserve"> </w:t>
            </w:r>
            <w:r w:rsidR="004D35B1" w:rsidRPr="004D35B1">
              <w:rPr>
                <w:bCs/>
                <w:sz w:val="22"/>
                <w:szCs w:val="22"/>
                <w:highlight w:val="yellow"/>
              </w:rPr>
              <w:t xml:space="preserve"> </w:t>
            </w: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2FDBFB4E" w14:textId="77777777" w:rsidR="006A5C13" w:rsidRDefault="006A5C13" w:rsidP="005E04FF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Supervised a team of 3 engineers</w:t>
            </w:r>
            <w:del w:id="376" w:author="Alex Rosenzweig" w:date="2025-02-28T12:04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77" w:author="Alex Rosenzweig" w:date="2025-02-28T12:04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37 state</w:t>
            </w:r>
            <w:ins w:id="378" w:author="Alex Rosenzweig" w:date="2025-02-28T12:04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379" w:author="Alex Rosenzweig" w:date="2025-02-28T12:04:00Z">
              <w:r w:rsidRPr="00F664FB" w:rsidDel="00092984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617FBD">
              <w:rPr>
                <w:bCs/>
                <w:sz w:val="22"/>
                <w:szCs w:val="22"/>
              </w:rPr>
              <w:t xml:space="preserve"> located throughout</w:t>
            </w:r>
            <w:del w:id="380" w:author="Alex Rosenzweig" w:date="2025-02-28T10:10:00Z">
              <w:r w:rsidRPr="00617FBD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617FBD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381" w:author="Alex Rosenzweig" w:date="2025-02-28T12:04:00Z">
              <w:r w:rsidRPr="00617FBD">
                <w:rPr>
                  <w:bCs/>
                  <w:sz w:val="22"/>
                  <w:szCs w:val="22"/>
                </w:rPr>
                <w:t>s</w:t>
              </w:r>
            </w:ins>
            <w:r w:rsidRPr="00617FBD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382" w:author="Alex Rosenzweig" w:date="2025-02-28T12:04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383" w:author="Alex Rosenzweig" w:date="2025-02-28T12:04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617FB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17FBD">
              <w:rPr>
                <w:bCs/>
                <w:sz w:val="22"/>
                <w:szCs w:val="22"/>
              </w:rPr>
              <w:t>in</w:t>
            </w:r>
            <w:r w:rsidRPr="00617FB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617FBD">
              <w:rPr>
                <w:bCs/>
                <w:sz w:val="22"/>
                <w:szCs w:val="22"/>
              </w:rPr>
              <w:t>acco</w:t>
            </w:r>
            <w:r w:rsidRPr="00617FBD">
              <w:rPr>
                <w:bCs/>
                <w:sz w:val="22"/>
                <w:szCs w:val="22"/>
              </w:rPr>
              <w:t>r</w:t>
            </w:r>
            <w:r w:rsidRPr="00617FBD">
              <w:rPr>
                <w:bCs/>
                <w:sz w:val="22"/>
                <w:szCs w:val="22"/>
              </w:rPr>
              <w:t xml:space="preserve">dance with the NJDOT </w:t>
            </w:r>
            <w:r w:rsidRPr="00617FBD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384" w:author="Alex Rosenzweig" w:date="2025-02-28T12:04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June 1994</w:t>
            </w:r>
            <w:ins w:id="385" w:author="Alex Rosenzweig" w:date="2025-02-28T12:04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25449B48" w14:textId="77777777" w:rsidR="007C1CB6" w:rsidRPr="00617FBD" w:rsidRDefault="007C1CB6" w:rsidP="005E04FF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614460FE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F541FD4" w14:textId="77777777" w:rsidR="00581DEC" w:rsidRPr="00617FBD" w:rsidRDefault="006A5C13" w:rsidP="001F39A1">
            <w:pPr>
              <w:spacing w:line="240" w:lineRule="exact"/>
              <w:jc w:val="center"/>
              <w:rPr>
                <w:ins w:id="386" w:author="Margret Thomas" w:date="2025-03-04T11:36:00Z"/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2018</w:t>
            </w:r>
          </w:p>
          <w:p w14:paraId="59560093" w14:textId="77777777" w:rsidR="00D86EF0" w:rsidRPr="00617FBD" w:rsidRDefault="00D86EF0" w:rsidP="001F39A1">
            <w:pPr>
              <w:spacing w:line="240" w:lineRule="exact"/>
              <w:jc w:val="center"/>
              <w:rPr>
                <w:ins w:id="387" w:author="Margret Thomas" w:date="2025-03-04T11:36:00Z"/>
                <w:bCs/>
                <w:sz w:val="22"/>
                <w:szCs w:val="22"/>
              </w:rPr>
            </w:pPr>
          </w:p>
          <w:p w14:paraId="5360EB48" w14:textId="77777777" w:rsidR="00D86EF0" w:rsidRPr="00617FBD" w:rsidRDefault="00D86EF0" w:rsidP="001F39A1">
            <w:pPr>
              <w:spacing w:line="240" w:lineRule="exact"/>
              <w:jc w:val="center"/>
              <w:rPr>
                <w:ins w:id="388" w:author="Margret Thomas" w:date="2025-03-04T11:36:00Z"/>
                <w:bCs/>
                <w:sz w:val="22"/>
                <w:szCs w:val="22"/>
              </w:rPr>
            </w:pPr>
          </w:p>
          <w:p w14:paraId="482F07DE" w14:textId="77777777" w:rsidR="00D86EF0" w:rsidRPr="00617FBD" w:rsidRDefault="00D86EF0" w:rsidP="001F39A1">
            <w:pPr>
              <w:spacing w:line="240" w:lineRule="exact"/>
              <w:jc w:val="center"/>
              <w:rPr>
                <w:ins w:id="389" w:author="Margret Thomas" w:date="2025-03-04T11:36:00Z"/>
                <w:bCs/>
                <w:sz w:val="22"/>
                <w:szCs w:val="22"/>
              </w:rPr>
            </w:pPr>
          </w:p>
          <w:p w14:paraId="4F4D99E7" w14:textId="77777777" w:rsidR="00D86EF0" w:rsidRPr="00B64624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F160CFB" w14:textId="77777777" w:rsidR="006A5C13" w:rsidRPr="00B64624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64624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3BFCDFC3" w14:textId="77777777" w:rsidR="006A5C13" w:rsidRPr="00B64624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64624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6F2108F0" w14:textId="77777777" w:rsidR="006A5C13" w:rsidRPr="00B64624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B64624">
              <w:rPr>
                <w:bCs/>
                <w:sz w:val="22"/>
                <w:szCs w:val="22"/>
              </w:rPr>
              <w:t xml:space="preserve">22 Gloucester County-Owned Bridges, </w:t>
            </w:r>
            <w:r w:rsidR="007E057B" w:rsidRPr="00B64624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</w:t>
            </w:r>
            <w:r w:rsidR="007E057B" w:rsidRPr="00B64624">
              <w:rPr>
                <w:bCs/>
                <w:sz w:val="22"/>
                <w:szCs w:val="22"/>
              </w:rPr>
              <w:t>(</w:t>
            </w:r>
            <w:r w:rsidRPr="00B64624">
              <w:rPr>
                <w:bCs/>
                <w:sz w:val="22"/>
                <w:szCs w:val="22"/>
              </w:rPr>
              <w:t>Group 08D8, 1</w:t>
            </w:r>
            <w:r w:rsidRPr="00B64624">
              <w:rPr>
                <w:bCs/>
                <w:sz w:val="22"/>
                <w:szCs w:val="22"/>
                <w:vertAlign w:val="superscript"/>
              </w:rPr>
              <w:t>st</w:t>
            </w:r>
            <w:r w:rsidRPr="00B64624">
              <w:rPr>
                <w:bCs/>
                <w:sz w:val="22"/>
                <w:szCs w:val="22"/>
              </w:rPr>
              <w:t xml:space="preserve"> Cycle</w:t>
            </w:r>
            <w:r w:rsidR="007E057B" w:rsidRPr="00B64624">
              <w:rPr>
                <w:bCs/>
                <w:sz w:val="22"/>
                <w:szCs w:val="22"/>
              </w:rPr>
              <w:t>)</w:t>
            </w:r>
            <w:r w:rsidR="004D35B1">
              <w:rPr>
                <w:bCs/>
                <w:sz w:val="22"/>
                <w:szCs w:val="22"/>
              </w:rPr>
              <w:t xml:space="preserve"> </w:t>
            </w:r>
          </w:p>
          <w:p w14:paraId="6160DBDE" w14:textId="77777777" w:rsidR="006A5C13" w:rsidRPr="00B64624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  <w:bottom w:val="single" w:sz="4" w:space="0" w:color="auto"/>
            </w:tcBorders>
          </w:tcPr>
          <w:p w14:paraId="5BDFB714" w14:textId="77777777" w:rsidR="007C1CB6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B64624">
              <w:rPr>
                <w:bCs/>
                <w:sz w:val="22"/>
                <w:szCs w:val="22"/>
              </w:rPr>
              <w:t>Supervised a team of 3 engineers</w:t>
            </w:r>
            <w:del w:id="390" w:author="Alex Rosenzweig" w:date="2025-02-28T12:05:00Z">
              <w:r w:rsidRPr="00B64624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64624">
              <w:rPr>
                <w:bCs/>
                <w:sz w:val="22"/>
                <w:szCs w:val="22"/>
              </w:rPr>
              <w:t>/</w:t>
            </w:r>
            <w:del w:id="391" w:author="Alex Rosenzweig" w:date="2025-02-28T12:05:00Z">
              <w:r w:rsidRPr="00B64624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64624">
              <w:rPr>
                <w:bCs/>
                <w:sz w:val="22"/>
                <w:szCs w:val="22"/>
              </w:rPr>
              <w:t>divers</w:t>
            </w:r>
            <w:r w:rsidRPr="00B64624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9 county</w:t>
            </w:r>
            <w:ins w:id="392" w:author="Alex Rosenzweig" w:date="2025-02-28T12:05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393" w:author="Alex Rosenzweig" w:date="2025-02-28T12:05:00Z">
              <w:r w:rsidRPr="00F664FB" w:rsidDel="00092984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B64624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B64624">
              <w:rPr>
                <w:bCs/>
                <w:sz w:val="22"/>
                <w:szCs w:val="22"/>
              </w:rPr>
              <w:t>located throughout</w:t>
            </w:r>
            <w:del w:id="394" w:author="Alex Rosenzweig" w:date="2025-02-28T10:10:00Z">
              <w:r w:rsidRPr="00B64624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B64624">
              <w:rPr>
                <w:bCs/>
                <w:sz w:val="22"/>
                <w:szCs w:val="22"/>
              </w:rPr>
              <w:t xml:space="preserve"> Gloucester County, New Jersey in accordance with NBIS, FHWA, NJDOT, and OSHA standards. Responsibilities included organizing and scheduling inspections, performing the inspection</w:t>
            </w:r>
            <w:ins w:id="395" w:author="Alex Rosenzweig" w:date="2025-02-28T12:05:00Z">
              <w:r w:rsidRPr="00B64624">
                <w:rPr>
                  <w:bCs/>
                  <w:sz w:val="22"/>
                  <w:szCs w:val="22"/>
                </w:rPr>
                <w:t>s</w:t>
              </w:r>
            </w:ins>
            <w:r w:rsidRPr="00B64624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396" w:author="Alex Rosenzweig" w:date="2025-02-28T12:05:00Z">
              <w:r w:rsidRPr="00B64624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64624">
              <w:rPr>
                <w:bCs/>
                <w:sz w:val="22"/>
                <w:szCs w:val="22"/>
              </w:rPr>
              <w:t>/</w:t>
            </w:r>
            <w:del w:id="397" w:author="Alex Rosenzweig" w:date="2025-02-28T12:05:00Z">
              <w:r w:rsidRPr="00B64624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B64624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B6462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B64624">
              <w:rPr>
                <w:bCs/>
                <w:sz w:val="22"/>
                <w:szCs w:val="22"/>
              </w:rPr>
              <w:t>in</w:t>
            </w:r>
            <w:r w:rsidRPr="00B64624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B64624">
              <w:rPr>
                <w:bCs/>
                <w:sz w:val="22"/>
                <w:szCs w:val="22"/>
              </w:rPr>
              <w:t>acco</w:t>
            </w:r>
            <w:r w:rsidRPr="00B64624">
              <w:rPr>
                <w:bCs/>
                <w:sz w:val="22"/>
                <w:szCs w:val="22"/>
              </w:rPr>
              <w:t>r</w:t>
            </w:r>
            <w:r w:rsidRPr="00B64624">
              <w:rPr>
                <w:bCs/>
                <w:sz w:val="22"/>
                <w:szCs w:val="22"/>
              </w:rPr>
              <w:t xml:space="preserve">dance with the NJDOT </w:t>
            </w:r>
            <w:r w:rsidRPr="00B64624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398" w:author="Alex Rosenzweig" w:date="2025-02-28T12:05:00Z">
              <w:r w:rsidRPr="00901BF6">
                <w:rPr>
                  <w:bCs/>
                  <w:sz w:val="22"/>
                  <w:szCs w:val="22"/>
                </w:rPr>
                <w:t>,</w:t>
              </w:r>
            </w:ins>
            <w:r w:rsidRPr="00901BF6">
              <w:rPr>
                <w:bCs/>
                <w:sz w:val="22"/>
                <w:szCs w:val="22"/>
              </w:rPr>
              <w:t xml:space="preserve"> June 1994</w:t>
            </w:r>
            <w:ins w:id="399" w:author="Alex Rosenzweig" w:date="2025-02-28T12:05:00Z">
              <w:r w:rsidRPr="00901BF6">
                <w:rPr>
                  <w:bCs/>
                  <w:sz w:val="22"/>
                  <w:szCs w:val="22"/>
                </w:rPr>
                <w:t>,</w:t>
              </w:r>
            </w:ins>
            <w:r w:rsidRPr="00901BF6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307F5588" w14:textId="77777777" w:rsidR="007C1CB6" w:rsidRPr="00901BF6" w:rsidDel="007E057B" w:rsidRDefault="007C1CB6" w:rsidP="001F39A1">
            <w:pPr>
              <w:spacing w:line="240" w:lineRule="exact"/>
              <w:jc w:val="both"/>
              <w:rPr>
                <w:del w:id="400" w:author="Margret Thomas" w:date="2025-03-04T11:32:00Z"/>
                <w:bCs/>
                <w:sz w:val="22"/>
                <w:szCs w:val="22"/>
              </w:rPr>
            </w:pPr>
          </w:p>
          <w:p w14:paraId="2000FF07" w14:textId="77777777" w:rsidR="006A5C13" w:rsidRPr="00901BF6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438A0607" w14:textId="77777777" w:rsidTr="001F39A1">
        <w:trPr>
          <w:trHeight w:val="20"/>
        </w:trPr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1749EBFC" w14:textId="77777777" w:rsidR="006A5C13" w:rsidRPr="0021282E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21282E">
              <w:rPr>
                <w:bCs/>
                <w:sz w:val="22"/>
                <w:szCs w:val="22"/>
              </w:rPr>
              <w:t>2018</w:t>
            </w:r>
            <w:r w:rsidR="00A2266B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09EED1C1" w14:textId="77777777" w:rsidR="006A5C13" w:rsidRPr="0021282E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21282E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29F19D3A" w14:textId="77777777" w:rsidR="006A5C13" w:rsidRPr="0021282E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21282E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nil"/>
              <w:bottom w:val="single" w:sz="4" w:space="0" w:color="auto"/>
            </w:tcBorders>
          </w:tcPr>
          <w:p w14:paraId="352971D1" w14:textId="77777777" w:rsidR="006A5C13" w:rsidRPr="006255A5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  <w:r w:rsidRPr="0021282E">
              <w:rPr>
                <w:bCs/>
                <w:sz w:val="22"/>
                <w:szCs w:val="22"/>
              </w:rPr>
              <w:t>BIN 5523069</w:t>
            </w:r>
            <w:r w:rsidRPr="006255A5">
              <w:rPr>
                <w:b/>
                <w:sz w:val="22"/>
                <w:szCs w:val="22"/>
              </w:rPr>
              <w:t xml:space="preserve"> Outerbridge Crossing over Arthur Kill Perth</w:t>
            </w:r>
            <w:r w:rsidRPr="006255A5">
              <w:rPr>
                <w:bCs/>
                <w:sz w:val="22"/>
                <w:szCs w:val="22"/>
              </w:rPr>
              <w:t xml:space="preserve"> Amboy NJ - Staten Island NY</w:t>
            </w:r>
            <w:r w:rsidR="00D86EF0" w:rsidRPr="006255A5">
              <w:rPr>
                <w:bCs/>
                <w:sz w:val="22"/>
                <w:szCs w:val="22"/>
              </w:rPr>
              <w:t>,</w:t>
            </w:r>
            <w:r w:rsidRPr="006255A5">
              <w:rPr>
                <w:b/>
                <w:sz w:val="22"/>
                <w:szCs w:val="22"/>
              </w:rPr>
              <w:t xml:space="preserve"> PANYNJ</w:t>
            </w:r>
            <w:r w:rsidR="00D86EF0" w:rsidRPr="006255A5">
              <w:rPr>
                <w:b/>
                <w:sz w:val="22"/>
                <w:szCs w:val="22"/>
              </w:rPr>
              <w:t xml:space="preserve"> and</w:t>
            </w:r>
            <w:r w:rsidRPr="006255A5">
              <w:rPr>
                <w:b/>
                <w:sz w:val="22"/>
                <w:szCs w:val="22"/>
              </w:rPr>
              <w:t xml:space="preserve"> NYSDOT</w:t>
            </w:r>
          </w:p>
          <w:p w14:paraId="12003E2A" w14:textId="77777777" w:rsidR="006A5C13" w:rsidRPr="006255A5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nil"/>
              <w:bottom w:val="single" w:sz="4" w:space="0" w:color="auto"/>
            </w:tcBorders>
          </w:tcPr>
          <w:p w14:paraId="2E5D7F91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6255A5">
              <w:rPr>
                <w:bCs/>
                <w:sz w:val="22"/>
                <w:szCs w:val="22"/>
              </w:rPr>
              <w:t>Supervised a team of 3 engineers</w:t>
            </w:r>
            <w:del w:id="401" w:author="Alex Rosenzweig" w:date="2025-02-28T12:06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>/</w:t>
            </w:r>
            <w:del w:id="402" w:author="Alex Rosenzweig" w:date="2025-02-28T12:06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>divers</w:t>
            </w:r>
            <w:r w:rsidRPr="006255A5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Outerbridge Crossing</w:t>
            </w:r>
            <w:r w:rsidRPr="006255A5">
              <w:rPr>
                <w:bCs/>
                <w:sz w:val="22"/>
                <w:szCs w:val="22"/>
              </w:rPr>
              <w:t xml:space="preserve"> in accordance with NBIS, FHWA, NYSDOT, and OSHA standards. Responsibilities included organizing and scheduling inspections, performing the inspection</w:t>
            </w:r>
            <w:ins w:id="403" w:author="Alex Rosenzweig" w:date="2025-02-28T12:06:00Z">
              <w:r w:rsidRPr="006255A5">
                <w:rPr>
                  <w:bCs/>
                  <w:sz w:val="22"/>
                  <w:szCs w:val="22"/>
                </w:rPr>
                <w:t>s</w:t>
              </w:r>
            </w:ins>
            <w:r w:rsidRPr="006255A5">
              <w:rPr>
                <w:bCs/>
                <w:sz w:val="22"/>
                <w:szCs w:val="22"/>
              </w:rPr>
              <w:t>, collecting field data, NDT of structural elements, structural evaluations, preparing inspection reports, preparing emergency</w:t>
            </w:r>
            <w:del w:id="404" w:author="Alex Rosenzweig" w:date="2025-02-28T12:06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>/ priority repair recommendations as needed, including CAD drawings, quantities, and costs, and overall structural condition ratings</w:t>
            </w:r>
            <w:r w:rsidRPr="006255A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255A5">
              <w:rPr>
                <w:bCs/>
                <w:sz w:val="22"/>
                <w:szCs w:val="22"/>
              </w:rPr>
              <w:t>in</w:t>
            </w:r>
            <w:r w:rsidRPr="006255A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6255A5">
              <w:rPr>
                <w:bCs/>
                <w:sz w:val="22"/>
                <w:szCs w:val="22"/>
              </w:rPr>
              <w:t>acco</w:t>
            </w:r>
            <w:r w:rsidRPr="006255A5">
              <w:rPr>
                <w:bCs/>
                <w:sz w:val="22"/>
                <w:szCs w:val="22"/>
              </w:rPr>
              <w:t>r</w:t>
            </w:r>
            <w:r w:rsidRPr="006255A5">
              <w:rPr>
                <w:bCs/>
                <w:sz w:val="22"/>
                <w:szCs w:val="22"/>
              </w:rPr>
              <w:t xml:space="preserve">dance with the NYSDOT </w:t>
            </w:r>
            <w:r w:rsidRPr="006255A5">
              <w:rPr>
                <w:bCs/>
                <w:i/>
                <w:iCs/>
                <w:sz w:val="22"/>
                <w:szCs w:val="22"/>
              </w:rPr>
              <w:t>Bridge Inspection Manual</w:t>
            </w:r>
            <w:r w:rsidRPr="006255A5">
              <w:rPr>
                <w:bCs/>
                <w:sz w:val="22"/>
                <w:szCs w:val="22"/>
              </w:rPr>
              <w:t xml:space="preserve"> 2017, Appendix F</w:t>
            </w:r>
            <w:ins w:id="405" w:author="Alex Rosenzweig" w:date="2025-02-28T12:07:00Z">
              <w:r w:rsidRPr="006255A5">
                <w:rPr>
                  <w:bCs/>
                  <w:sz w:val="22"/>
                  <w:szCs w:val="22"/>
                </w:rPr>
                <w:t>;</w:t>
              </w:r>
            </w:ins>
            <w:r w:rsidRPr="006255A5">
              <w:rPr>
                <w:bCs/>
                <w:sz w:val="22"/>
                <w:szCs w:val="22"/>
              </w:rPr>
              <w:t xml:space="preserve"> </w:t>
            </w:r>
            <w:r w:rsidRPr="006255A5">
              <w:rPr>
                <w:bCs/>
                <w:i/>
                <w:iCs/>
                <w:sz w:val="22"/>
                <w:szCs w:val="22"/>
              </w:rPr>
              <w:t>Bridge Diving Inspection Manual</w:t>
            </w:r>
            <w:r w:rsidRPr="006255A5">
              <w:rPr>
                <w:bCs/>
                <w:sz w:val="22"/>
                <w:szCs w:val="22"/>
              </w:rPr>
              <w:t xml:space="preserve"> 1999 Rev. 2010</w:t>
            </w:r>
            <w:ins w:id="406" w:author="Alex Rosenzweig" w:date="2025-02-28T12:07:00Z">
              <w:r w:rsidRPr="006255A5">
                <w:rPr>
                  <w:bCs/>
                  <w:sz w:val="22"/>
                  <w:szCs w:val="22"/>
                </w:rPr>
                <w:t>;</w:t>
              </w:r>
            </w:ins>
            <w:r w:rsidRPr="006255A5">
              <w:rPr>
                <w:bCs/>
                <w:sz w:val="22"/>
                <w:szCs w:val="22"/>
              </w:rPr>
              <w:t xml:space="preserve"> &amp; NYSDOT Standard Specifications 2017 Vol. 1 – Vol 4.</w:t>
            </w:r>
          </w:p>
          <w:p w14:paraId="53F39AE4" w14:textId="77777777" w:rsidR="007C1CB6" w:rsidRPr="006255A5" w:rsidRDefault="007C1CB6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0D4700A2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21161549" w14:textId="77777777" w:rsidR="006A5C13" w:rsidRPr="006255A5" w:rsidRDefault="006A5C13" w:rsidP="001F39A1">
            <w:pPr>
              <w:spacing w:line="240" w:lineRule="exact"/>
              <w:jc w:val="center"/>
              <w:rPr>
                <w:ins w:id="407" w:author="Margret Thomas" w:date="2025-03-04T11:36:00Z"/>
                <w:bCs/>
                <w:sz w:val="22"/>
                <w:szCs w:val="22"/>
              </w:rPr>
            </w:pPr>
            <w:r w:rsidRPr="006255A5">
              <w:rPr>
                <w:bCs/>
                <w:sz w:val="22"/>
                <w:szCs w:val="22"/>
              </w:rPr>
              <w:t>2018</w:t>
            </w:r>
          </w:p>
          <w:p w14:paraId="673B43B8" w14:textId="77777777" w:rsidR="00D86EF0" w:rsidRPr="006255A5" w:rsidRDefault="00D86EF0" w:rsidP="001F39A1">
            <w:pPr>
              <w:spacing w:line="240" w:lineRule="exact"/>
              <w:jc w:val="center"/>
              <w:rPr>
                <w:ins w:id="408" w:author="Margret Thomas" w:date="2025-03-04T11:36:00Z"/>
                <w:bCs/>
                <w:sz w:val="22"/>
                <w:szCs w:val="22"/>
              </w:rPr>
            </w:pPr>
          </w:p>
          <w:p w14:paraId="67A1DE81" w14:textId="77777777" w:rsidR="00D86EF0" w:rsidRPr="006255A5" w:rsidRDefault="00D86EF0" w:rsidP="001F39A1">
            <w:pPr>
              <w:spacing w:line="240" w:lineRule="exact"/>
              <w:jc w:val="center"/>
              <w:rPr>
                <w:ins w:id="409" w:author="Margret Thomas" w:date="2025-03-04T11:36:00Z"/>
                <w:bCs/>
                <w:sz w:val="22"/>
                <w:szCs w:val="22"/>
              </w:rPr>
            </w:pPr>
          </w:p>
          <w:p w14:paraId="47E1F3F2" w14:textId="77777777" w:rsidR="00D86EF0" w:rsidRPr="006255A5" w:rsidRDefault="00D86EF0" w:rsidP="001F39A1">
            <w:pPr>
              <w:spacing w:line="240" w:lineRule="exact"/>
              <w:jc w:val="center"/>
              <w:rPr>
                <w:ins w:id="410" w:author="Margret Thomas" w:date="2025-03-04T11:36:00Z"/>
                <w:bCs/>
                <w:sz w:val="22"/>
                <w:szCs w:val="22"/>
              </w:rPr>
            </w:pPr>
          </w:p>
          <w:p w14:paraId="42587922" w14:textId="77777777" w:rsidR="00D86EF0" w:rsidRPr="006255A5" w:rsidRDefault="00D86EF0" w:rsidP="001F39A1">
            <w:pPr>
              <w:spacing w:line="240" w:lineRule="exact"/>
              <w:jc w:val="center"/>
              <w:rPr>
                <w:ins w:id="411" w:author="Margret Thomas" w:date="2025-03-04T11:36:00Z"/>
                <w:bCs/>
                <w:sz w:val="22"/>
                <w:szCs w:val="22"/>
              </w:rPr>
            </w:pPr>
          </w:p>
          <w:p w14:paraId="572BEE9B" w14:textId="77777777" w:rsidR="00D86EF0" w:rsidRPr="006255A5" w:rsidRDefault="00D86EF0" w:rsidP="001F39A1">
            <w:pPr>
              <w:spacing w:line="240" w:lineRule="exact"/>
              <w:jc w:val="center"/>
              <w:rPr>
                <w:ins w:id="412" w:author="Margret Thomas" w:date="2025-03-04T11:36:00Z"/>
                <w:bCs/>
                <w:sz w:val="22"/>
                <w:szCs w:val="22"/>
              </w:rPr>
            </w:pPr>
          </w:p>
          <w:p w14:paraId="4B6DA7AB" w14:textId="77777777" w:rsidR="00D86EF0" w:rsidRPr="006255A5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48C63286" w14:textId="77777777" w:rsidR="006A5C13" w:rsidRPr="006255A5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255A5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768D0BA1" w14:textId="77777777" w:rsidR="006A5C13" w:rsidRPr="006255A5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255A5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1C040E3C" w14:textId="77777777" w:rsidR="006A5C13" w:rsidRPr="006255A5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6255A5">
              <w:rPr>
                <w:bCs/>
                <w:sz w:val="22"/>
                <w:szCs w:val="22"/>
              </w:rPr>
              <w:t>8 Ocean County-Owned Bridges,</w:t>
            </w:r>
            <w:r w:rsidR="00D86EF0" w:rsidRPr="006255A5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(</w:t>
            </w:r>
            <w:r w:rsidRPr="006255A5">
              <w:rPr>
                <w:bCs/>
                <w:sz w:val="22"/>
                <w:szCs w:val="22"/>
              </w:rPr>
              <w:t>Group 15C6, 1</w:t>
            </w:r>
            <w:r w:rsidRPr="006255A5">
              <w:rPr>
                <w:bCs/>
                <w:sz w:val="22"/>
                <w:szCs w:val="22"/>
                <w:vertAlign w:val="superscript"/>
              </w:rPr>
              <w:t>st</w:t>
            </w:r>
            <w:r w:rsidRPr="006255A5">
              <w:rPr>
                <w:bCs/>
                <w:sz w:val="22"/>
                <w:szCs w:val="22"/>
              </w:rPr>
              <w:t xml:space="preserve"> Cycle</w:t>
            </w:r>
            <w:r w:rsidR="00D86EF0" w:rsidRPr="006255A5">
              <w:rPr>
                <w:bCs/>
                <w:sz w:val="22"/>
                <w:szCs w:val="22"/>
              </w:rPr>
              <w:t>)</w:t>
            </w:r>
          </w:p>
          <w:p w14:paraId="62A2D941" w14:textId="77777777" w:rsidR="006A5C13" w:rsidRPr="006255A5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  <w:bottom w:val="single" w:sz="4" w:space="0" w:color="auto"/>
            </w:tcBorders>
          </w:tcPr>
          <w:p w14:paraId="1C757B11" w14:textId="77777777" w:rsidR="006A5C13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6255A5">
              <w:rPr>
                <w:bCs/>
                <w:sz w:val="22"/>
                <w:szCs w:val="22"/>
              </w:rPr>
              <w:t>Supervised a team of 3 engineers</w:t>
            </w:r>
            <w:del w:id="413" w:author="Alex Rosenzweig" w:date="2025-02-28T12:07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>/</w:t>
            </w:r>
            <w:del w:id="414" w:author="Alex Rosenzweig" w:date="2025-02-28T12:07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8 county</w:t>
            </w:r>
            <w:ins w:id="415" w:author="Alex Rosenzweig" w:date="2025-02-28T12:07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416" w:author="Alex Rosenzweig" w:date="2025-02-28T12:07:00Z">
              <w:r w:rsidRPr="00F664FB" w:rsidDel="00092984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6255A5">
              <w:rPr>
                <w:bCs/>
                <w:sz w:val="22"/>
                <w:szCs w:val="22"/>
              </w:rPr>
              <w:t xml:space="preserve"> located throughout</w:t>
            </w:r>
            <w:del w:id="417" w:author="Alex Rosenzweig" w:date="2025-02-28T10:10:00Z">
              <w:r w:rsidRPr="006255A5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6255A5">
              <w:rPr>
                <w:bCs/>
                <w:sz w:val="22"/>
                <w:szCs w:val="22"/>
              </w:rPr>
              <w:t xml:space="preserve"> Ocean County, New Jersey in accordance with NBIS, FHWA, NJDOT, and OSHA standards. Responsibilities included organizing and scheduling inspections, performing the inspection</w:t>
            </w:r>
            <w:ins w:id="418" w:author="Alex Rosenzweig" w:date="2025-02-28T12:07:00Z">
              <w:r w:rsidRPr="006255A5">
                <w:rPr>
                  <w:bCs/>
                  <w:sz w:val="22"/>
                  <w:szCs w:val="22"/>
                </w:rPr>
                <w:t>s</w:t>
              </w:r>
            </w:ins>
            <w:r w:rsidRPr="006255A5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419" w:author="Alex Rosenzweig" w:date="2025-02-28T12:07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>/</w:t>
            </w:r>
            <w:del w:id="420" w:author="Alex Rosenzweig" w:date="2025-02-28T12:08:00Z">
              <w:r w:rsidRPr="006255A5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255A5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6255A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255A5">
              <w:rPr>
                <w:bCs/>
                <w:sz w:val="22"/>
                <w:szCs w:val="22"/>
              </w:rPr>
              <w:t>in</w:t>
            </w:r>
            <w:r w:rsidRPr="006255A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6255A5">
              <w:rPr>
                <w:bCs/>
                <w:sz w:val="22"/>
                <w:szCs w:val="22"/>
              </w:rPr>
              <w:t>acco</w:t>
            </w:r>
            <w:r w:rsidRPr="006255A5">
              <w:rPr>
                <w:bCs/>
                <w:sz w:val="22"/>
                <w:szCs w:val="22"/>
              </w:rPr>
              <w:t>r</w:t>
            </w:r>
            <w:r w:rsidRPr="006255A5">
              <w:rPr>
                <w:bCs/>
                <w:sz w:val="22"/>
                <w:szCs w:val="22"/>
              </w:rPr>
              <w:t xml:space="preserve">dance with the NJDOT </w:t>
            </w:r>
            <w:r w:rsidRPr="006255A5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421" w:author="Alex Rosenzweig" w:date="2025-02-28T12:08:00Z">
              <w:r w:rsidRPr="006255A5">
                <w:rPr>
                  <w:bCs/>
                  <w:sz w:val="22"/>
                  <w:szCs w:val="22"/>
                </w:rPr>
                <w:t>,</w:t>
              </w:r>
            </w:ins>
            <w:r w:rsidRPr="006255A5">
              <w:rPr>
                <w:bCs/>
                <w:sz w:val="22"/>
                <w:szCs w:val="22"/>
              </w:rPr>
              <w:t xml:space="preserve"> June 1994</w:t>
            </w:r>
            <w:ins w:id="422" w:author="Alex Rosenzweig" w:date="2025-02-28T12:08:00Z">
              <w:r w:rsidRPr="006255A5">
                <w:rPr>
                  <w:bCs/>
                  <w:sz w:val="22"/>
                  <w:szCs w:val="22"/>
                </w:rPr>
                <w:t>,</w:t>
              </w:r>
            </w:ins>
            <w:r w:rsidRPr="006255A5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61FEF698" w14:textId="77777777" w:rsidR="007C1CB6" w:rsidRPr="006255A5" w:rsidRDefault="007C1CB6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14:paraId="7D42EF9D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1167" w14:textId="77777777" w:rsidR="006A5C13" w:rsidRDefault="006A5C13" w:rsidP="001F39A1">
            <w:pPr>
              <w:spacing w:line="240" w:lineRule="exact"/>
              <w:jc w:val="center"/>
              <w:rPr>
                <w:ins w:id="423" w:author="Margret Thomas" w:date="2025-03-04T11:53:00Z"/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2017</w:t>
            </w:r>
          </w:p>
          <w:p w14:paraId="4FD8925B" w14:textId="77777777" w:rsidR="00581DEC" w:rsidRDefault="00581DEC" w:rsidP="001F39A1">
            <w:pPr>
              <w:spacing w:line="240" w:lineRule="exact"/>
              <w:jc w:val="center"/>
              <w:rPr>
                <w:ins w:id="424" w:author="Margret Thomas" w:date="2025-03-04T11:53:00Z"/>
                <w:bCs/>
                <w:sz w:val="22"/>
                <w:szCs w:val="22"/>
              </w:rPr>
            </w:pPr>
          </w:p>
          <w:p w14:paraId="4273834D" w14:textId="77777777" w:rsidR="00581DEC" w:rsidRDefault="00581DEC" w:rsidP="001F39A1">
            <w:pPr>
              <w:spacing w:line="240" w:lineRule="exact"/>
              <w:jc w:val="center"/>
              <w:rPr>
                <w:ins w:id="425" w:author="Margret Thomas" w:date="2025-03-04T11:53:00Z"/>
                <w:bCs/>
                <w:sz w:val="22"/>
                <w:szCs w:val="22"/>
              </w:rPr>
            </w:pPr>
          </w:p>
          <w:p w14:paraId="6480FD6F" w14:textId="77777777" w:rsidR="00581DEC" w:rsidRDefault="00581DEC" w:rsidP="001F39A1">
            <w:pPr>
              <w:spacing w:line="240" w:lineRule="exact"/>
              <w:jc w:val="center"/>
              <w:rPr>
                <w:ins w:id="426" w:author="Margret Thomas" w:date="2025-03-04T11:53:00Z"/>
                <w:bCs/>
                <w:sz w:val="22"/>
                <w:szCs w:val="22"/>
              </w:rPr>
            </w:pPr>
          </w:p>
          <w:p w14:paraId="43876AB5" w14:textId="77777777" w:rsidR="00581DEC" w:rsidRDefault="00581DEC" w:rsidP="001F39A1">
            <w:pPr>
              <w:spacing w:line="240" w:lineRule="exact"/>
              <w:jc w:val="center"/>
              <w:rPr>
                <w:ins w:id="427" w:author="Margret Thomas" w:date="2025-03-04T11:53:00Z"/>
                <w:bCs/>
                <w:sz w:val="22"/>
                <w:szCs w:val="22"/>
              </w:rPr>
            </w:pPr>
          </w:p>
          <w:p w14:paraId="3D15845C" w14:textId="77777777" w:rsidR="00581DEC" w:rsidRPr="00CF1517" w:rsidRDefault="00581DEC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98C2" w14:textId="77777777" w:rsidR="006A5C13" w:rsidRPr="00CF151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346D" w14:textId="77777777" w:rsidR="006A5C13" w:rsidRPr="00CF151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0D71" w14:textId="77777777" w:rsidR="006A5C13" w:rsidRPr="00CF1517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1 Garden State Parkway Bridge, OPS P3594 Group 3, Milepost 123 to 149</w:t>
            </w:r>
            <w:r w:rsidR="00D86EF0" w:rsidRPr="00CF1517">
              <w:rPr>
                <w:bCs/>
                <w:sz w:val="22"/>
                <w:szCs w:val="22"/>
              </w:rPr>
              <w:t>,</w:t>
            </w:r>
            <w:r w:rsidR="00D86EF0" w:rsidRPr="00CF1517">
              <w:rPr>
                <w:b/>
                <w:sz w:val="22"/>
                <w:szCs w:val="22"/>
              </w:rPr>
              <w:t xml:space="preserve"> NJTA</w:t>
            </w:r>
          </w:p>
          <w:p w14:paraId="2A208BB5" w14:textId="77777777" w:rsidR="006A5C13" w:rsidRPr="00CF1517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688F" w14:textId="77777777" w:rsidR="007C1CB6" w:rsidRPr="00CF1517" w:rsidDel="00D86EF0" w:rsidRDefault="006A5C13" w:rsidP="001F39A1">
            <w:pPr>
              <w:spacing w:line="240" w:lineRule="exact"/>
              <w:jc w:val="both"/>
              <w:rPr>
                <w:ins w:id="428" w:author="Alex Rosenzweig" w:date="2025-02-28T12:08:00Z"/>
                <w:del w:id="429" w:author="Margret Thomas" w:date="2025-03-04T11:37:00Z"/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Supervised a team of 3 engineers</w:t>
            </w:r>
            <w:del w:id="430" w:author="Alex Rosenzweig" w:date="2025-02-28T17:01:00Z">
              <w:r w:rsidRPr="00CF1517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CF1517">
              <w:rPr>
                <w:bCs/>
                <w:sz w:val="22"/>
                <w:szCs w:val="22"/>
              </w:rPr>
              <w:t>/</w:t>
            </w:r>
            <w:del w:id="431" w:author="Alex Rosenzweig" w:date="2025-02-28T17:01:00Z">
              <w:r w:rsidRPr="00CF1517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CF1517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1 Garden State Parkway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CF1517">
              <w:rPr>
                <w:bCs/>
                <w:sz w:val="22"/>
                <w:szCs w:val="22"/>
              </w:rPr>
              <w:t xml:space="preserve"> </w:t>
            </w:r>
            <w:ins w:id="432" w:author="Alex Rosenzweig" w:date="2025-02-28T17:02:00Z">
              <w:r w:rsidRPr="00CF1517">
                <w:rPr>
                  <w:bCs/>
                  <w:sz w:val="22"/>
                  <w:szCs w:val="22"/>
                </w:rPr>
                <w:t>b</w:t>
              </w:r>
            </w:ins>
            <w:del w:id="433" w:author="Alex Rosenzweig" w:date="2025-02-28T17:02:00Z">
              <w:r w:rsidRPr="00CF1517" w:rsidDel="00632390">
                <w:rPr>
                  <w:bCs/>
                  <w:sz w:val="22"/>
                  <w:szCs w:val="22"/>
                </w:rPr>
                <w:delText>B</w:delText>
              </w:r>
            </w:del>
            <w:r w:rsidRPr="00CF1517">
              <w:rPr>
                <w:bCs/>
                <w:sz w:val="22"/>
                <w:szCs w:val="22"/>
              </w:rPr>
              <w:t>ridge</w:t>
            </w:r>
            <w:del w:id="434" w:author="Alex Rosenzweig" w:date="2025-02-28T17:02:00Z">
              <w:r w:rsidRPr="00CF1517" w:rsidDel="00632390">
                <w:rPr>
                  <w:bCs/>
                  <w:sz w:val="22"/>
                  <w:szCs w:val="22"/>
                </w:rPr>
                <w:delText>s</w:delText>
              </w:r>
            </w:del>
            <w:r w:rsidRPr="00CF1517">
              <w:rPr>
                <w:bCs/>
                <w:sz w:val="22"/>
                <w:szCs w:val="22"/>
              </w:rPr>
              <w:t xml:space="preserve"> over the Middlesex Reservoir in accordance with NBIS, FHWA, NJTA, NJDOT, and OSHA standards. Responsibilities included organizing and scheduling inspections, performing the inspection</w:t>
            </w:r>
            <w:ins w:id="435" w:author="Alex Rosenzweig" w:date="2025-02-28T17:02:00Z">
              <w:r w:rsidRPr="00CF1517">
                <w:rPr>
                  <w:bCs/>
                  <w:sz w:val="22"/>
                  <w:szCs w:val="22"/>
                </w:rPr>
                <w:t>s</w:t>
              </w:r>
            </w:ins>
            <w:r w:rsidRPr="00CF1517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436" w:author="Alex Rosenzweig" w:date="2025-02-28T17:02:00Z">
              <w:r w:rsidRPr="00CF1517">
                <w:rPr>
                  <w:bCs/>
                  <w:sz w:val="22"/>
                  <w:szCs w:val="22"/>
                </w:rPr>
                <w:t>,</w:t>
              </w:r>
            </w:ins>
            <w:r w:rsidRPr="00CF1517">
              <w:rPr>
                <w:bCs/>
                <w:sz w:val="22"/>
                <w:szCs w:val="22"/>
              </w:rPr>
              <w:t xml:space="preserve"> and structural condition ratings</w:t>
            </w:r>
            <w:r w:rsidRPr="00CF151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F1517">
              <w:rPr>
                <w:bCs/>
                <w:sz w:val="22"/>
                <w:szCs w:val="22"/>
              </w:rPr>
              <w:t>in</w:t>
            </w:r>
            <w:r w:rsidRPr="00CF151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CF1517">
              <w:rPr>
                <w:bCs/>
                <w:sz w:val="22"/>
                <w:szCs w:val="22"/>
              </w:rPr>
              <w:t>acco</w:t>
            </w:r>
            <w:r w:rsidRPr="00CF1517">
              <w:rPr>
                <w:bCs/>
                <w:sz w:val="22"/>
                <w:szCs w:val="22"/>
              </w:rPr>
              <w:t>r</w:t>
            </w:r>
            <w:r w:rsidRPr="00CF1517">
              <w:rPr>
                <w:bCs/>
                <w:sz w:val="22"/>
                <w:szCs w:val="22"/>
              </w:rPr>
              <w:t xml:space="preserve">dance with </w:t>
            </w:r>
            <w:r w:rsidR="004D35B1">
              <w:rPr>
                <w:bCs/>
                <w:sz w:val="22"/>
                <w:szCs w:val="22"/>
              </w:rPr>
              <w:t>current NJTA requirements and</w:t>
            </w:r>
            <w:r w:rsidR="004D35B1" w:rsidRPr="00CF1517">
              <w:rPr>
                <w:bCs/>
                <w:sz w:val="22"/>
                <w:szCs w:val="22"/>
              </w:rPr>
              <w:t xml:space="preserve"> </w:t>
            </w:r>
            <w:r w:rsidR="004D35B1">
              <w:rPr>
                <w:bCs/>
                <w:sz w:val="22"/>
                <w:szCs w:val="22"/>
              </w:rPr>
              <w:t xml:space="preserve">the </w:t>
            </w:r>
            <w:r w:rsidR="004D35B1" w:rsidRPr="00CF1517">
              <w:rPr>
                <w:bCs/>
                <w:sz w:val="22"/>
                <w:szCs w:val="22"/>
              </w:rPr>
              <w:t xml:space="preserve">NJDOT </w:t>
            </w:r>
            <w:r w:rsidR="004D35B1" w:rsidRPr="00CF1517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437" w:author="Alex Rosenzweig" w:date="2025-02-28T11:21:00Z">
              <w:r w:rsidR="004D35B1" w:rsidRPr="00CF1517">
                <w:rPr>
                  <w:bCs/>
                  <w:sz w:val="22"/>
                  <w:szCs w:val="22"/>
                </w:rPr>
                <w:t>,</w:t>
              </w:r>
            </w:ins>
            <w:r w:rsidR="004D35B1" w:rsidRPr="00CF1517">
              <w:rPr>
                <w:bCs/>
                <w:sz w:val="22"/>
                <w:szCs w:val="22"/>
              </w:rPr>
              <w:t xml:space="preserve"> June 1994</w:t>
            </w:r>
            <w:ins w:id="438" w:author="Alex Rosenzweig" w:date="2025-02-28T11:21:00Z">
              <w:r w:rsidR="004D35B1" w:rsidRPr="00CF1517">
                <w:rPr>
                  <w:bCs/>
                  <w:sz w:val="22"/>
                  <w:szCs w:val="22"/>
                </w:rPr>
                <w:t>,</w:t>
              </w:r>
            </w:ins>
            <w:r w:rsidR="004D35B1" w:rsidRPr="00CF1517">
              <w:rPr>
                <w:bCs/>
                <w:sz w:val="22"/>
                <w:szCs w:val="22"/>
              </w:rPr>
              <w:t xml:space="preserve"> Rev. June 1997 &amp; May 2008</w:t>
            </w:r>
            <w:ins w:id="439" w:author="Margret Thomas" w:date="2025-03-04T10:33:00Z">
              <w:r w:rsidR="004D35B1" w:rsidRPr="00CF1517">
                <w:rPr>
                  <w:bCs/>
                  <w:sz w:val="22"/>
                  <w:szCs w:val="22"/>
                </w:rPr>
                <w:t>.</w:t>
              </w:r>
            </w:ins>
          </w:p>
          <w:p w14:paraId="34640C91" w14:textId="77777777" w:rsidR="006A5C13" w:rsidRPr="00CF1517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42405CCF" w14:textId="77777777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14:paraId="0BEF4B2E" w14:textId="77777777" w:rsidR="006A5C13" w:rsidRPr="00CF151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2017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7623E1F9" w14:textId="77777777" w:rsidR="006A5C13" w:rsidRPr="00CF151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59A10B7C" w14:textId="77777777" w:rsidR="006A5C13" w:rsidRPr="00CF1517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14:paraId="124281F8" w14:textId="77777777" w:rsidR="006A5C13" w:rsidRPr="00CF1517" w:rsidRDefault="006A5C13" w:rsidP="001F39A1">
            <w:pPr>
              <w:pStyle w:val="Header"/>
              <w:spacing w:line="240" w:lineRule="exact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15 NJ Turnpike Bridges</w:t>
            </w:r>
            <w:ins w:id="440" w:author="Margret Thomas" w:date="2025-03-04T11:37:00Z">
              <w:r w:rsidR="00D86EF0" w:rsidRPr="00CF1517">
                <w:rPr>
                  <w:bCs/>
                  <w:sz w:val="22"/>
                  <w:szCs w:val="22"/>
                </w:rPr>
                <w:t>,</w:t>
              </w:r>
            </w:ins>
            <w:r w:rsidRPr="00CF1517">
              <w:rPr>
                <w:bCs/>
                <w:sz w:val="22"/>
                <w:szCs w:val="22"/>
              </w:rPr>
              <w:t xml:space="preserve"> OPS No. T3601</w:t>
            </w:r>
          </w:p>
          <w:p w14:paraId="1C80CC7B" w14:textId="77777777" w:rsidR="006A5C13" w:rsidRPr="00CF1517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Group 2, Milepost 67 to 99</w:t>
            </w:r>
            <w:ins w:id="441" w:author="Margret Thomas" w:date="2025-03-04T11:37:00Z">
              <w:r w:rsidR="00D86EF0" w:rsidRPr="00CF1517">
                <w:rPr>
                  <w:bCs/>
                  <w:sz w:val="22"/>
                  <w:szCs w:val="22"/>
                </w:rPr>
                <w:t>,</w:t>
              </w:r>
            </w:ins>
            <w:r w:rsidRPr="00CF1517">
              <w:rPr>
                <w:b/>
                <w:sz w:val="22"/>
                <w:szCs w:val="22"/>
              </w:rPr>
              <w:t xml:space="preserve"> NJTA</w:t>
            </w:r>
          </w:p>
          <w:p w14:paraId="143145CE" w14:textId="77777777" w:rsidR="006A5C13" w:rsidRPr="00CF1517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14:paraId="414FAF60" w14:textId="77777777" w:rsidR="00A2266B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CF1517">
              <w:rPr>
                <w:bCs/>
                <w:sz w:val="22"/>
                <w:szCs w:val="22"/>
              </w:rPr>
              <w:t>Supervised a team of 3 engineers</w:t>
            </w:r>
            <w:del w:id="442" w:author="Alex Rosenzweig" w:date="2025-02-28T17:03:00Z">
              <w:r w:rsidRPr="00CF1517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CF1517">
              <w:rPr>
                <w:bCs/>
                <w:sz w:val="22"/>
                <w:szCs w:val="22"/>
              </w:rPr>
              <w:t>/</w:t>
            </w:r>
            <w:del w:id="443" w:author="Alex Rosenzweig" w:date="2025-02-28T17:03:00Z">
              <w:r w:rsidRPr="00CF1517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CF1517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>performing Type 2 or Type 3 underwater structural inspections, and fathometer surveys of 15</w:t>
            </w:r>
            <w:r w:rsidRPr="00CF1517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CF1517">
              <w:rPr>
                <w:bCs/>
                <w:sz w:val="22"/>
                <w:szCs w:val="22"/>
              </w:rPr>
              <w:t xml:space="preserve">New Jersey Turnpike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>NBIS</w:t>
            </w:r>
            <w:r w:rsidR="005D40C0" w:rsidRPr="00CF1517">
              <w:rPr>
                <w:bCs/>
                <w:sz w:val="22"/>
                <w:szCs w:val="22"/>
              </w:rPr>
              <w:t xml:space="preserve"> </w:t>
            </w:r>
            <w:ins w:id="444" w:author="Alex Rosenzweig" w:date="2025-02-28T17:03:00Z">
              <w:r w:rsidRPr="00CF1517">
                <w:rPr>
                  <w:bCs/>
                  <w:sz w:val="22"/>
                  <w:szCs w:val="22"/>
                </w:rPr>
                <w:t>b</w:t>
              </w:r>
            </w:ins>
            <w:del w:id="445" w:author="Alex Rosenzweig" w:date="2025-02-28T17:03:00Z">
              <w:r w:rsidRPr="00CF1517" w:rsidDel="00632390">
                <w:rPr>
                  <w:bCs/>
                  <w:sz w:val="22"/>
                  <w:szCs w:val="22"/>
                </w:rPr>
                <w:delText>B</w:delText>
              </w:r>
            </w:del>
            <w:r w:rsidRPr="00CF1517">
              <w:rPr>
                <w:bCs/>
                <w:sz w:val="22"/>
                <w:szCs w:val="22"/>
              </w:rPr>
              <w:t>ridges in accordance with NBIS, FHWA, NJTA, NJDOT, and OSHA standards. Responsibilities included organizing and scheduling inspections, performing the inspection</w:t>
            </w:r>
            <w:ins w:id="446" w:author="Alex Rosenzweig" w:date="2025-02-28T17:03:00Z">
              <w:r w:rsidRPr="00CF1517">
                <w:rPr>
                  <w:bCs/>
                  <w:sz w:val="22"/>
                  <w:szCs w:val="22"/>
                </w:rPr>
                <w:t>s</w:t>
              </w:r>
            </w:ins>
            <w:r w:rsidRPr="00CF1517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447" w:author="Alex Rosenzweig" w:date="2025-02-28T17:03:00Z">
              <w:r w:rsidRPr="00CF1517">
                <w:rPr>
                  <w:bCs/>
                  <w:sz w:val="22"/>
                  <w:szCs w:val="22"/>
                </w:rPr>
                <w:t>,</w:t>
              </w:r>
            </w:ins>
            <w:r w:rsidRPr="00CF1517">
              <w:rPr>
                <w:bCs/>
                <w:sz w:val="22"/>
                <w:szCs w:val="22"/>
              </w:rPr>
              <w:t xml:space="preserve"> and structural condition ratings</w:t>
            </w:r>
            <w:r w:rsidRPr="00CF1517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F1517">
              <w:rPr>
                <w:bCs/>
                <w:sz w:val="22"/>
                <w:szCs w:val="22"/>
              </w:rPr>
              <w:t>in</w:t>
            </w:r>
            <w:r w:rsidRPr="00CF1517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CF1517">
              <w:rPr>
                <w:bCs/>
                <w:sz w:val="22"/>
                <w:szCs w:val="22"/>
              </w:rPr>
              <w:t>acco</w:t>
            </w:r>
            <w:r w:rsidRPr="00CF1517">
              <w:rPr>
                <w:bCs/>
                <w:sz w:val="22"/>
                <w:szCs w:val="22"/>
              </w:rPr>
              <w:t>r</w:t>
            </w:r>
            <w:r w:rsidRPr="00CF1517">
              <w:rPr>
                <w:bCs/>
                <w:sz w:val="22"/>
                <w:szCs w:val="22"/>
              </w:rPr>
              <w:t xml:space="preserve">dance with the NJDOT </w:t>
            </w:r>
            <w:r w:rsidRPr="00CF1517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448" w:author="Alex Rosenzweig" w:date="2025-02-28T17:03:00Z">
              <w:r w:rsidRPr="00CF1517">
                <w:rPr>
                  <w:bCs/>
                  <w:sz w:val="22"/>
                  <w:szCs w:val="22"/>
                </w:rPr>
                <w:t>,</w:t>
              </w:r>
            </w:ins>
            <w:r w:rsidRPr="00CF1517">
              <w:rPr>
                <w:bCs/>
                <w:sz w:val="22"/>
                <w:szCs w:val="22"/>
              </w:rPr>
              <w:t xml:space="preserve"> June 1994</w:t>
            </w:r>
            <w:ins w:id="449" w:author="Alex Rosenzweig" w:date="2025-02-28T17:03:00Z">
              <w:r w:rsidRPr="00CF1517">
                <w:rPr>
                  <w:bCs/>
                  <w:sz w:val="22"/>
                  <w:szCs w:val="22"/>
                </w:rPr>
                <w:t>,</w:t>
              </w:r>
            </w:ins>
            <w:r w:rsidRPr="00CF1517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2907D0EA" w14:textId="77777777" w:rsidR="007C1CB6" w:rsidRPr="006D4469" w:rsidDel="00D86EF0" w:rsidRDefault="007C1CB6" w:rsidP="001F39A1">
            <w:pPr>
              <w:spacing w:line="240" w:lineRule="exact"/>
              <w:jc w:val="both"/>
              <w:rPr>
                <w:del w:id="450" w:author="Margret Thomas" w:date="2025-03-04T11:37:00Z"/>
                <w:bCs/>
                <w:sz w:val="22"/>
                <w:szCs w:val="22"/>
              </w:rPr>
            </w:pPr>
          </w:p>
          <w:p w14:paraId="2BE66F16" w14:textId="77777777" w:rsidR="006A5C13" w:rsidRPr="006D4469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6E5FA9B9" w14:textId="77777777" w:rsidTr="007C1CB6">
        <w:trPr>
          <w:trHeight w:val="20"/>
        </w:trPr>
        <w:tc>
          <w:tcPr>
            <w:tcW w:w="990" w:type="dxa"/>
            <w:tcBorders>
              <w:bottom w:val="single" w:sz="4" w:space="0" w:color="auto"/>
            </w:tcBorders>
          </w:tcPr>
          <w:p w14:paraId="3A35456B" w14:textId="77777777" w:rsidR="006A5C13" w:rsidRPr="006D4469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>2017</w:t>
            </w:r>
          </w:p>
          <w:p w14:paraId="28B4FA01" w14:textId="77777777" w:rsidR="00D86EF0" w:rsidRPr="006D4469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41E7D3ED" w14:textId="77777777" w:rsidR="00D86EF0" w:rsidRPr="006D4469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75BA0396" w14:textId="77777777" w:rsidR="00D86EF0" w:rsidRPr="006D4469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7C287F2F" w14:textId="77777777" w:rsidR="00F376F0" w:rsidRPr="006D4469" w:rsidRDefault="00F376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38A42B48" w14:textId="77777777" w:rsidR="00F376F0" w:rsidRDefault="00F376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0D1D30B7" w14:textId="77777777" w:rsidR="00F376F0" w:rsidRPr="006D4469" w:rsidRDefault="00F376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33E2A1DD" w14:textId="77777777" w:rsidR="00D86EF0" w:rsidRPr="006D4469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18687CC5" w14:textId="77777777" w:rsidR="00D86EF0" w:rsidRPr="006D4469" w:rsidRDefault="00D86EF0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B87511A" w14:textId="77777777" w:rsidR="006A5C13" w:rsidRPr="006D4469" w:rsidRDefault="00525BD4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113F53DA" w14:textId="77777777" w:rsidR="006A5C13" w:rsidRPr="006D4469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14:paraId="458079FB" w14:textId="77777777" w:rsidR="006A5C13" w:rsidRPr="006D4469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>60 Salem County-Owned Bridges,</w:t>
            </w:r>
            <w:r w:rsidR="00D86EF0" w:rsidRPr="006D4469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</w:t>
            </w:r>
            <w:r w:rsidR="00D86EF0" w:rsidRPr="006D4469">
              <w:rPr>
                <w:bCs/>
                <w:sz w:val="22"/>
                <w:szCs w:val="22"/>
              </w:rPr>
              <w:t>(</w:t>
            </w:r>
            <w:r w:rsidRPr="006D4469">
              <w:rPr>
                <w:bCs/>
                <w:sz w:val="22"/>
                <w:szCs w:val="22"/>
              </w:rPr>
              <w:t>Group 17D5, 2</w:t>
            </w:r>
            <w:r w:rsidRPr="006D4469">
              <w:rPr>
                <w:bCs/>
                <w:sz w:val="22"/>
                <w:szCs w:val="22"/>
                <w:vertAlign w:val="superscript"/>
              </w:rPr>
              <w:t>nd</w:t>
            </w:r>
            <w:r w:rsidRPr="006D4469">
              <w:rPr>
                <w:bCs/>
                <w:sz w:val="22"/>
                <w:szCs w:val="22"/>
              </w:rPr>
              <w:t xml:space="preserve"> Cycle</w:t>
            </w:r>
            <w:r w:rsidR="00D86EF0" w:rsidRPr="006D4469">
              <w:rPr>
                <w:bCs/>
                <w:sz w:val="22"/>
                <w:szCs w:val="22"/>
              </w:rPr>
              <w:t>)</w:t>
            </w:r>
            <w:r w:rsidR="004D35B1">
              <w:rPr>
                <w:bCs/>
                <w:sz w:val="22"/>
                <w:szCs w:val="22"/>
              </w:rPr>
              <w:t xml:space="preserve"> </w:t>
            </w:r>
          </w:p>
          <w:p w14:paraId="6CD47D54" w14:textId="77777777" w:rsidR="006A5C13" w:rsidRPr="006D4469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bottom w:val="single" w:sz="4" w:space="0" w:color="auto"/>
            </w:tcBorders>
          </w:tcPr>
          <w:p w14:paraId="2ED8F5FB" w14:textId="77777777" w:rsidR="005E04FF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>Supervised a team of 3 engineers</w:t>
            </w:r>
            <w:del w:id="451" w:author="Alex Rosenzweig" w:date="2025-02-28T17:05:00Z">
              <w:r w:rsidRPr="006D4469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D4469">
              <w:rPr>
                <w:bCs/>
                <w:sz w:val="22"/>
                <w:szCs w:val="22"/>
              </w:rPr>
              <w:t>/</w:t>
            </w:r>
            <w:del w:id="452" w:author="Alex Rosenzweig" w:date="2025-02-28T17:05:00Z">
              <w:r w:rsidRPr="006D4469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D4469">
              <w:rPr>
                <w:bCs/>
                <w:sz w:val="22"/>
                <w:szCs w:val="22"/>
              </w:rPr>
              <w:t xml:space="preserve">divers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24 Salem County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ins w:id="453" w:author="Alex Rosenzweig" w:date="2025-02-28T17:05:00Z">
              <w:r w:rsidRPr="00F664FB">
                <w:rPr>
                  <w:b/>
                  <w:color w:val="0070C0"/>
                  <w:sz w:val="22"/>
                  <w:szCs w:val="22"/>
                </w:rPr>
                <w:t>b</w:t>
              </w:r>
            </w:ins>
            <w:del w:id="454" w:author="Alex Rosenzweig" w:date="2025-02-28T17:05:00Z">
              <w:r w:rsidRPr="00F664FB" w:rsidDel="00632390">
                <w:rPr>
                  <w:b/>
                  <w:color w:val="0070C0"/>
                  <w:sz w:val="22"/>
                  <w:szCs w:val="22"/>
                </w:rPr>
                <w:delText>B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>ridges</w:t>
            </w:r>
            <w:r w:rsidRPr="006D4469">
              <w:rPr>
                <w:bCs/>
                <w:sz w:val="22"/>
                <w:szCs w:val="22"/>
              </w:rPr>
              <w:t xml:space="preserve"> in accordance with NBIS, FHWA, NJTA, NJDOT, and OSHA standards. Responsibilities included organizing and scheduling inspections, performing the inspection</w:t>
            </w:r>
            <w:ins w:id="455" w:author="Alex Rosenzweig" w:date="2025-02-28T17:05:00Z">
              <w:r w:rsidRPr="006D4469">
                <w:rPr>
                  <w:bCs/>
                  <w:sz w:val="22"/>
                  <w:szCs w:val="22"/>
                </w:rPr>
                <w:t>s</w:t>
              </w:r>
            </w:ins>
            <w:r w:rsidRPr="006D4469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456" w:author="Alex Rosenzweig" w:date="2025-02-28T17:05:00Z">
              <w:r w:rsidRPr="006D4469">
                <w:rPr>
                  <w:bCs/>
                  <w:sz w:val="22"/>
                  <w:szCs w:val="22"/>
                </w:rPr>
                <w:t>,</w:t>
              </w:r>
            </w:ins>
            <w:r w:rsidRPr="006D4469">
              <w:rPr>
                <w:bCs/>
                <w:sz w:val="22"/>
                <w:szCs w:val="22"/>
              </w:rPr>
              <w:t xml:space="preserve"> and structural condition ratings</w:t>
            </w:r>
            <w:r w:rsidRPr="006D446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D4469">
              <w:rPr>
                <w:bCs/>
                <w:sz w:val="22"/>
                <w:szCs w:val="22"/>
              </w:rPr>
              <w:t>in</w:t>
            </w:r>
            <w:r w:rsidRPr="006D4469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6D4469">
              <w:rPr>
                <w:bCs/>
                <w:sz w:val="22"/>
                <w:szCs w:val="22"/>
              </w:rPr>
              <w:t>acco</w:t>
            </w:r>
            <w:r w:rsidRPr="006D4469">
              <w:rPr>
                <w:bCs/>
                <w:sz w:val="22"/>
                <w:szCs w:val="22"/>
              </w:rPr>
              <w:t>r</w:t>
            </w:r>
            <w:r w:rsidRPr="006D4469">
              <w:rPr>
                <w:bCs/>
                <w:sz w:val="22"/>
                <w:szCs w:val="22"/>
              </w:rPr>
              <w:t xml:space="preserve">dance with the NJDOT </w:t>
            </w:r>
            <w:r w:rsidRPr="006D4469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r w:rsidRPr="006D4469">
              <w:rPr>
                <w:bCs/>
                <w:sz w:val="22"/>
                <w:szCs w:val="22"/>
              </w:rPr>
              <w:t>, June 1994, Rev. June 1997 &amp; May 2008.</w:t>
            </w:r>
          </w:p>
          <w:p w14:paraId="54615867" w14:textId="77777777" w:rsidR="007C1CB6" w:rsidRPr="006D4469" w:rsidDel="00D86EF0" w:rsidRDefault="007C1CB6" w:rsidP="001F39A1">
            <w:pPr>
              <w:spacing w:line="240" w:lineRule="exact"/>
              <w:jc w:val="both"/>
              <w:rPr>
                <w:del w:id="457" w:author="Margret Thomas" w:date="2025-03-04T11:39:00Z"/>
                <w:bCs/>
                <w:sz w:val="22"/>
                <w:szCs w:val="22"/>
              </w:rPr>
            </w:pPr>
          </w:p>
          <w:p w14:paraId="3589466E" w14:textId="77777777" w:rsidR="006A5C13" w:rsidRPr="006D4469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581DEC" w14:paraId="629FFF03" w14:textId="77777777" w:rsidTr="007C1CB6">
        <w:trPr>
          <w:trHeight w:val="20"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6FF0E26" w14:textId="77777777" w:rsidR="006A5C13" w:rsidRPr="006D4469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>2017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1CEB007" w14:textId="77777777" w:rsidR="006A5C13" w:rsidRPr="006D4469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</w:tcPr>
          <w:p w14:paraId="5143EFC8" w14:textId="77777777" w:rsidR="006A5C13" w:rsidRPr="006D4469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14:paraId="3652B36F" w14:textId="77777777" w:rsidR="006A5C13" w:rsidRPr="00AA77C5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6D4469">
              <w:rPr>
                <w:bCs/>
                <w:sz w:val="22"/>
                <w:szCs w:val="22"/>
              </w:rPr>
              <w:t>17 State-Owned Complex/Movable Bridges,</w:t>
            </w:r>
            <w:r w:rsidR="00D86EF0" w:rsidRPr="006D4469">
              <w:rPr>
                <w:bCs/>
                <w:sz w:val="22"/>
                <w:szCs w:val="22"/>
              </w:rPr>
              <w:t xml:space="preserve">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</w:t>
            </w:r>
            <w:r w:rsidR="00D86EF0" w:rsidRPr="00AA77C5">
              <w:rPr>
                <w:bCs/>
                <w:sz w:val="22"/>
                <w:szCs w:val="22"/>
              </w:rPr>
              <w:t>(</w:t>
            </w:r>
            <w:r w:rsidRPr="00AA77C5">
              <w:rPr>
                <w:bCs/>
                <w:sz w:val="22"/>
                <w:szCs w:val="22"/>
              </w:rPr>
              <w:t>Group M17A, 1</w:t>
            </w:r>
            <w:r w:rsidRPr="00AA77C5">
              <w:rPr>
                <w:bCs/>
                <w:sz w:val="22"/>
                <w:szCs w:val="22"/>
                <w:vertAlign w:val="superscript"/>
              </w:rPr>
              <w:t>st</w:t>
            </w:r>
            <w:r w:rsidRPr="00AA77C5">
              <w:rPr>
                <w:bCs/>
                <w:sz w:val="22"/>
                <w:szCs w:val="22"/>
              </w:rPr>
              <w:t xml:space="preserve"> Cycle</w:t>
            </w:r>
            <w:r w:rsidR="00D86EF0" w:rsidRPr="00AA77C5">
              <w:rPr>
                <w:bCs/>
                <w:sz w:val="22"/>
                <w:szCs w:val="22"/>
              </w:rPr>
              <w:t>)</w:t>
            </w:r>
            <w:r w:rsidR="004D35B1">
              <w:rPr>
                <w:bCs/>
                <w:sz w:val="22"/>
                <w:szCs w:val="22"/>
              </w:rPr>
              <w:t xml:space="preserve"> </w:t>
            </w:r>
          </w:p>
          <w:p w14:paraId="1DBA72C2" w14:textId="77777777" w:rsidR="006A5C13" w:rsidRPr="00AA77C5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  <w:bottom w:val="single" w:sz="4" w:space="0" w:color="auto"/>
            </w:tcBorders>
          </w:tcPr>
          <w:p w14:paraId="14D13041" w14:textId="77777777" w:rsidR="007C1CB6" w:rsidDel="00513840" w:rsidRDefault="006A5C13" w:rsidP="001F39A1">
            <w:pPr>
              <w:spacing w:line="240" w:lineRule="exact"/>
              <w:jc w:val="both"/>
              <w:rPr>
                <w:del w:id="458" w:author="Margret Thomas" w:date="2025-03-04T11:40:00Z"/>
                <w:bCs/>
                <w:sz w:val="22"/>
                <w:szCs w:val="22"/>
              </w:rPr>
            </w:pPr>
            <w:r w:rsidRPr="00AA77C5">
              <w:rPr>
                <w:bCs/>
                <w:sz w:val="22"/>
                <w:szCs w:val="22"/>
              </w:rPr>
              <w:t>Supervised a team of 3 engineers</w:t>
            </w:r>
            <w:del w:id="459" w:author="Alex Rosenzweig" w:date="2025-02-28T17:07:00Z">
              <w:r w:rsidRPr="00AA77C5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AA77C5">
              <w:rPr>
                <w:bCs/>
                <w:sz w:val="22"/>
                <w:szCs w:val="22"/>
              </w:rPr>
              <w:t>/</w:t>
            </w:r>
            <w:del w:id="460" w:author="Alex Rosenzweig" w:date="2025-02-28T17:07:00Z">
              <w:r w:rsidRPr="00AA77C5" w:rsidDel="00632390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AA77C5">
              <w:rPr>
                <w:bCs/>
                <w:sz w:val="22"/>
                <w:szCs w:val="22"/>
              </w:rPr>
              <w:t>divers</w:t>
            </w:r>
            <w:r w:rsidRPr="00AA77C5">
              <w:rPr>
                <w:bCs/>
                <w:color w:val="0070C0"/>
                <w:sz w:val="22"/>
                <w:szCs w:val="22"/>
              </w:rPr>
              <w:t xml:space="preserve"> 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performing Type 2 or Type 3 underwater structural inspections, and fathometer surveys of 6 NJDOT </w:t>
            </w:r>
            <w:ins w:id="461" w:author="Alex Rosenzweig" w:date="2025-02-28T17:07:00Z">
              <w:r w:rsidRPr="00F664FB">
                <w:rPr>
                  <w:b/>
                  <w:color w:val="0070C0"/>
                  <w:sz w:val="22"/>
                  <w:szCs w:val="22"/>
                </w:rPr>
                <w:t>c</w:t>
              </w:r>
            </w:ins>
            <w:del w:id="462" w:author="Alex Rosenzweig" w:date="2025-02-28T17:07:00Z">
              <w:r w:rsidRPr="00F664FB" w:rsidDel="00632390">
                <w:rPr>
                  <w:b/>
                  <w:color w:val="0070C0"/>
                  <w:sz w:val="22"/>
                  <w:szCs w:val="22"/>
                </w:rPr>
                <w:delText>C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>omplex/</w:t>
            </w:r>
            <w:ins w:id="463" w:author="Alex Rosenzweig" w:date="2025-02-28T17:07:00Z">
              <w:r w:rsidRPr="00F664FB">
                <w:rPr>
                  <w:b/>
                  <w:color w:val="0070C0"/>
                  <w:sz w:val="22"/>
                  <w:szCs w:val="22"/>
                </w:rPr>
                <w:t>m</w:t>
              </w:r>
            </w:ins>
            <w:del w:id="464" w:author="Alex Rosenzweig" w:date="2025-02-28T17:07:00Z">
              <w:r w:rsidRPr="00F664FB" w:rsidDel="00632390">
                <w:rPr>
                  <w:b/>
                  <w:color w:val="0070C0"/>
                  <w:sz w:val="22"/>
                  <w:szCs w:val="22"/>
                </w:rPr>
                <w:delText>M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ovable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ins w:id="465" w:author="Alex Rosenzweig" w:date="2025-02-28T17:07:00Z">
              <w:r w:rsidRPr="00F664FB">
                <w:rPr>
                  <w:b/>
                  <w:color w:val="0070C0"/>
                  <w:sz w:val="22"/>
                  <w:szCs w:val="22"/>
                </w:rPr>
                <w:t>b</w:t>
              </w:r>
            </w:ins>
            <w:del w:id="466" w:author="Alex Rosenzweig" w:date="2025-02-28T17:07:00Z">
              <w:r w:rsidRPr="00F664FB" w:rsidDel="00632390">
                <w:rPr>
                  <w:b/>
                  <w:color w:val="0070C0"/>
                  <w:sz w:val="22"/>
                  <w:szCs w:val="22"/>
                </w:rPr>
                <w:delText>B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>ridges</w:t>
            </w:r>
            <w:r w:rsidRPr="00AA77C5">
              <w:rPr>
                <w:bCs/>
                <w:sz w:val="22"/>
                <w:szCs w:val="22"/>
              </w:rPr>
              <w:t xml:space="preserve"> in accordance with NBIS, FHWA, NJDOT, and OSHA standards. Responsibilities included organizing and scheduling inspections, performing the inspection</w:t>
            </w:r>
            <w:ins w:id="467" w:author="Alex Rosenzweig" w:date="2025-02-28T17:07:00Z">
              <w:r w:rsidRPr="00AA77C5">
                <w:rPr>
                  <w:bCs/>
                  <w:sz w:val="22"/>
                  <w:szCs w:val="22"/>
                </w:rPr>
                <w:t>s</w:t>
              </w:r>
            </w:ins>
            <w:r w:rsidRPr="00AA77C5">
              <w:rPr>
                <w:bCs/>
                <w:sz w:val="22"/>
                <w:szCs w:val="22"/>
              </w:rPr>
              <w:t>, collecting field data, structural evaluations, preparing inspection reports, including CAD drawings, repair recommendations</w:t>
            </w:r>
            <w:ins w:id="468" w:author="Alex Rosenzweig" w:date="2025-02-28T17:07:00Z">
              <w:r w:rsidRPr="00AA77C5">
                <w:rPr>
                  <w:bCs/>
                  <w:sz w:val="22"/>
                  <w:szCs w:val="22"/>
                </w:rPr>
                <w:t>,</w:t>
              </w:r>
            </w:ins>
            <w:r w:rsidRPr="00AA77C5">
              <w:rPr>
                <w:bCs/>
                <w:sz w:val="22"/>
                <w:szCs w:val="22"/>
              </w:rPr>
              <w:t xml:space="preserve"> and structural condition ratings</w:t>
            </w:r>
            <w:r w:rsidRPr="00AA77C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AA77C5">
              <w:rPr>
                <w:bCs/>
                <w:sz w:val="22"/>
                <w:szCs w:val="22"/>
              </w:rPr>
              <w:t>in</w:t>
            </w:r>
            <w:r w:rsidRPr="00AA77C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AA77C5">
              <w:rPr>
                <w:bCs/>
                <w:sz w:val="22"/>
                <w:szCs w:val="22"/>
              </w:rPr>
              <w:t>acco</w:t>
            </w:r>
            <w:r w:rsidRPr="00AA77C5">
              <w:rPr>
                <w:bCs/>
                <w:sz w:val="22"/>
                <w:szCs w:val="22"/>
              </w:rPr>
              <w:t>r</w:t>
            </w:r>
            <w:r w:rsidRPr="00AA77C5">
              <w:rPr>
                <w:bCs/>
                <w:sz w:val="22"/>
                <w:szCs w:val="22"/>
              </w:rPr>
              <w:t xml:space="preserve">dance with the NJDOT </w:t>
            </w:r>
            <w:r w:rsidRPr="00AA77C5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469" w:author="Alex Rosenzweig" w:date="2025-02-28T17:07:00Z">
              <w:r w:rsidRPr="00AA77C5">
                <w:rPr>
                  <w:bCs/>
                  <w:sz w:val="22"/>
                  <w:szCs w:val="22"/>
                </w:rPr>
                <w:t>,</w:t>
              </w:r>
            </w:ins>
            <w:r w:rsidRPr="00AA77C5">
              <w:rPr>
                <w:bCs/>
                <w:sz w:val="22"/>
                <w:szCs w:val="22"/>
              </w:rPr>
              <w:t xml:space="preserve"> June 1994</w:t>
            </w:r>
            <w:ins w:id="470" w:author="Alex Rosenzweig" w:date="2025-02-28T17:07:00Z">
              <w:r w:rsidRPr="00AA77C5">
                <w:rPr>
                  <w:bCs/>
                  <w:sz w:val="22"/>
                  <w:szCs w:val="22"/>
                </w:rPr>
                <w:t>,</w:t>
              </w:r>
            </w:ins>
            <w:r w:rsidRPr="00AA77C5">
              <w:rPr>
                <w:bCs/>
                <w:sz w:val="22"/>
                <w:szCs w:val="22"/>
              </w:rPr>
              <w:t xml:space="preserve"> Rev. June 1997 &amp; May 2008.</w:t>
            </w:r>
          </w:p>
          <w:p w14:paraId="3834F4CC" w14:textId="77777777" w:rsidR="006A5C13" w:rsidRPr="00AA77C5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  <w:tr w:rsidR="007C1CB6" w14:paraId="20680565" w14:textId="77777777" w:rsidTr="007C1CB6">
        <w:trPr>
          <w:trHeight w:val="20"/>
        </w:trPr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070C2E" w14:textId="77777777" w:rsidR="007C1CB6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3C6AFE61" w14:textId="77777777" w:rsidR="007C1CB6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6FAD9585" w14:textId="77777777" w:rsidR="007C1CB6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714DF7B0" w14:textId="77777777" w:rsidR="007C1CB6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  <w:p w14:paraId="57241C30" w14:textId="77777777" w:rsidR="007C1CB6" w:rsidRPr="00AA77C5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5A4404" w14:textId="77777777" w:rsidR="007C1CB6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F01A7A" w14:textId="77777777" w:rsidR="007C1CB6" w:rsidRPr="00AA77C5" w:rsidRDefault="007C1CB6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34B008" w14:textId="77777777" w:rsidR="007C1CB6" w:rsidRDefault="007C1CB6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</w:p>
        </w:tc>
        <w:tc>
          <w:tcPr>
            <w:tcW w:w="65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20A76" w14:textId="77777777" w:rsidR="007C1CB6" w:rsidRPr="00AA77C5" w:rsidRDefault="007C1CB6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FA0712" w14:paraId="4D4D6D5D" w14:textId="77777777" w:rsidTr="007C1CB6">
        <w:trPr>
          <w:trHeight w:val="20"/>
        </w:trPr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51A3B3D5" w14:textId="77777777" w:rsidR="00FA0712" w:rsidRPr="004418AA" w:rsidRDefault="00FA0712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AA77C5">
              <w:rPr>
                <w:bCs/>
                <w:sz w:val="22"/>
                <w:szCs w:val="22"/>
              </w:rPr>
              <w:t>20</w:t>
            </w:r>
            <w:r>
              <w:rPr>
                <w:bCs/>
                <w:sz w:val="22"/>
                <w:szCs w:val="22"/>
              </w:rPr>
              <w:t>16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1036CF71" w14:textId="77777777" w:rsidR="00FA0712" w:rsidRPr="004418AA" w:rsidRDefault="00FA0712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  <w:r w:rsidRPr="00AA77C5"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1530" w:type="dxa"/>
            <w:tcBorders>
              <w:top w:val="nil"/>
              <w:bottom w:val="single" w:sz="4" w:space="0" w:color="auto"/>
            </w:tcBorders>
          </w:tcPr>
          <w:p w14:paraId="21C0EC75" w14:textId="77777777" w:rsidR="00FA0712" w:rsidRPr="004418AA" w:rsidRDefault="00FA0712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AA77C5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nil"/>
              <w:bottom w:val="single" w:sz="4" w:space="0" w:color="auto"/>
            </w:tcBorders>
          </w:tcPr>
          <w:p w14:paraId="013C0625" w14:textId="77777777" w:rsidR="00FA0712" w:rsidRPr="004418AA" w:rsidRDefault="00FA0712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 State Owned</w:t>
            </w:r>
            <w:del w:id="471" w:author="Alex Rosenzweig" w:date="2025-02-28T11:32:00Z">
              <w:r w:rsidRPr="00A27AE1" w:rsidDel="00E458AB">
                <w:rPr>
                  <w:bCs/>
                  <w:sz w:val="22"/>
                  <w:szCs w:val="22"/>
                  <w:rPrChange w:id="472" w:author="Margret Thomas" w:date="2025-03-04T11:44:00Z">
                    <w:rPr>
                      <w:b/>
                      <w:sz w:val="24"/>
                    </w:rPr>
                  </w:rPrChange>
                </w:rPr>
                <w:delText xml:space="preserve"> </w:delText>
              </w:r>
            </w:del>
            <w:r w:rsidRPr="00A27AE1">
              <w:rPr>
                <w:bCs/>
                <w:sz w:val="22"/>
                <w:szCs w:val="22"/>
                <w:rPrChange w:id="473" w:author="Margret Thomas" w:date="2025-03-04T11:44:00Z">
                  <w:rPr>
                    <w:b/>
                    <w:sz w:val="24"/>
                  </w:rPr>
                </w:rPrChange>
              </w:rPr>
              <w:t xml:space="preserve"> </w:t>
            </w:r>
            <w:r>
              <w:rPr>
                <w:bCs/>
                <w:sz w:val="22"/>
                <w:szCs w:val="22"/>
              </w:rPr>
              <w:t>In-House</w:t>
            </w:r>
            <w:r w:rsidRPr="00AA77C5">
              <w:rPr>
                <w:bCs/>
                <w:sz w:val="22"/>
                <w:szCs w:val="22"/>
              </w:rPr>
              <w:t xml:space="preserve"> Bridges Located throughout New Jersey,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Cs/>
                <w:sz w:val="22"/>
                <w:szCs w:val="22"/>
              </w:rPr>
              <w:t xml:space="preserve"> (</w:t>
            </w:r>
            <w:r w:rsidRPr="00AA77C5">
              <w:rPr>
                <w:bCs/>
                <w:sz w:val="22"/>
                <w:szCs w:val="22"/>
              </w:rPr>
              <w:t xml:space="preserve">Groups: </w:t>
            </w:r>
            <w:r>
              <w:rPr>
                <w:bCs/>
                <w:sz w:val="22"/>
                <w:szCs w:val="22"/>
              </w:rPr>
              <w:t>Various Groups (NHP NBIS</w:t>
            </w:r>
            <w:r w:rsidR="00596D25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 xml:space="preserve">(767); STP NBIS (768) &amp; BRZ NBIS (769), </w:t>
            </w:r>
            <w:r w:rsidR="00403305">
              <w:rPr>
                <w:bCs/>
                <w:sz w:val="22"/>
                <w:szCs w:val="22"/>
              </w:rPr>
              <w:t>One Cycle Contract)</w:t>
            </w:r>
          </w:p>
        </w:tc>
        <w:tc>
          <w:tcPr>
            <w:tcW w:w="6574" w:type="dxa"/>
            <w:tcBorders>
              <w:top w:val="nil"/>
              <w:bottom w:val="single" w:sz="4" w:space="0" w:color="auto"/>
            </w:tcBorders>
          </w:tcPr>
          <w:p w14:paraId="76C47169" w14:textId="77777777" w:rsidR="00FA0712" w:rsidRDefault="00FA0712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r w:rsidRPr="00AA77C5">
              <w:rPr>
                <w:bCs/>
                <w:sz w:val="22"/>
                <w:szCs w:val="22"/>
              </w:rPr>
              <w:t>Supervised a team of 3 engineers</w:t>
            </w:r>
            <w:del w:id="474" w:author="Alex Rosenzweig" w:date="2025-02-28T11:33:00Z">
              <w:r w:rsidRPr="00AA77C5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AA77C5">
              <w:rPr>
                <w:bCs/>
                <w:sz w:val="22"/>
                <w:szCs w:val="22"/>
              </w:rPr>
              <w:t>/</w:t>
            </w:r>
            <w:del w:id="475" w:author="Alex Rosenzweig" w:date="2025-02-28T11:33:00Z">
              <w:r w:rsidRPr="00AA77C5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AA77C5">
              <w:rPr>
                <w:bCs/>
                <w:sz w:val="22"/>
                <w:szCs w:val="22"/>
              </w:rPr>
              <w:t xml:space="preserve">divers performing Type 2 or Type 3 underwater structural inspections, and fathometer surveys of </w:t>
            </w:r>
            <w:r>
              <w:rPr>
                <w:bCs/>
                <w:sz w:val="22"/>
                <w:szCs w:val="22"/>
              </w:rPr>
              <w:t xml:space="preserve">approximately </w:t>
            </w:r>
            <w:r w:rsidRPr="00F664FB">
              <w:rPr>
                <w:b/>
                <w:color w:val="0070C0"/>
                <w:sz w:val="22"/>
                <w:szCs w:val="22"/>
              </w:rPr>
              <w:t>40 state owned NBIS/Minor structures</w:t>
            </w:r>
            <w:r w:rsidRPr="00AA77C5">
              <w:rPr>
                <w:bCs/>
                <w:sz w:val="22"/>
                <w:szCs w:val="22"/>
              </w:rPr>
              <w:t xml:space="preserve"> located throughout</w:t>
            </w:r>
            <w:del w:id="476" w:author="Alex Rosenzweig" w:date="2025-02-28T10:08:00Z">
              <w:r w:rsidRPr="00AA77C5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AA77C5">
              <w:rPr>
                <w:bCs/>
                <w:sz w:val="22"/>
                <w:szCs w:val="22"/>
              </w:rPr>
              <w:t xml:space="preserve"> New Jersey in accordance with NBIS, FHWA, NJDOT, and OSHA standards. Responsibilities included organizing and scheduling inspections, performing the inspection</w:t>
            </w:r>
            <w:ins w:id="477" w:author="Alex Rosenzweig" w:date="2025-02-28T11:33:00Z">
              <w:r w:rsidRPr="00AA77C5">
                <w:rPr>
                  <w:bCs/>
                  <w:sz w:val="22"/>
                  <w:szCs w:val="22"/>
                </w:rPr>
                <w:t>s</w:t>
              </w:r>
            </w:ins>
            <w:r w:rsidRPr="00AA77C5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478" w:author="Alex Rosenzweig" w:date="2025-02-28T11:33:00Z">
              <w:r w:rsidRPr="00AA77C5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AA77C5">
              <w:rPr>
                <w:bCs/>
                <w:sz w:val="22"/>
                <w:szCs w:val="22"/>
              </w:rPr>
              <w:t>/</w:t>
            </w:r>
            <w:del w:id="479" w:author="Alex Rosenzweig" w:date="2025-02-28T11:33:00Z">
              <w:r w:rsidRPr="00AA77C5" w:rsidDel="00E458AB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AA77C5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AA77C5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AA77C5">
              <w:rPr>
                <w:bCs/>
                <w:sz w:val="22"/>
                <w:szCs w:val="22"/>
              </w:rPr>
              <w:t>in</w:t>
            </w:r>
            <w:r w:rsidRPr="00AA77C5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AA77C5">
              <w:rPr>
                <w:bCs/>
                <w:sz w:val="22"/>
                <w:szCs w:val="22"/>
              </w:rPr>
              <w:t>acco</w:t>
            </w:r>
            <w:r w:rsidRPr="00AA77C5">
              <w:rPr>
                <w:bCs/>
                <w:sz w:val="22"/>
                <w:szCs w:val="22"/>
              </w:rPr>
              <w:t>r</w:t>
            </w:r>
            <w:r w:rsidRPr="00AA77C5">
              <w:rPr>
                <w:bCs/>
                <w:sz w:val="22"/>
                <w:szCs w:val="22"/>
              </w:rPr>
              <w:t xml:space="preserve">dance with the NJDOT </w:t>
            </w:r>
            <w:r w:rsidRPr="00AA77C5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480" w:author="Alex Rosenzweig" w:date="2025-02-28T11:33:00Z">
              <w:r w:rsidRPr="00AA77C5">
                <w:rPr>
                  <w:bCs/>
                  <w:sz w:val="22"/>
                  <w:szCs w:val="22"/>
                </w:rPr>
                <w:t>,</w:t>
              </w:r>
            </w:ins>
            <w:r w:rsidRPr="00AA77C5">
              <w:rPr>
                <w:bCs/>
                <w:sz w:val="22"/>
                <w:szCs w:val="22"/>
              </w:rPr>
              <w:t xml:space="preserve"> </w:t>
            </w:r>
            <w:r>
              <w:rPr>
                <w:bCs/>
                <w:sz w:val="22"/>
                <w:szCs w:val="22"/>
              </w:rPr>
              <w:t>6/</w:t>
            </w:r>
            <w:r w:rsidRPr="00AA77C5">
              <w:rPr>
                <w:bCs/>
                <w:sz w:val="22"/>
                <w:szCs w:val="22"/>
              </w:rPr>
              <w:t>1994</w:t>
            </w:r>
            <w:ins w:id="481" w:author="Alex Rosenzweig" w:date="2025-02-28T11:33:00Z">
              <w:r w:rsidRPr="00AA77C5">
                <w:rPr>
                  <w:bCs/>
                  <w:sz w:val="22"/>
                  <w:szCs w:val="22"/>
                </w:rPr>
                <w:t>,</w:t>
              </w:r>
            </w:ins>
            <w:r w:rsidRPr="00AA77C5">
              <w:rPr>
                <w:bCs/>
                <w:sz w:val="22"/>
                <w:szCs w:val="22"/>
              </w:rPr>
              <w:t xml:space="preserve"> Rev. </w:t>
            </w:r>
            <w:r>
              <w:rPr>
                <w:bCs/>
                <w:sz w:val="22"/>
                <w:szCs w:val="22"/>
              </w:rPr>
              <w:t>6/</w:t>
            </w:r>
            <w:r w:rsidRPr="00AA77C5">
              <w:rPr>
                <w:bCs/>
                <w:sz w:val="22"/>
                <w:szCs w:val="22"/>
              </w:rPr>
              <w:t>1997</w:t>
            </w:r>
            <w:r>
              <w:rPr>
                <w:bCs/>
                <w:sz w:val="22"/>
                <w:szCs w:val="22"/>
              </w:rPr>
              <w:t>; 5/2008</w:t>
            </w:r>
            <w:r w:rsidRPr="00AA77C5">
              <w:rPr>
                <w:bCs/>
                <w:sz w:val="22"/>
                <w:szCs w:val="22"/>
              </w:rPr>
              <w:t>.</w:t>
            </w:r>
          </w:p>
          <w:p w14:paraId="693FBD48" w14:textId="77777777" w:rsidR="00FA0712" w:rsidRPr="004418AA" w:rsidRDefault="00FA0712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</w:tbl>
    <w:p w14:paraId="2E696C71" w14:textId="77777777" w:rsidR="00C30023" w:rsidRDefault="00C30023" w:rsidP="00761008">
      <w:pPr>
        <w:tabs>
          <w:tab w:val="left" w:pos="3533"/>
          <w:tab w:val="left" w:pos="3583"/>
        </w:tabs>
        <w:rPr>
          <w:sz w:val="18"/>
          <w:szCs w:val="18"/>
        </w:rPr>
      </w:pPr>
    </w:p>
    <w:p w14:paraId="1D71F4DC" w14:textId="77777777" w:rsidR="007C1CB6" w:rsidRDefault="007C1CB6" w:rsidP="00761008">
      <w:pPr>
        <w:tabs>
          <w:tab w:val="left" w:pos="3533"/>
          <w:tab w:val="left" w:pos="3583"/>
        </w:tabs>
        <w:rPr>
          <w:sz w:val="18"/>
          <w:szCs w:val="18"/>
        </w:rPr>
      </w:pPr>
    </w:p>
    <w:p w14:paraId="37CB4C2D" w14:textId="77777777" w:rsidR="00032479" w:rsidRPr="0069417C" w:rsidRDefault="00032479" w:rsidP="00761008">
      <w:pPr>
        <w:tabs>
          <w:tab w:val="left" w:pos="3533"/>
          <w:tab w:val="left" w:pos="3583"/>
        </w:tabs>
        <w:rPr>
          <w:b/>
          <w:bCs/>
          <w:color w:val="000000"/>
          <w:sz w:val="22"/>
          <w:szCs w:val="22"/>
        </w:rPr>
      </w:pPr>
      <w:r w:rsidRPr="00032479">
        <w:rPr>
          <w:b/>
          <w:bCs/>
          <w:sz w:val="22"/>
          <w:szCs w:val="22"/>
        </w:rPr>
        <w:t>TOTAL EXPERIENCE</w:t>
      </w:r>
      <w:r w:rsidRPr="0069417C">
        <w:rPr>
          <w:b/>
          <w:bCs/>
          <w:color w:val="000000"/>
          <w:sz w:val="22"/>
          <w:szCs w:val="22"/>
        </w:rPr>
        <w:t>: 108 Months (9 years) (&gt;5 years or 60 Months required for TL with PE)</w:t>
      </w:r>
      <w:r w:rsidRPr="0069417C">
        <w:rPr>
          <w:b/>
          <w:bCs/>
          <w:color w:val="000000"/>
          <w:sz w:val="22"/>
          <w:szCs w:val="22"/>
        </w:rPr>
        <w:tab/>
      </w:r>
    </w:p>
    <w:sectPr w:rsidR="00032479" w:rsidRPr="0069417C" w:rsidSect="00AA60E0">
      <w:headerReference w:type="default" r:id="rId8"/>
      <w:footerReference w:type="default" r:id="rId9"/>
      <w:pgSz w:w="15840" w:h="12240" w:orient="landscape" w:code="1"/>
      <w:pgMar w:top="634" w:right="900" w:bottom="302" w:left="900" w:header="720" w:footer="720" w:gutter="0"/>
      <w:cols w:space="720"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BAC54" w14:textId="77777777" w:rsidR="006C19CD" w:rsidRDefault="006C19CD">
      <w:r>
        <w:separator/>
      </w:r>
    </w:p>
  </w:endnote>
  <w:endnote w:type="continuationSeparator" w:id="0">
    <w:p w14:paraId="76AE51D6" w14:textId="77777777" w:rsidR="006C19CD" w:rsidRDefault="006C1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070DE" w14:textId="77777777" w:rsidR="00F4684C" w:rsidRPr="00AA60E0" w:rsidRDefault="00AA60E0" w:rsidP="00F4684C">
    <w:pPr>
      <w:pStyle w:val="Footer"/>
      <w:jc w:val="both"/>
      <w:rPr>
        <w:rStyle w:val="PageNumber"/>
        <w:sz w:val="20"/>
      </w:rPr>
    </w:pPr>
    <w:r w:rsidRPr="00AA60E0">
      <w:rPr>
        <w:color w:val="004D8F"/>
        <w:sz w:val="22"/>
        <w:szCs w:val="22"/>
      </w:rPr>
      <w:t>GLEN FITZGERALD, P.E.</w:t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Pr="00AA60E0">
      <w:rPr>
        <w:rStyle w:val="PageNumber"/>
        <w:sz w:val="22"/>
        <w:szCs w:val="22"/>
      </w:rPr>
      <w:t xml:space="preserve"> </w:t>
    </w:r>
    <w:r w:rsidRPr="00AA60E0">
      <w:rPr>
        <w:rStyle w:val="PageNumber"/>
        <w:b/>
        <w:bCs/>
        <w:sz w:val="22"/>
        <w:szCs w:val="22"/>
        <w:lang w:val="es-ES"/>
      </w:rPr>
      <w:fldChar w:fldCharType="begin"/>
    </w:r>
    <w:r w:rsidRPr="00AA60E0">
      <w:rPr>
        <w:rStyle w:val="PageNumber"/>
        <w:b/>
        <w:bCs/>
        <w:sz w:val="22"/>
        <w:szCs w:val="22"/>
      </w:rPr>
      <w:instrText xml:space="preserve"> PAGE  \* Arabic  \* MERGEFORMAT </w:instrText>
    </w:r>
    <w:r w:rsidRPr="00AA60E0">
      <w:rPr>
        <w:rStyle w:val="PageNumber"/>
        <w:b/>
        <w:bCs/>
        <w:sz w:val="22"/>
        <w:szCs w:val="22"/>
        <w:lang w:val="es-ES"/>
      </w:rPr>
      <w:fldChar w:fldCharType="separate"/>
    </w:r>
    <w:r w:rsidRPr="00AA60E0">
      <w:rPr>
        <w:rStyle w:val="PageNumber"/>
        <w:b/>
        <w:bCs/>
        <w:noProof/>
        <w:sz w:val="22"/>
        <w:szCs w:val="22"/>
      </w:rPr>
      <w:t>1</w:t>
    </w:r>
    <w:r w:rsidRPr="00AA60E0">
      <w:rPr>
        <w:rStyle w:val="PageNumber"/>
        <w:b/>
        <w:bCs/>
        <w:sz w:val="22"/>
        <w:szCs w:val="22"/>
        <w:lang w:val="es-ES"/>
      </w:rPr>
      <w:fldChar w:fldCharType="end"/>
    </w:r>
    <w:r w:rsidR="00581DEC" w:rsidRPr="005022BF">
      <w:rPr>
        <w:rStyle w:val="PageNumber"/>
        <w:b/>
        <w:bCs/>
        <w:sz w:val="22"/>
        <w:szCs w:val="22"/>
      </w:rPr>
      <w:t xml:space="preserve"> </w:t>
    </w:r>
    <w:r w:rsidRPr="00AA60E0">
      <w:rPr>
        <w:rStyle w:val="PageNumber"/>
        <w:sz w:val="22"/>
        <w:szCs w:val="22"/>
      </w:rPr>
      <w:t>of</w:t>
    </w:r>
    <w:r w:rsidR="00581DEC">
      <w:rPr>
        <w:rStyle w:val="PageNumber"/>
        <w:sz w:val="22"/>
        <w:szCs w:val="22"/>
      </w:rPr>
      <w:t xml:space="preserve"> </w:t>
    </w:r>
    <w:r w:rsidRPr="00AA60E0">
      <w:rPr>
        <w:rStyle w:val="PageNumber"/>
        <w:b/>
        <w:bCs/>
        <w:sz w:val="22"/>
        <w:szCs w:val="22"/>
        <w:lang w:val="es-ES"/>
      </w:rPr>
      <w:fldChar w:fldCharType="begin"/>
    </w:r>
    <w:r w:rsidRPr="00AA60E0">
      <w:rPr>
        <w:rStyle w:val="PageNumber"/>
        <w:b/>
        <w:bCs/>
        <w:sz w:val="22"/>
        <w:szCs w:val="22"/>
      </w:rPr>
      <w:instrText xml:space="preserve"> NUMPAGES  \* Arabic  \* MERGEFORMAT </w:instrText>
    </w:r>
    <w:r w:rsidRPr="00AA60E0">
      <w:rPr>
        <w:rStyle w:val="PageNumber"/>
        <w:b/>
        <w:bCs/>
        <w:sz w:val="22"/>
        <w:szCs w:val="22"/>
        <w:lang w:val="es-ES"/>
      </w:rPr>
      <w:fldChar w:fldCharType="separate"/>
    </w:r>
    <w:r w:rsidRPr="00AA60E0">
      <w:rPr>
        <w:rStyle w:val="PageNumber"/>
        <w:b/>
        <w:bCs/>
        <w:noProof/>
        <w:sz w:val="22"/>
        <w:szCs w:val="22"/>
      </w:rPr>
      <w:t>2</w:t>
    </w:r>
    <w:r w:rsidRPr="00AA60E0">
      <w:rPr>
        <w:rStyle w:val="PageNumber"/>
        <w:b/>
        <w:bCs/>
        <w:sz w:val="22"/>
        <w:szCs w:val="22"/>
        <w:lang w:val="es-ES"/>
      </w:rPr>
      <w:fldChar w:fldCharType="end"/>
    </w:r>
    <w:r w:rsidR="00F4684C" w:rsidRPr="00AA60E0">
      <w:rPr>
        <w:rStyle w:val="PageNumber"/>
        <w:sz w:val="22"/>
        <w:szCs w:val="22"/>
      </w:rPr>
      <w:tab/>
    </w:r>
    <w:r w:rsidR="00CA70C3" w:rsidRPr="00AA60E0">
      <w:rPr>
        <w:rStyle w:val="PageNumber"/>
        <w:sz w:val="20"/>
      </w:rPr>
      <w:t xml:space="preserve">     </w:t>
    </w:r>
    <w:r w:rsidR="002701EE" w:rsidRPr="00AA60E0">
      <w:rPr>
        <w:rStyle w:val="PageNumber"/>
        <w:sz w:val="20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A68A9" w14:textId="77777777" w:rsidR="006C19CD" w:rsidRDefault="006C19CD">
      <w:r>
        <w:separator/>
      </w:r>
    </w:p>
  </w:footnote>
  <w:footnote w:type="continuationSeparator" w:id="0">
    <w:p w14:paraId="0CFDFE2F" w14:textId="77777777" w:rsidR="006C19CD" w:rsidRDefault="006C1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BD8B" w14:textId="77777777" w:rsidR="008907BE" w:rsidRPr="00922CA6" w:rsidRDefault="008907BE" w:rsidP="008907BE">
    <w:pPr>
      <w:rPr>
        <w:b/>
        <w:bCs/>
        <w:color w:val="004D8F"/>
        <w:sz w:val="22"/>
        <w:szCs w:val="22"/>
      </w:rPr>
    </w:pPr>
    <w:r w:rsidRPr="008907BE">
      <w:rPr>
        <w:b/>
        <w:bCs/>
        <w:color w:val="004D8F"/>
        <w:sz w:val="22"/>
        <w:szCs w:val="22"/>
      </w:rPr>
      <w:t>GLEN FITZGERALD, P.E.</w:t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  <w:t xml:space="preserve">  </w:t>
    </w:r>
    <w:r>
      <w:rPr>
        <w:b/>
        <w:bCs/>
        <w:color w:val="004D8F"/>
        <w:sz w:val="22"/>
        <w:szCs w:val="22"/>
      </w:rPr>
      <w:t xml:space="preserve">            </w:t>
    </w:r>
    <w:r w:rsidRPr="008907BE">
      <w:rPr>
        <w:b/>
        <w:bCs/>
        <w:color w:val="004D8F"/>
        <w:sz w:val="22"/>
        <w:szCs w:val="22"/>
      </w:rPr>
      <w:t xml:space="preserve"> </w:t>
    </w:r>
    <w:r>
      <w:rPr>
        <w:b/>
        <w:bCs/>
        <w:color w:val="004D8F"/>
        <w:sz w:val="22"/>
        <w:szCs w:val="22"/>
      </w:rPr>
      <w:t>KS ENGINEERS, P.C.</w:t>
    </w:r>
  </w:p>
  <w:p w14:paraId="77A76365" w14:textId="77777777" w:rsidR="008907BE" w:rsidRDefault="008907BE" w:rsidP="008907BE">
    <w:pPr>
      <w:rPr>
        <w:b/>
        <w:color w:val="004D8F"/>
        <w:sz w:val="22"/>
        <w:szCs w:val="22"/>
      </w:rPr>
    </w:pPr>
    <w:r w:rsidRPr="008B3612">
      <w:rPr>
        <w:b/>
        <w:color w:val="004D8F"/>
        <w:sz w:val="22"/>
        <w:szCs w:val="22"/>
      </w:rPr>
      <w:t xml:space="preserve">Proposed Title for Technical Proposal: </w:t>
    </w:r>
    <w:r>
      <w:rPr>
        <w:b/>
        <w:color w:val="004D8F"/>
        <w:sz w:val="22"/>
        <w:szCs w:val="22"/>
      </w:rPr>
      <w:t xml:space="preserve">Structural Inspection Team Leader (ASCE </w:t>
    </w:r>
    <w:r w:rsidRPr="007B314E">
      <w:rPr>
        <w:b/>
        <w:color w:val="004D8F"/>
        <w:sz w:val="22"/>
        <w:szCs w:val="22"/>
      </w:rPr>
      <w:t>P</w:t>
    </w:r>
    <w:r w:rsidR="007B314E" w:rsidRPr="007B314E">
      <w:rPr>
        <w:b/>
        <w:color w:val="004D8F"/>
        <w:sz w:val="22"/>
        <w:szCs w:val="22"/>
      </w:rPr>
      <w:t>V</w:t>
    </w:r>
    <w:r w:rsidRPr="007B314E">
      <w:rPr>
        <w:b/>
        <w:color w:val="004D8F"/>
        <w:sz w:val="22"/>
        <w:szCs w:val="22"/>
      </w:rPr>
      <w:t>)</w:t>
    </w:r>
    <w:r>
      <w:rPr>
        <w:b/>
        <w:color w:val="004D8F"/>
        <w:sz w:val="22"/>
        <w:szCs w:val="22"/>
      </w:rPr>
      <w:t xml:space="preserve">   </w:t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  <w:t xml:space="preserve">  </w:t>
    </w:r>
    <w:r w:rsidR="007B314E">
      <w:rPr>
        <w:b/>
        <w:color w:val="004D8F"/>
        <w:sz w:val="22"/>
        <w:szCs w:val="22"/>
      </w:rPr>
      <w:t xml:space="preserve">             </w:t>
    </w:r>
    <w:r>
      <w:rPr>
        <w:b/>
        <w:color w:val="004D8F"/>
        <w:sz w:val="22"/>
        <w:szCs w:val="22"/>
      </w:rPr>
      <w:t>TEAM A</w:t>
    </w:r>
  </w:p>
  <w:p w14:paraId="6B9D1B17" w14:textId="77777777" w:rsidR="008907BE" w:rsidRPr="008B3612" w:rsidRDefault="008907BE" w:rsidP="008907BE">
    <w:pPr>
      <w:rPr>
        <w:b/>
        <w:color w:val="004D8F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A77A2"/>
    <w:multiLevelType w:val="hybridMultilevel"/>
    <w:tmpl w:val="B3045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40E91"/>
    <w:multiLevelType w:val="hybridMultilevel"/>
    <w:tmpl w:val="E9F87D52"/>
    <w:lvl w:ilvl="0" w:tplc="5B08AF12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6F8816F3"/>
    <w:multiLevelType w:val="hybridMultilevel"/>
    <w:tmpl w:val="2F66AE10"/>
    <w:lvl w:ilvl="0" w:tplc="3C7850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742697">
    <w:abstractNumId w:val="0"/>
  </w:num>
  <w:num w:numId="2" w16cid:durableId="288587515">
    <w:abstractNumId w:val="2"/>
  </w:num>
  <w:num w:numId="3" w16cid:durableId="83114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ztzCxtDA0MDMyNDdU0lEKTi0uzszPAykwrQUACFQw1CwAAAA="/>
  </w:docVars>
  <w:rsids>
    <w:rsidRoot w:val="008C48FF"/>
    <w:rsid w:val="0000319C"/>
    <w:rsid w:val="00007269"/>
    <w:rsid w:val="00011127"/>
    <w:rsid w:val="00014F47"/>
    <w:rsid w:val="00015C03"/>
    <w:rsid w:val="000215A3"/>
    <w:rsid w:val="00021EFD"/>
    <w:rsid w:val="00032479"/>
    <w:rsid w:val="00034AF9"/>
    <w:rsid w:val="00050035"/>
    <w:rsid w:val="0006284D"/>
    <w:rsid w:val="00062851"/>
    <w:rsid w:val="000639E6"/>
    <w:rsid w:val="00071883"/>
    <w:rsid w:val="00087B1C"/>
    <w:rsid w:val="0009048E"/>
    <w:rsid w:val="0009172E"/>
    <w:rsid w:val="00092984"/>
    <w:rsid w:val="0009398D"/>
    <w:rsid w:val="00094D2F"/>
    <w:rsid w:val="000957EE"/>
    <w:rsid w:val="000A3F47"/>
    <w:rsid w:val="000A4F5C"/>
    <w:rsid w:val="000A7776"/>
    <w:rsid w:val="000B036A"/>
    <w:rsid w:val="000C7A0E"/>
    <w:rsid w:val="000D7CCC"/>
    <w:rsid w:val="000E74EF"/>
    <w:rsid w:val="00115AEC"/>
    <w:rsid w:val="0012282F"/>
    <w:rsid w:val="001278C3"/>
    <w:rsid w:val="001302B4"/>
    <w:rsid w:val="00133680"/>
    <w:rsid w:val="001353AE"/>
    <w:rsid w:val="00136719"/>
    <w:rsid w:val="00141313"/>
    <w:rsid w:val="00144854"/>
    <w:rsid w:val="00153F20"/>
    <w:rsid w:val="001665CE"/>
    <w:rsid w:val="00167A03"/>
    <w:rsid w:val="00167B6F"/>
    <w:rsid w:val="0017102D"/>
    <w:rsid w:val="001736D4"/>
    <w:rsid w:val="00174B3C"/>
    <w:rsid w:val="001814E8"/>
    <w:rsid w:val="001C54B9"/>
    <w:rsid w:val="001C6140"/>
    <w:rsid w:val="001D5DA1"/>
    <w:rsid w:val="001D614F"/>
    <w:rsid w:val="001E0826"/>
    <w:rsid w:val="001F3959"/>
    <w:rsid w:val="001F39A1"/>
    <w:rsid w:val="001F4C0B"/>
    <w:rsid w:val="002030F7"/>
    <w:rsid w:val="0021282E"/>
    <w:rsid w:val="00215804"/>
    <w:rsid w:val="00216045"/>
    <w:rsid w:val="0022248F"/>
    <w:rsid w:val="00224AF5"/>
    <w:rsid w:val="0023269A"/>
    <w:rsid w:val="00236B01"/>
    <w:rsid w:val="002532EC"/>
    <w:rsid w:val="002701EE"/>
    <w:rsid w:val="00273736"/>
    <w:rsid w:val="00274AAA"/>
    <w:rsid w:val="00281473"/>
    <w:rsid w:val="00287045"/>
    <w:rsid w:val="00292AA9"/>
    <w:rsid w:val="00293B80"/>
    <w:rsid w:val="002A5BE2"/>
    <w:rsid w:val="002B1B11"/>
    <w:rsid w:val="002C5242"/>
    <w:rsid w:val="002D0A07"/>
    <w:rsid w:val="002D23B2"/>
    <w:rsid w:val="002F673E"/>
    <w:rsid w:val="00311CAC"/>
    <w:rsid w:val="0032413A"/>
    <w:rsid w:val="00337D76"/>
    <w:rsid w:val="0034647A"/>
    <w:rsid w:val="003610A9"/>
    <w:rsid w:val="00365EB6"/>
    <w:rsid w:val="0037500F"/>
    <w:rsid w:val="00381D66"/>
    <w:rsid w:val="00390467"/>
    <w:rsid w:val="003A6928"/>
    <w:rsid w:val="003B63BF"/>
    <w:rsid w:val="003B6711"/>
    <w:rsid w:val="003C6928"/>
    <w:rsid w:val="003D0E04"/>
    <w:rsid w:val="003E577F"/>
    <w:rsid w:val="003E5F36"/>
    <w:rsid w:val="003F0186"/>
    <w:rsid w:val="003F3C5B"/>
    <w:rsid w:val="003F4837"/>
    <w:rsid w:val="003F72A9"/>
    <w:rsid w:val="00403305"/>
    <w:rsid w:val="004262D4"/>
    <w:rsid w:val="00427C36"/>
    <w:rsid w:val="00434029"/>
    <w:rsid w:val="0043776E"/>
    <w:rsid w:val="004418AA"/>
    <w:rsid w:val="00443FB6"/>
    <w:rsid w:val="0044417B"/>
    <w:rsid w:val="00447526"/>
    <w:rsid w:val="0044770E"/>
    <w:rsid w:val="00447AC1"/>
    <w:rsid w:val="004500BC"/>
    <w:rsid w:val="00454792"/>
    <w:rsid w:val="0045619A"/>
    <w:rsid w:val="00471ECA"/>
    <w:rsid w:val="004722AD"/>
    <w:rsid w:val="00482E7C"/>
    <w:rsid w:val="00487856"/>
    <w:rsid w:val="004A3564"/>
    <w:rsid w:val="004A426A"/>
    <w:rsid w:val="004A5C2F"/>
    <w:rsid w:val="004B2720"/>
    <w:rsid w:val="004B6A14"/>
    <w:rsid w:val="004C739E"/>
    <w:rsid w:val="004D35B1"/>
    <w:rsid w:val="005022BF"/>
    <w:rsid w:val="00507E37"/>
    <w:rsid w:val="00512929"/>
    <w:rsid w:val="00513840"/>
    <w:rsid w:val="00516DA0"/>
    <w:rsid w:val="0052232F"/>
    <w:rsid w:val="005244A7"/>
    <w:rsid w:val="00525BD4"/>
    <w:rsid w:val="005277CE"/>
    <w:rsid w:val="005572F1"/>
    <w:rsid w:val="0056018A"/>
    <w:rsid w:val="00566859"/>
    <w:rsid w:val="00567781"/>
    <w:rsid w:val="005705E6"/>
    <w:rsid w:val="00577A5B"/>
    <w:rsid w:val="00581DEC"/>
    <w:rsid w:val="005827C5"/>
    <w:rsid w:val="00584436"/>
    <w:rsid w:val="00590132"/>
    <w:rsid w:val="005916B2"/>
    <w:rsid w:val="00596D25"/>
    <w:rsid w:val="00597942"/>
    <w:rsid w:val="005A194B"/>
    <w:rsid w:val="005A23EC"/>
    <w:rsid w:val="005B289F"/>
    <w:rsid w:val="005D2D0B"/>
    <w:rsid w:val="005D40C0"/>
    <w:rsid w:val="005E04FF"/>
    <w:rsid w:val="00603FF7"/>
    <w:rsid w:val="006068E4"/>
    <w:rsid w:val="00611E12"/>
    <w:rsid w:val="00617FBD"/>
    <w:rsid w:val="006255A5"/>
    <w:rsid w:val="00632390"/>
    <w:rsid w:val="0063771A"/>
    <w:rsid w:val="006415F4"/>
    <w:rsid w:val="00641D99"/>
    <w:rsid w:val="006428EB"/>
    <w:rsid w:val="006432D4"/>
    <w:rsid w:val="00653A51"/>
    <w:rsid w:val="00665295"/>
    <w:rsid w:val="006679D4"/>
    <w:rsid w:val="00675906"/>
    <w:rsid w:val="006764F4"/>
    <w:rsid w:val="0068080B"/>
    <w:rsid w:val="00681FE9"/>
    <w:rsid w:val="0068361D"/>
    <w:rsid w:val="00684100"/>
    <w:rsid w:val="00685088"/>
    <w:rsid w:val="00686C6F"/>
    <w:rsid w:val="00686C8C"/>
    <w:rsid w:val="00690B7D"/>
    <w:rsid w:val="0069417C"/>
    <w:rsid w:val="006A0B34"/>
    <w:rsid w:val="006A5C13"/>
    <w:rsid w:val="006B77F6"/>
    <w:rsid w:val="006C19CD"/>
    <w:rsid w:val="006D3D72"/>
    <w:rsid w:val="006D4469"/>
    <w:rsid w:val="006E58CB"/>
    <w:rsid w:val="006E5E1F"/>
    <w:rsid w:val="006F49A0"/>
    <w:rsid w:val="00702344"/>
    <w:rsid w:val="0070479B"/>
    <w:rsid w:val="007126B0"/>
    <w:rsid w:val="00712765"/>
    <w:rsid w:val="00717CEF"/>
    <w:rsid w:val="0072077B"/>
    <w:rsid w:val="0072591D"/>
    <w:rsid w:val="00730A6E"/>
    <w:rsid w:val="00737D51"/>
    <w:rsid w:val="00755697"/>
    <w:rsid w:val="00761008"/>
    <w:rsid w:val="0077188F"/>
    <w:rsid w:val="00775B55"/>
    <w:rsid w:val="00783904"/>
    <w:rsid w:val="00791520"/>
    <w:rsid w:val="0079539D"/>
    <w:rsid w:val="007974EC"/>
    <w:rsid w:val="007A204C"/>
    <w:rsid w:val="007A65F9"/>
    <w:rsid w:val="007A77EF"/>
    <w:rsid w:val="007B00D4"/>
    <w:rsid w:val="007B314E"/>
    <w:rsid w:val="007C1CB6"/>
    <w:rsid w:val="007C673A"/>
    <w:rsid w:val="007D0A15"/>
    <w:rsid w:val="007E057B"/>
    <w:rsid w:val="007E790E"/>
    <w:rsid w:val="00815FA6"/>
    <w:rsid w:val="008505B5"/>
    <w:rsid w:val="00850E0C"/>
    <w:rsid w:val="00857736"/>
    <w:rsid w:val="008632B4"/>
    <w:rsid w:val="0086530F"/>
    <w:rsid w:val="00865FDD"/>
    <w:rsid w:val="008750D7"/>
    <w:rsid w:val="008907BE"/>
    <w:rsid w:val="00896504"/>
    <w:rsid w:val="008A0694"/>
    <w:rsid w:val="008A2A57"/>
    <w:rsid w:val="008A7A3E"/>
    <w:rsid w:val="008B21D3"/>
    <w:rsid w:val="008B5560"/>
    <w:rsid w:val="008B7D0A"/>
    <w:rsid w:val="008C456D"/>
    <w:rsid w:val="008C48FF"/>
    <w:rsid w:val="008F5018"/>
    <w:rsid w:val="008F521B"/>
    <w:rsid w:val="00901BF6"/>
    <w:rsid w:val="00903854"/>
    <w:rsid w:val="00911F08"/>
    <w:rsid w:val="00914D1C"/>
    <w:rsid w:val="00916D49"/>
    <w:rsid w:val="00926BCE"/>
    <w:rsid w:val="0092724A"/>
    <w:rsid w:val="00934689"/>
    <w:rsid w:val="00934B8F"/>
    <w:rsid w:val="0093595A"/>
    <w:rsid w:val="00943843"/>
    <w:rsid w:val="00952F04"/>
    <w:rsid w:val="00967004"/>
    <w:rsid w:val="00980EA3"/>
    <w:rsid w:val="00983E9C"/>
    <w:rsid w:val="009879BA"/>
    <w:rsid w:val="0099012F"/>
    <w:rsid w:val="00990607"/>
    <w:rsid w:val="0099222D"/>
    <w:rsid w:val="009C68E2"/>
    <w:rsid w:val="009D0B71"/>
    <w:rsid w:val="009D29DD"/>
    <w:rsid w:val="009D36A0"/>
    <w:rsid w:val="009E63DA"/>
    <w:rsid w:val="009F4102"/>
    <w:rsid w:val="00A00134"/>
    <w:rsid w:val="00A042BD"/>
    <w:rsid w:val="00A04645"/>
    <w:rsid w:val="00A0688B"/>
    <w:rsid w:val="00A13511"/>
    <w:rsid w:val="00A144D8"/>
    <w:rsid w:val="00A22628"/>
    <w:rsid w:val="00A2266B"/>
    <w:rsid w:val="00A23D20"/>
    <w:rsid w:val="00A27AE1"/>
    <w:rsid w:val="00A30698"/>
    <w:rsid w:val="00A31F47"/>
    <w:rsid w:val="00A40D1D"/>
    <w:rsid w:val="00A475CE"/>
    <w:rsid w:val="00A509EE"/>
    <w:rsid w:val="00A7285A"/>
    <w:rsid w:val="00A87B6C"/>
    <w:rsid w:val="00A907CC"/>
    <w:rsid w:val="00AA60E0"/>
    <w:rsid w:val="00AA77C5"/>
    <w:rsid w:val="00AD07C5"/>
    <w:rsid w:val="00AD14AE"/>
    <w:rsid w:val="00AD1C14"/>
    <w:rsid w:val="00AD6BE1"/>
    <w:rsid w:val="00AE566B"/>
    <w:rsid w:val="00AE575E"/>
    <w:rsid w:val="00AE5DBC"/>
    <w:rsid w:val="00AF2C52"/>
    <w:rsid w:val="00B07154"/>
    <w:rsid w:val="00B07999"/>
    <w:rsid w:val="00B11705"/>
    <w:rsid w:val="00B23E38"/>
    <w:rsid w:val="00B33E65"/>
    <w:rsid w:val="00B34269"/>
    <w:rsid w:val="00B36C40"/>
    <w:rsid w:val="00B3728D"/>
    <w:rsid w:val="00B40CC2"/>
    <w:rsid w:val="00B5199C"/>
    <w:rsid w:val="00B535B2"/>
    <w:rsid w:val="00B60625"/>
    <w:rsid w:val="00B64624"/>
    <w:rsid w:val="00B646F8"/>
    <w:rsid w:val="00B72A71"/>
    <w:rsid w:val="00B7478E"/>
    <w:rsid w:val="00B8246A"/>
    <w:rsid w:val="00B86C80"/>
    <w:rsid w:val="00B90239"/>
    <w:rsid w:val="00B93F5A"/>
    <w:rsid w:val="00BA5081"/>
    <w:rsid w:val="00BA7EA2"/>
    <w:rsid w:val="00BC6D0A"/>
    <w:rsid w:val="00BD11BA"/>
    <w:rsid w:val="00BD516A"/>
    <w:rsid w:val="00BD6EC6"/>
    <w:rsid w:val="00BE09FA"/>
    <w:rsid w:val="00C01961"/>
    <w:rsid w:val="00C044F3"/>
    <w:rsid w:val="00C06723"/>
    <w:rsid w:val="00C07977"/>
    <w:rsid w:val="00C16611"/>
    <w:rsid w:val="00C17A94"/>
    <w:rsid w:val="00C22CB0"/>
    <w:rsid w:val="00C23D65"/>
    <w:rsid w:val="00C25C1F"/>
    <w:rsid w:val="00C30023"/>
    <w:rsid w:val="00C30FCA"/>
    <w:rsid w:val="00C50DF6"/>
    <w:rsid w:val="00C607C5"/>
    <w:rsid w:val="00C6407C"/>
    <w:rsid w:val="00C66FFE"/>
    <w:rsid w:val="00C80F9C"/>
    <w:rsid w:val="00C81A01"/>
    <w:rsid w:val="00C83B72"/>
    <w:rsid w:val="00C91900"/>
    <w:rsid w:val="00C96D14"/>
    <w:rsid w:val="00C96DB0"/>
    <w:rsid w:val="00CA0B28"/>
    <w:rsid w:val="00CA38E6"/>
    <w:rsid w:val="00CA526D"/>
    <w:rsid w:val="00CA70C3"/>
    <w:rsid w:val="00CB1745"/>
    <w:rsid w:val="00CB3303"/>
    <w:rsid w:val="00CC0A19"/>
    <w:rsid w:val="00CD34F4"/>
    <w:rsid w:val="00CE4069"/>
    <w:rsid w:val="00CE7B73"/>
    <w:rsid w:val="00CF1517"/>
    <w:rsid w:val="00D11AC6"/>
    <w:rsid w:val="00D11B38"/>
    <w:rsid w:val="00D223B8"/>
    <w:rsid w:val="00D2358B"/>
    <w:rsid w:val="00D24776"/>
    <w:rsid w:val="00D27432"/>
    <w:rsid w:val="00D278EF"/>
    <w:rsid w:val="00D4485B"/>
    <w:rsid w:val="00D46868"/>
    <w:rsid w:val="00D509E1"/>
    <w:rsid w:val="00D525C1"/>
    <w:rsid w:val="00D614EE"/>
    <w:rsid w:val="00D62754"/>
    <w:rsid w:val="00D76467"/>
    <w:rsid w:val="00D84C61"/>
    <w:rsid w:val="00D86EF0"/>
    <w:rsid w:val="00D90ED7"/>
    <w:rsid w:val="00D9755F"/>
    <w:rsid w:val="00DA089E"/>
    <w:rsid w:val="00DA3A85"/>
    <w:rsid w:val="00DA4A8A"/>
    <w:rsid w:val="00DB2CF6"/>
    <w:rsid w:val="00DB7208"/>
    <w:rsid w:val="00DB76F0"/>
    <w:rsid w:val="00DC1D31"/>
    <w:rsid w:val="00DF3611"/>
    <w:rsid w:val="00DF4EAF"/>
    <w:rsid w:val="00DF68D2"/>
    <w:rsid w:val="00E135F6"/>
    <w:rsid w:val="00E14503"/>
    <w:rsid w:val="00E3538C"/>
    <w:rsid w:val="00E36AA9"/>
    <w:rsid w:val="00E458AB"/>
    <w:rsid w:val="00E472C8"/>
    <w:rsid w:val="00E47957"/>
    <w:rsid w:val="00E67FBD"/>
    <w:rsid w:val="00E71179"/>
    <w:rsid w:val="00E75A5F"/>
    <w:rsid w:val="00E816F4"/>
    <w:rsid w:val="00E86572"/>
    <w:rsid w:val="00E90749"/>
    <w:rsid w:val="00E90B05"/>
    <w:rsid w:val="00E957DA"/>
    <w:rsid w:val="00EA34C7"/>
    <w:rsid w:val="00EA4D28"/>
    <w:rsid w:val="00EC683C"/>
    <w:rsid w:val="00EC71BB"/>
    <w:rsid w:val="00ED2DB3"/>
    <w:rsid w:val="00EF5680"/>
    <w:rsid w:val="00EF6813"/>
    <w:rsid w:val="00EF6860"/>
    <w:rsid w:val="00F01510"/>
    <w:rsid w:val="00F20716"/>
    <w:rsid w:val="00F215AB"/>
    <w:rsid w:val="00F31481"/>
    <w:rsid w:val="00F3173D"/>
    <w:rsid w:val="00F376F0"/>
    <w:rsid w:val="00F40D2A"/>
    <w:rsid w:val="00F425C6"/>
    <w:rsid w:val="00F4684C"/>
    <w:rsid w:val="00F55AB1"/>
    <w:rsid w:val="00F664FB"/>
    <w:rsid w:val="00F72A9F"/>
    <w:rsid w:val="00F8174D"/>
    <w:rsid w:val="00F91317"/>
    <w:rsid w:val="00FA0712"/>
    <w:rsid w:val="00FA36FE"/>
    <w:rsid w:val="00FB075F"/>
    <w:rsid w:val="00FB2191"/>
    <w:rsid w:val="00FC0435"/>
    <w:rsid w:val="00FC40BB"/>
    <w:rsid w:val="00FD3DFF"/>
    <w:rsid w:val="00FD5290"/>
    <w:rsid w:val="00FD54DA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00D9024"/>
  <w15:chartTrackingRefBased/>
  <w15:docId w15:val="{E127F42D-0C13-49EA-AB69-6A540BA6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6EC6"/>
    <w:rPr>
      <w:sz w:val="40"/>
    </w:rPr>
  </w:style>
  <w:style w:type="paragraph" w:styleId="Heading1">
    <w:name w:val="heading 1"/>
    <w:basedOn w:val="Normal"/>
    <w:next w:val="Normal"/>
    <w:link w:val="Heading1Char"/>
    <w:qFormat/>
    <w:rsid w:val="008907B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D6EC6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BD6EC6"/>
    <w:pPr>
      <w:keepNext/>
      <w:outlineLvl w:val="3"/>
    </w:pPr>
    <w:rPr>
      <w:b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907BE"/>
    <w:p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D6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D6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F4684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4684C"/>
  </w:style>
  <w:style w:type="character" w:customStyle="1" w:styleId="Heading3Char">
    <w:name w:val="Heading 3 Char"/>
    <w:link w:val="Heading3"/>
    <w:rsid w:val="00E957DA"/>
    <w:rPr>
      <w:b/>
      <w:sz w:val="24"/>
    </w:rPr>
  </w:style>
  <w:style w:type="character" w:customStyle="1" w:styleId="HeaderChar">
    <w:name w:val="Header Char"/>
    <w:link w:val="Header"/>
    <w:uiPriority w:val="99"/>
    <w:rsid w:val="00E957DA"/>
    <w:rPr>
      <w:sz w:val="40"/>
    </w:rPr>
  </w:style>
  <w:style w:type="paragraph" w:styleId="Revision">
    <w:name w:val="Revision"/>
    <w:hidden/>
    <w:uiPriority w:val="99"/>
    <w:semiHidden/>
    <w:rsid w:val="0032413A"/>
    <w:rPr>
      <w:sz w:val="40"/>
    </w:rPr>
  </w:style>
  <w:style w:type="character" w:customStyle="1" w:styleId="Heading1Char">
    <w:name w:val="Heading 1 Char"/>
    <w:link w:val="Heading1"/>
    <w:rsid w:val="008907BE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9Char">
    <w:name w:val="Heading 9 Char"/>
    <w:link w:val="Heading9"/>
    <w:semiHidden/>
    <w:rsid w:val="008907BE"/>
    <w:rPr>
      <w:rFonts w:ascii="Aptos Display" w:eastAsia="Times New Roman" w:hAnsi="Aptos Display" w:cs="Times New Roman"/>
      <w:sz w:val="22"/>
      <w:szCs w:val="22"/>
    </w:rPr>
  </w:style>
  <w:style w:type="character" w:styleId="CommentReference">
    <w:name w:val="annotation reference"/>
    <w:rsid w:val="00B535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35B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535B2"/>
  </w:style>
  <w:style w:type="paragraph" w:styleId="CommentSubject">
    <w:name w:val="annotation subject"/>
    <w:basedOn w:val="CommentText"/>
    <w:next w:val="CommentText"/>
    <w:link w:val="CommentSubjectChar"/>
    <w:rsid w:val="00B535B2"/>
    <w:rPr>
      <w:b/>
      <w:bCs/>
    </w:rPr>
  </w:style>
  <w:style w:type="character" w:customStyle="1" w:styleId="CommentSubjectChar">
    <w:name w:val="Comment Subject Char"/>
    <w:link w:val="CommentSubject"/>
    <w:rsid w:val="00B535B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5619A"/>
    <w:pPr>
      <w:widowControl w:val="0"/>
      <w:autoSpaceDE w:val="0"/>
      <w:autoSpaceDN w:val="0"/>
    </w:pPr>
    <w:rPr>
      <w:b/>
      <w:bCs/>
      <w:sz w:val="22"/>
      <w:szCs w:val="22"/>
    </w:rPr>
  </w:style>
  <w:style w:type="character" w:customStyle="1" w:styleId="BodyTextChar">
    <w:name w:val="Body Text Char"/>
    <w:link w:val="BodyText"/>
    <w:uiPriority w:val="1"/>
    <w:rsid w:val="0045619A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1E918-D5CF-49D1-92CE-6FA45DC8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4166</Words>
  <Characters>23750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4                                    Prequalification Key Staff as per Discipline Requirement Sheet</vt:lpstr>
    </vt:vector>
  </TitlesOfParts>
  <Company>NJDOT</Company>
  <LinksUpToDate>false</LinksUpToDate>
  <CharactersWithSpaces>27861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4                                    Prequalification Key Staff as per Discipline Requirement Sheet</dc:title>
  <dc:subject/>
  <dc:creator>Fitzgerald Glen</dc:creator>
  <cp:keywords/>
  <dc:description/>
  <cp:lastModifiedBy>Farhan Shahid</cp:lastModifiedBy>
  <cp:revision>2</cp:revision>
  <cp:lastPrinted>2025-03-10T18:23:00Z</cp:lastPrinted>
  <dcterms:created xsi:type="dcterms:W3CDTF">2025-08-15T16:23:00Z</dcterms:created>
  <dcterms:modified xsi:type="dcterms:W3CDTF">2025-08-15T16:23:00Z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ab45e9f73c730492d41e6abf42849c64fb6e1fa765e9b4ec0fc74d77dbac603b</vt:lpwstr>
  </property>
</Properties>
</file>