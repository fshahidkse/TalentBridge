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B09F7" w14:textId="77777777" w:rsidR="00D231BA" w:rsidRDefault="00D231BA">
      <w:pPr>
        <w:tabs>
          <w:tab w:val="left" w:pos="1260"/>
        </w:tabs>
      </w:pPr>
    </w:p>
    <w:tbl>
      <w:tblPr>
        <w:tblW w:w="11037" w:type="dxa"/>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449"/>
        <w:gridCol w:w="3517"/>
        <w:gridCol w:w="831"/>
        <w:gridCol w:w="1547"/>
        <w:gridCol w:w="236"/>
        <w:gridCol w:w="642"/>
        <w:gridCol w:w="954"/>
        <w:gridCol w:w="586"/>
        <w:gridCol w:w="2275"/>
        <w:tblGridChange w:id="0">
          <w:tblGrid>
            <w:gridCol w:w="377"/>
            <w:gridCol w:w="72"/>
            <w:gridCol w:w="3517"/>
            <w:gridCol w:w="831"/>
            <w:gridCol w:w="1521"/>
            <w:gridCol w:w="26"/>
            <w:gridCol w:w="210"/>
            <w:gridCol w:w="26"/>
            <w:gridCol w:w="642"/>
            <w:gridCol w:w="954"/>
            <w:gridCol w:w="586"/>
            <w:gridCol w:w="2275"/>
          </w:tblGrid>
        </w:tblGridChange>
      </w:tblGrid>
      <w:tr w:rsidR="00D231BA" w:rsidRPr="0060045E" w14:paraId="00AF3B19" w14:textId="77777777" w:rsidTr="00A802D6">
        <w:trPr>
          <w:cantSplit/>
        </w:trPr>
        <w:tc>
          <w:tcPr>
            <w:tcW w:w="11037" w:type="dxa"/>
            <w:gridSpan w:val="9"/>
            <w:shd w:val="clear" w:color="auto" w:fill="0000A8"/>
          </w:tcPr>
          <w:p w14:paraId="56EEFEDC" w14:textId="77777777" w:rsidR="00D231BA" w:rsidRPr="0060045E" w:rsidRDefault="00D231BA" w:rsidP="00A802D6">
            <w:pPr>
              <w:pStyle w:val="Heading1"/>
              <w:spacing w:line="240" w:lineRule="auto"/>
              <w:jc w:val="center"/>
              <w:rPr>
                <w:rFonts w:ascii="Arial" w:hAnsi="Arial" w:cs="Arial"/>
                <w:sz w:val="16"/>
              </w:rPr>
            </w:pPr>
            <w:r w:rsidRPr="0060045E">
              <w:rPr>
                <w:rFonts w:ascii="Arial" w:hAnsi="Arial" w:cs="Arial"/>
                <w:sz w:val="16"/>
              </w:rPr>
              <w:t>RESUMES OF KEY PERSONNEL PROPOSED FOR THIS CONTRACT</w:t>
            </w:r>
          </w:p>
          <w:p w14:paraId="29B43057" w14:textId="77777777" w:rsidR="00D231BA" w:rsidRPr="0060045E" w:rsidRDefault="00D231BA" w:rsidP="00A802D6">
            <w:pPr>
              <w:tabs>
                <w:tab w:val="left" w:pos="1260"/>
              </w:tabs>
              <w:ind w:left="360"/>
              <w:jc w:val="center"/>
              <w:rPr>
                <w:rFonts w:ascii="Arial" w:eastAsia="Arial Unicode MS" w:hAnsi="Arial" w:cs="Arial"/>
              </w:rPr>
            </w:pPr>
            <w:r w:rsidRPr="0060045E">
              <w:rPr>
                <w:rFonts w:ascii="Arial" w:eastAsia="Arial Unicode MS" w:hAnsi="Arial" w:cs="Arial"/>
                <w:sz w:val="16"/>
              </w:rPr>
              <w:t>(Complete one Section E for each key person)</w:t>
            </w:r>
          </w:p>
        </w:tc>
      </w:tr>
      <w:tr w:rsidR="00D231BA" w:rsidRPr="0060045E" w14:paraId="1A3CCB35" w14:textId="77777777" w:rsidTr="00A802D6">
        <w:trPr>
          <w:cantSplit/>
          <w:trHeight w:val="135"/>
        </w:trPr>
        <w:tc>
          <w:tcPr>
            <w:tcW w:w="3923" w:type="dxa"/>
            <w:gridSpan w:val="2"/>
            <w:vMerge w:val="restart"/>
          </w:tcPr>
          <w:p w14:paraId="5D7AD81E" w14:textId="77777777" w:rsidR="00D231BA" w:rsidRPr="00C76ED4" w:rsidRDefault="00D231BA" w:rsidP="00A802D6">
            <w:pPr>
              <w:tabs>
                <w:tab w:val="left" w:pos="1260"/>
              </w:tabs>
              <w:rPr>
                <w:rFonts w:ascii="Arial" w:eastAsia="Arial Unicode MS" w:hAnsi="Arial" w:cs="Arial"/>
                <w:sz w:val="16"/>
              </w:rPr>
            </w:pPr>
            <w:r w:rsidRPr="00C76ED4">
              <w:rPr>
                <w:rFonts w:ascii="Arial" w:eastAsia="Arial Unicode MS" w:hAnsi="Arial" w:cs="Arial"/>
                <w:sz w:val="16"/>
              </w:rPr>
              <w:t xml:space="preserve">12. NAME </w:t>
            </w:r>
          </w:p>
          <w:p w14:paraId="4CC1CCEB" w14:textId="20ADD242" w:rsidR="00D231BA" w:rsidRPr="00C76ED4" w:rsidRDefault="00D73BDA" w:rsidP="00A802D6">
            <w:pPr>
              <w:tabs>
                <w:tab w:val="left" w:pos="1260"/>
              </w:tabs>
              <w:rPr>
                <w:rFonts w:ascii="Arial Narrow" w:eastAsia="Arial Unicode MS" w:hAnsi="Arial Narrow" w:cs="Arial"/>
                <w:b/>
                <w:bCs/>
                <w:color w:val="000000"/>
                <w:sz w:val="20"/>
              </w:rPr>
            </w:pPr>
            <w:r>
              <w:rPr>
                <w:rFonts w:ascii="Arial Narrow" w:eastAsia="Arial Unicode MS" w:hAnsi="Arial Narrow" w:cs="Arial"/>
                <w:b/>
                <w:bCs/>
                <w:color w:val="000000"/>
                <w:sz w:val="20"/>
              </w:rPr>
              <w:t>Glen J. Fitzgerald</w:t>
            </w:r>
            <w:r w:rsidR="00D231BA" w:rsidRPr="00C76ED4">
              <w:rPr>
                <w:rFonts w:ascii="Arial Narrow" w:eastAsia="Arial Unicode MS" w:hAnsi="Arial Narrow" w:cs="Arial"/>
                <w:b/>
                <w:bCs/>
                <w:color w:val="000000"/>
                <w:sz w:val="20"/>
              </w:rPr>
              <w:t>, PE</w:t>
            </w:r>
          </w:p>
        </w:tc>
        <w:tc>
          <w:tcPr>
            <w:tcW w:w="3278" w:type="dxa"/>
            <w:gridSpan w:val="4"/>
            <w:vMerge w:val="restart"/>
          </w:tcPr>
          <w:p w14:paraId="41DF2664" w14:textId="77777777" w:rsidR="00D231BA" w:rsidRPr="0060045E" w:rsidRDefault="00D231BA" w:rsidP="00A802D6">
            <w:pPr>
              <w:tabs>
                <w:tab w:val="left" w:pos="1260"/>
              </w:tabs>
              <w:rPr>
                <w:rFonts w:ascii="Arial" w:eastAsia="Arial Unicode MS" w:hAnsi="Arial" w:cs="Arial"/>
                <w:sz w:val="16"/>
              </w:rPr>
            </w:pPr>
            <w:r w:rsidRPr="0060045E">
              <w:rPr>
                <w:rFonts w:ascii="Arial" w:eastAsia="Arial Unicode MS" w:hAnsi="Arial" w:cs="Arial"/>
                <w:sz w:val="16"/>
              </w:rPr>
              <w:t>13. ROLE IN THIS CONTRACT</w:t>
            </w:r>
          </w:p>
          <w:p w14:paraId="28D0AE0F" w14:textId="60A8D670" w:rsidR="00D231BA" w:rsidRPr="00832ACC" w:rsidRDefault="00D231BA" w:rsidP="00A802D6">
            <w:pPr>
              <w:rPr>
                <w:rFonts w:ascii="Arial Narrow" w:hAnsi="Arial Narrow" w:cs="Arial"/>
                <w:b/>
                <w:color w:val="000000"/>
                <w:sz w:val="20"/>
                <w:szCs w:val="20"/>
              </w:rPr>
            </w:pPr>
            <w:r>
              <w:rPr>
                <w:rFonts w:ascii="Arial Narrow" w:hAnsi="Arial Narrow" w:cs="Arial"/>
                <w:b/>
                <w:color w:val="000000"/>
                <w:sz w:val="20"/>
                <w:szCs w:val="20"/>
              </w:rPr>
              <w:t>T</w:t>
            </w:r>
            <w:r w:rsidR="00D73BDA">
              <w:rPr>
                <w:rFonts w:ascii="Arial Narrow" w:hAnsi="Arial Narrow" w:cs="Arial"/>
                <w:b/>
                <w:color w:val="000000"/>
                <w:sz w:val="20"/>
                <w:szCs w:val="20"/>
              </w:rPr>
              <w:t>eam Lead</w:t>
            </w:r>
            <w:r>
              <w:rPr>
                <w:rFonts w:ascii="Arial Narrow" w:hAnsi="Arial Narrow" w:cs="Arial"/>
                <w:b/>
                <w:color w:val="000000"/>
                <w:sz w:val="20"/>
                <w:szCs w:val="20"/>
              </w:rPr>
              <w:t xml:space="preserve"> – Track Inspections</w:t>
            </w:r>
          </w:p>
        </w:tc>
        <w:tc>
          <w:tcPr>
            <w:tcW w:w="3836" w:type="dxa"/>
            <w:gridSpan w:val="3"/>
          </w:tcPr>
          <w:p w14:paraId="68B24638" w14:textId="77777777" w:rsidR="00D231BA" w:rsidRPr="0060045E" w:rsidRDefault="00D231BA" w:rsidP="00A802D6">
            <w:pPr>
              <w:tabs>
                <w:tab w:val="left" w:pos="1260"/>
              </w:tabs>
              <w:jc w:val="center"/>
              <w:rPr>
                <w:rFonts w:ascii="Arial" w:eastAsia="Arial Unicode MS" w:hAnsi="Arial" w:cs="Arial"/>
                <w:sz w:val="16"/>
              </w:rPr>
            </w:pPr>
            <w:r w:rsidRPr="0060045E">
              <w:rPr>
                <w:rFonts w:ascii="Arial" w:eastAsia="Arial Unicode MS" w:hAnsi="Arial" w:cs="Arial"/>
                <w:sz w:val="16"/>
              </w:rPr>
              <w:t>14.  YEARS EXPERIENCE</w:t>
            </w:r>
          </w:p>
        </w:tc>
      </w:tr>
      <w:tr w:rsidR="00D231BA" w:rsidRPr="0060045E" w14:paraId="427F14D5" w14:textId="77777777" w:rsidTr="00A802D6">
        <w:trPr>
          <w:cantSplit/>
          <w:trHeight w:val="316"/>
        </w:trPr>
        <w:tc>
          <w:tcPr>
            <w:tcW w:w="3923" w:type="dxa"/>
            <w:gridSpan w:val="2"/>
            <w:vMerge/>
          </w:tcPr>
          <w:p w14:paraId="294C6335" w14:textId="77777777" w:rsidR="00D231BA" w:rsidRPr="0060045E" w:rsidRDefault="00D231BA" w:rsidP="00A802D6">
            <w:pPr>
              <w:tabs>
                <w:tab w:val="left" w:pos="1260"/>
              </w:tabs>
              <w:rPr>
                <w:rFonts w:ascii="Arial" w:eastAsia="Arial Unicode MS" w:hAnsi="Arial" w:cs="Arial"/>
                <w:sz w:val="16"/>
              </w:rPr>
            </w:pPr>
          </w:p>
        </w:tc>
        <w:tc>
          <w:tcPr>
            <w:tcW w:w="3278" w:type="dxa"/>
            <w:gridSpan w:val="4"/>
            <w:vMerge/>
          </w:tcPr>
          <w:p w14:paraId="7286AF82" w14:textId="77777777" w:rsidR="00D231BA" w:rsidRPr="0060045E" w:rsidRDefault="00D231BA" w:rsidP="00A802D6">
            <w:pPr>
              <w:tabs>
                <w:tab w:val="left" w:pos="1260"/>
              </w:tabs>
              <w:rPr>
                <w:rFonts w:ascii="Arial" w:eastAsia="Arial Unicode MS" w:hAnsi="Arial" w:cs="Arial"/>
                <w:sz w:val="16"/>
              </w:rPr>
            </w:pPr>
          </w:p>
        </w:tc>
        <w:tc>
          <w:tcPr>
            <w:tcW w:w="957" w:type="dxa"/>
          </w:tcPr>
          <w:p w14:paraId="34080477" w14:textId="77777777" w:rsidR="00D231BA" w:rsidRPr="0060045E" w:rsidRDefault="00D231BA" w:rsidP="00A802D6">
            <w:pPr>
              <w:tabs>
                <w:tab w:val="left" w:pos="1260"/>
              </w:tabs>
              <w:rPr>
                <w:rFonts w:ascii="Arial" w:eastAsia="Arial Unicode MS" w:hAnsi="Arial" w:cs="Arial"/>
                <w:sz w:val="14"/>
              </w:rPr>
            </w:pPr>
            <w:r w:rsidRPr="0060045E">
              <w:rPr>
                <w:rFonts w:ascii="Arial" w:eastAsia="Arial Unicode MS" w:hAnsi="Arial" w:cs="Arial"/>
                <w:sz w:val="14"/>
              </w:rPr>
              <w:t>a.  TOTAL</w:t>
            </w:r>
          </w:p>
          <w:p w14:paraId="32A014FC" w14:textId="7BA7BE1D" w:rsidR="00D231BA" w:rsidRPr="00832ACC" w:rsidRDefault="00D231BA" w:rsidP="00A802D6">
            <w:pPr>
              <w:tabs>
                <w:tab w:val="left" w:pos="1260"/>
              </w:tabs>
              <w:jc w:val="center"/>
              <w:rPr>
                <w:rFonts w:ascii="Arial" w:eastAsia="Arial Unicode MS" w:hAnsi="Arial" w:cs="Arial"/>
                <w:b/>
                <w:bCs/>
                <w:color w:val="000000"/>
                <w:sz w:val="20"/>
                <w:szCs w:val="20"/>
              </w:rPr>
            </w:pPr>
            <w:r>
              <w:rPr>
                <w:rFonts w:ascii="Arial" w:eastAsia="Arial Unicode MS" w:hAnsi="Arial" w:cs="Arial"/>
                <w:b/>
                <w:bCs/>
                <w:color w:val="000000"/>
                <w:sz w:val="20"/>
                <w:szCs w:val="20"/>
              </w:rPr>
              <w:t>3</w:t>
            </w:r>
            <w:r w:rsidR="00D73BDA">
              <w:rPr>
                <w:rFonts w:ascii="Arial" w:eastAsia="Arial Unicode MS" w:hAnsi="Arial" w:cs="Arial"/>
                <w:b/>
                <w:bCs/>
                <w:color w:val="000000"/>
                <w:sz w:val="20"/>
                <w:szCs w:val="20"/>
              </w:rPr>
              <w:t>0</w:t>
            </w:r>
          </w:p>
        </w:tc>
        <w:tc>
          <w:tcPr>
            <w:tcW w:w="2879" w:type="dxa"/>
            <w:gridSpan w:val="2"/>
          </w:tcPr>
          <w:p w14:paraId="4251D386" w14:textId="77777777" w:rsidR="00D231BA" w:rsidRPr="0060045E" w:rsidRDefault="00D231BA" w:rsidP="00A802D6">
            <w:pPr>
              <w:numPr>
                <w:ilvl w:val="0"/>
                <w:numId w:val="6"/>
              </w:numPr>
              <w:tabs>
                <w:tab w:val="clear" w:pos="720"/>
                <w:tab w:val="left" w:pos="252"/>
              </w:tabs>
              <w:ind w:left="252" w:hanging="252"/>
              <w:rPr>
                <w:rFonts w:ascii="Arial" w:eastAsia="Arial Unicode MS" w:hAnsi="Arial" w:cs="Arial"/>
                <w:sz w:val="14"/>
              </w:rPr>
            </w:pPr>
            <w:r w:rsidRPr="0060045E">
              <w:rPr>
                <w:rFonts w:ascii="Arial" w:eastAsia="Arial Unicode MS" w:hAnsi="Arial" w:cs="Arial"/>
                <w:sz w:val="14"/>
              </w:rPr>
              <w:t>WITH CURRENT FIRM</w:t>
            </w:r>
          </w:p>
          <w:p w14:paraId="582C9C90" w14:textId="26A5B2FF" w:rsidR="00D231BA" w:rsidRPr="00832ACC" w:rsidRDefault="00D73BDA" w:rsidP="00A802D6">
            <w:pPr>
              <w:tabs>
                <w:tab w:val="left" w:pos="1260"/>
              </w:tabs>
              <w:jc w:val="center"/>
              <w:rPr>
                <w:rFonts w:ascii="Arial" w:eastAsia="Arial Unicode MS" w:hAnsi="Arial" w:cs="Arial"/>
                <w:b/>
                <w:bCs/>
                <w:color w:val="000000"/>
                <w:sz w:val="20"/>
                <w:szCs w:val="20"/>
              </w:rPr>
            </w:pPr>
            <w:r>
              <w:rPr>
                <w:rFonts w:ascii="Arial" w:eastAsia="Arial Unicode MS" w:hAnsi="Arial" w:cs="Arial"/>
                <w:b/>
                <w:bCs/>
                <w:color w:val="000000"/>
                <w:sz w:val="20"/>
                <w:szCs w:val="20"/>
              </w:rPr>
              <w:t>&lt;1</w:t>
            </w:r>
          </w:p>
        </w:tc>
      </w:tr>
      <w:tr w:rsidR="00D231BA" w:rsidRPr="0060045E" w14:paraId="6711F7F7" w14:textId="77777777" w:rsidTr="00A802D6">
        <w:trPr>
          <w:cantSplit/>
        </w:trPr>
        <w:tc>
          <w:tcPr>
            <w:tcW w:w="11037" w:type="dxa"/>
            <w:gridSpan w:val="9"/>
          </w:tcPr>
          <w:p w14:paraId="204F0506" w14:textId="77777777" w:rsidR="00D231BA" w:rsidRPr="0060045E" w:rsidRDefault="00D231BA" w:rsidP="00A802D6">
            <w:pPr>
              <w:numPr>
                <w:ilvl w:val="1"/>
                <w:numId w:val="6"/>
              </w:numPr>
              <w:tabs>
                <w:tab w:val="clear" w:pos="1440"/>
                <w:tab w:val="num" w:pos="360"/>
                <w:tab w:val="left" w:pos="1260"/>
              </w:tabs>
              <w:ind w:left="360"/>
              <w:rPr>
                <w:rFonts w:ascii="Arial" w:eastAsia="Arial Unicode MS" w:hAnsi="Arial" w:cs="Arial"/>
                <w:i/>
                <w:iCs/>
                <w:sz w:val="16"/>
              </w:rPr>
            </w:pPr>
            <w:r w:rsidRPr="0060045E">
              <w:rPr>
                <w:rFonts w:ascii="Arial" w:eastAsia="Arial Unicode MS" w:hAnsi="Arial" w:cs="Arial"/>
                <w:sz w:val="16"/>
              </w:rPr>
              <w:t xml:space="preserve">FIRM NAME AND LOCATION </w:t>
            </w:r>
            <w:r w:rsidRPr="0060045E">
              <w:rPr>
                <w:rFonts w:ascii="Arial" w:eastAsia="Arial Unicode MS" w:hAnsi="Arial" w:cs="Arial"/>
                <w:i/>
                <w:iCs/>
                <w:sz w:val="16"/>
              </w:rPr>
              <w:t>(City and State)</w:t>
            </w:r>
          </w:p>
          <w:p w14:paraId="12808243" w14:textId="29377697" w:rsidR="00D231BA" w:rsidRPr="0060045E" w:rsidRDefault="00D231BA" w:rsidP="00A802D6">
            <w:pPr>
              <w:pStyle w:val="Heading2"/>
              <w:rPr>
                <w:rFonts w:ascii="Arial Narrow" w:hAnsi="Arial Narrow"/>
                <w:bCs w:val="0"/>
                <w:szCs w:val="20"/>
              </w:rPr>
            </w:pPr>
            <w:r w:rsidRPr="0060045E">
              <w:rPr>
                <w:rFonts w:ascii="Arial Narrow" w:hAnsi="Arial Narrow"/>
                <w:bCs w:val="0"/>
                <w:szCs w:val="20"/>
              </w:rPr>
              <w:t xml:space="preserve">KS Engineers, P.C. </w:t>
            </w:r>
            <w:r w:rsidRPr="00EE64E4">
              <w:rPr>
                <w:rFonts w:ascii="Arial Narrow" w:hAnsi="Arial Narrow"/>
                <w:bCs w:val="0"/>
                <w:i/>
                <w:iCs/>
                <w:szCs w:val="20"/>
              </w:rPr>
              <w:t>(</w:t>
            </w:r>
            <w:r w:rsidR="00FB18CB">
              <w:rPr>
                <w:rFonts w:ascii="Arial Narrow" w:hAnsi="Arial Narrow"/>
                <w:bCs w:val="0"/>
                <w:i/>
                <w:iCs/>
                <w:szCs w:val="20"/>
              </w:rPr>
              <w:t>Mount Laurel</w:t>
            </w:r>
            <w:r w:rsidRPr="00EE64E4">
              <w:rPr>
                <w:rFonts w:ascii="Arial Narrow" w:hAnsi="Arial Narrow"/>
                <w:bCs w:val="0"/>
                <w:i/>
                <w:iCs/>
                <w:szCs w:val="20"/>
              </w:rPr>
              <w:t>, NJ)</w:t>
            </w:r>
          </w:p>
        </w:tc>
      </w:tr>
      <w:tr w:rsidR="00D231BA" w:rsidRPr="0060045E" w14:paraId="0CD66362" w14:textId="77777777" w:rsidTr="00A802D6">
        <w:trPr>
          <w:cantSplit/>
        </w:trPr>
        <w:tc>
          <w:tcPr>
            <w:tcW w:w="4759" w:type="dxa"/>
            <w:gridSpan w:val="3"/>
          </w:tcPr>
          <w:p w14:paraId="37629E57" w14:textId="77777777" w:rsidR="00D231BA" w:rsidRPr="0060045E" w:rsidRDefault="00D231BA" w:rsidP="00A802D6">
            <w:pPr>
              <w:numPr>
                <w:ilvl w:val="0"/>
                <w:numId w:val="2"/>
              </w:numPr>
              <w:tabs>
                <w:tab w:val="clear" w:pos="720"/>
                <w:tab w:val="num" w:pos="360"/>
                <w:tab w:val="left" w:pos="1260"/>
              </w:tabs>
              <w:ind w:left="360"/>
              <w:rPr>
                <w:rFonts w:ascii="Arial" w:eastAsia="Arial Unicode MS" w:hAnsi="Arial" w:cs="Arial"/>
                <w:i/>
                <w:iCs/>
                <w:sz w:val="16"/>
              </w:rPr>
            </w:pPr>
            <w:r w:rsidRPr="0060045E">
              <w:rPr>
                <w:rFonts w:ascii="Arial" w:eastAsia="Arial Unicode MS" w:hAnsi="Arial" w:cs="Arial"/>
                <w:sz w:val="16"/>
              </w:rPr>
              <w:t xml:space="preserve">EDUCATION </w:t>
            </w:r>
            <w:r w:rsidRPr="0060045E">
              <w:rPr>
                <w:rFonts w:ascii="Arial" w:eastAsia="Arial Unicode MS" w:hAnsi="Arial" w:cs="Arial"/>
                <w:i/>
                <w:iCs/>
                <w:sz w:val="16"/>
              </w:rPr>
              <w:t>(Degree and Specialization)</w:t>
            </w:r>
          </w:p>
          <w:p w14:paraId="5D6140C0" w14:textId="7772DC3A" w:rsidR="00D231BA" w:rsidRPr="0060045E" w:rsidRDefault="00D231BA" w:rsidP="00A802D6">
            <w:pPr>
              <w:tabs>
                <w:tab w:val="left" w:pos="1260"/>
              </w:tabs>
              <w:rPr>
                <w:rFonts w:ascii="Arial Narrow" w:eastAsia="Arial Unicode MS" w:hAnsi="Arial Narrow" w:cs="Arial"/>
                <w:b/>
                <w:sz w:val="16"/>
              </w:rPr>
            </w:pPr>
            <w:r w:rsidRPr="0060045E">
              <w:rPr>
                <w:rFonts w:ascii="Arial Narrow" w:hAnsi="Arial Narrow" w:cs="Arial"/>
                <w:b/>
                <w:sz w:val="20"/>
                <w:szCs w:val="20"/>
              </w:rPr>
              <w:t>BS/</w:t>
            </w:r>
            <w:r w:rsidR="00D73BDA">
              <w:rPr>
                <w:rFonts w:ascii="Arial Narrow" w:hAnsi="Arial Narrow" w:cs="Arial"/>
                <w:b/>
                <w:sz w:val="20"/>
                <w:szCs w:val="20"/>
              </w:rPr>
              <w:t>Structural Design &amp; Construction Engineering Technology</w:t>
            </w:r>
          </w:p>
        </w:tc>
        <w:tc>
          <w:tcPr>
            <w:tcW w:w="6278" w:type="dxa"/>
            <w:gridSpan w:val="6"/>
          </w:tcPr>
          <w:p w14:paraId="76FDFB16" w14:textId="77777777" w:rsidR="00D231BA" w:rsidRPr="0060045E" w:rsidRDefault="00D231BA" w:rsidP="00A802D6">
            <w:pPr>
              <w:numPr>
                <w:ilvl w:val="0"/>
                <w:numId w:val="2"/>
              </w:numPr>
              <w:tabs>
                <w:tab w:val="clear" w:pos="720"/>
                <w:tab w:val="num" w:pos="252"/>
                <w:tab w:val="left" w:pos="1260"/>
              </w:tabs>
              <w:ind w:left="372"/>
              <w:rPr>
                <w:rFonts w:ascii="Arial" w:eastAsia="Arial Unicode MS" w:hAnsi="Arial" w:cs="Arial"/>
                <w:i/>
                <w:iCs/>
                <w:sz w:val="16"/>
              </w:rPr>
            </w:pPr>
            <w:r w:rsidRPr="0060045E">
              <w:rPr>
                <w:rFonts w:ascii="Arial" w:eastAsia="Arial Unicode MS" w:hAnsi="Arial" w:cs="Arial"/>
                <w:sz w:val="16"/>
              </w:rPr>
              <w:t>CURRENT PROFESSIONAL REGISTRATION</w:t>
            </w:r>
            <w:r w:rsidRPr="0060045E">
              <w:rPr>
                <w:rFonts w:ascii="Arial" w:eastAsia="Arial Unicode MS" w:hAnsi="Arial" w:cs="Arial"/>
                <w:i/>
                <w:iCs/>
                <w:sz w:val="16"/>
              </w:rPr>
              <w:t xml:space="preserve"> (State and Discipline)</w:t>
            </w:r>
          </w:p>
          <w:p w14:paraId="08966612" w14:textId="0E59D583" w:rsidR="00D231BA" w:rsidRPr="00604597" w:rsidRDefault="00D231BA" w:rsidP="00A802D6">
            <w:pPr>
              <w:rPr>
                <w:rFonts w:ascii="Arial" w:hAnsi="Arial" w:cs="Arial"/>
                <w:bCs/>
                <w:sz w:val="20"/>
                <w:szCs w:val="20"/>
              </w:rPr>
            </w:pPr>
            <w:r w:rsidRPr="00604597">
              <w:rPr>
                <w:rFonts w:ascii="Arial Narrow" w:hAnsi="Arial Narrow" w:cs="Arial"/>
                <w:b/>
                <w:sz w:val="20"/>
                <w:szCs w:val="20"/>
              </w:rPr>
              <w:t>Professional Engineer: NJ (#</w:t>
            </w:r>
            <w:r>
              <w:rPr>
                <w:rFonts w:ascii="Arial Narrow" w:hAnsi="Arial Narrow" w:cs="Arial"/>
                <w:b/>
                <w:sz w:val="20"/>
                <w:szCs w:val="20"/>
              </w:rPr>
              <w:t>GE0</w:t>
            </w:r>
            <w:r w:rsidR="00D73BDA">
              <w:rPr>
                <w:rFonts w:ascii="Arial Narrow" w:hAnsi="Arial Narrow" w:cs="Arial"/>
                <w:b/>
                <w:sz w:val="20"/>
                <w:szCs w:val="20"/>
              </w:rPr>
              <w:t>45935</w:t>
            </w:r>
            <w:r w:rsidRPr="00604597">
              <w:rPr>
                <w:rFonts w:ascii="Arial Narrow" w:hAnsi="Arial Narrow" w:cs="Arial"/>
                <w:b/>
                <w:sz w:val="20"/>
                <w:szCs w:val="20"/>
              </w:rPr>
              <w:t>)</w:t>
            </w:r>
            <w:r>
              <w:rPr>
                <w:rFonts w:ascii="Arial Narrow" w:hAnsi="Arial Narrow" w:cs="Arial"/>
                <w:b/>
                <w:sz w:val="20"/>
                <w:szCs w:val="20"/>
              </w:rPr>
              <w:t>;</w:t>
            </w:r>
            <w:r w:rsidRPr="00604597">
              <w:rPr>
                <w:rFonts w:ascii="Arial Narrow" w:hAnsi="Arial Narrow" w:cs="Arial"/>
                <w:b/>
                <w:sz w:val="20"/>
                <w:szCs w:val="20"/>
              </w:rPr>
              <w:t xml:space="preserve"> </w:t>
            </w:r>
            <w:r>
              <w:rPr>
                <w:rFonts w:ascii="Arial Narrow" w:hAnsi="Arial Narrow" w:cs="Arial"/>
                <w:b/>
                <w:sz w:val="20"/>
                <w:szCs w:val="20"/>
              </w:rPr>
              <w:t>NY</w:t>
            </w:r>
            <w:r w:rsidRPr="00604597">
              <w:rPr>
                <w:rFonts w:ascii="Arial Narrow" w:hAnsi="Arial Narrow" w:cs="Arial"/>
                <w:b/>
                <w:sz w:val="20"/>
                <w:szCs w:val="20"/>
              </w:rPr>
              <w:t xml:space="preserve"> (#</w:t>
            </w:r>
            <w:r w:rsidR="00D73BDA">
              <w:rPr>
                <w:rFonts w:ascii="Arial Narrow" w:hAnsi="Arial Narrow" w:cs="Arial"/>
                <w:b/>
                <w:sz w:val="20"/>
                <w:szCs w:val="20"/>
              </w:rPr>
              <w:t>082279-1</w:t>
            </w:r>
            <w:r w:rsidRPr="00604597">
              <w:rPr>
                <w:rFonts w:ascii="Arial Narrow" w:hAnsi="Arial Narrow" w:cs="Arial"/>
                <w:b/>
                <w:sz w:val="20"/>
                <w:szCs w:val="20"/>
              </w:rPr>
              <w:t>)</w:t>
            </w:r>
            <w:r w:rsidR="00D73BDA">
              <w:rPr>
                <w:rFonts w:ascii="Arial Narrow" w:hAnsi="Arial Narrow" w:cs="Arial"/>
                <w:b/>
                <w:sz w:val="20"/>
                <w:szCs w:val="20"/>
              </w:rPr>
              <w:t>; PA (#053056)</w:t>
            </w:r>
          </w:p>
        </w:tc>
      </w:tr>
      <w:tr w:rsidR="00D231BA" w:rsidRPr="0060045E" w14:paraId="141F12AB" w14:textId="77777777" w:rsidTr="00A802D6">
        <w:trPr>
          <w:cantSplit/>
        </w:trPr>
        <w:tc>
          <w:tcPr>
            <w:tcW w:w="11037" w:type="dxa"/>
            <w:gridSpan w:val="9"/>
          </w:tcPr>
          <w:p w14:paraId="17AF6BD7" w14:textId="77777777" w:rsidR="00D231BA" w:rsidRPr="0060045E" w:rsidRDefault="00D231BA" w:rsidP="00A802D6">
            <w:pPr>
              <w:numPr>
                <w:ilvl w:val="0"/>
                <w:numId w:val="3"/>
              </w:numPr>
              <w:tabs>
                <w:tab w:val="clear" w:pos="720"/>
                <w:tab w:val="num" w:pos="360"/>
                <w:tab w:val="left" w:pos="1260"/>
              </w:tabs>
              <w:ind w:left="360"/>
              <w:rPr>
                <w:rFonts w:ascii="Arial" w:eastAsia="Arial Unicode MS" w:hAnsi="Arial" w:cs="Arial"/>
                <w:sz w:val="16"/>
              </w:rPr>
            </w:pPr>
            <w:r w:rsidRPr="0060045E">
              <w:rPr>
                <w:rFonts w:ascii="Arial" w:eastAsia="Arial Unicode MS" w:hAnsi="Arial" w:cs="Arial"/>
                <w:sz w:val="16"/>
              </w:rPr>
              <w:t xml:space="preserve"> OTHER PROFESSIONAL QUALIFICATIONS </w:t>
            </w:r>
            <w:r w:rsidRPr="0060045E">
              <w:rPr>
                <w:rFonts w:ascii="Arial" w:eastAsia="Arial Unicode MS" w:hAnsi="Arial" w:cs="Arial"/>
                <w:i/>
                <w:iCs/>
                <w:sz w:val="16"/>
              </w:rPr>
              <w:t>(Publications, Organizations, Training, Awards, etc.)</w:t>
            </w:r>
          </w:p>
          <w:p w14:paraId="3FC8C44A" w14:textId="0978AC6E" w:rsidR="00D231BA" w:rsidRPr="00604597" w:rsidRDefault="00B97334" w:rsidP="00B97334">
            <w:pPr>
              <w:pStyle w:val="Heading3"/>
              <w:ind w:firstLine="0"/>
              <w:rPr>
                <w:rFonts w:ascii="Arial Narrow" w:eastAsia="Arial Unicode MS" w:hAnsi="Arial Narrow"/>
                <w:bCs w:val="0"/>
                <w:szCs w:val="20"/>
              </w:rPr>
            </w:pPr>
            <w:r w:rsidRPr="00AB0B32">
              <w:rPr>
                <w:rFonts w:ascii="Arial Narrow" w:eastAsia="Arial Unicode MS" w:hAnsi="Arial Narrow"/>
                <w:bCs w:val="0"/>
                <w:sz w:val="18"/>
                <w:szCs w:val="18"/>
              </w:rPr>
              <w:t xml:space="preserve">NHI 130053 –NBIS Bridge Inspection Refresher – 2022; NHI130091 FHWA Underwater Bridge Inspection Course – 2023; NHI – 130078A Bridge Inspection Techniques for Nonredundant Steel Tension Members Refresher </w:t>
            </w:r>
            <w:r w:rsidR="00AB0B32">
              <w:rPr>
                <w:rFonts w:ascii="Arial Narrow" w:eastAsia="Arial Unicode MS" w:hAnsi="Arial Narrow"/>
                <w:bCs w:val="0"/>
                <w:sz w:val="18"/>
                <w:szCs w:val="18"/>
              </w:rPr>
              <w:t>2024</w:t>
            </w:r>
            <w:r w:rsidRPr="00AB0B32">
              <w:rPr>
                <w:rFonts w:ascii="Arial Narrow" w:eastAsia="Arial Unicode MS" w:hAnsi="Arial Narrow"/>
                <w:bCs w:val="0"/>
                <w:sz w:val="18"/>
                <w:szCs w:val="18"/>
              </w:rPr>
              <w:t>;</w:t>
            </w:r>
            <w:del w:id="1" w:author="Chetan Shah" w:date="2025-03-31T10:38:00Z" w16du:dateUtc="2025-03-31T14:38:00Z">
              <w:r w:rsidRPr="00AB0B32" w:rsidDel="00476EBB">
                <w:rPr>
                  <w:rFonts w:ascii="Arial Narrow" w:eastAsia="Arial Unicode MS" w:hAnsi="Arial Narrow"/>
                  <w:bCs w:val="0"/>
                  <w:sz w:val="18"/>
                  <w:szCs w:val="18"/>
                </w:rPr>
                <w:delText xml:space="preserve"> NYSDOT Methods of Bridge Inspection – 2012; OSHA Confined Space Entry Training 2012</w:delText>
              </w:r>
            </w:del>
            <w:r w:rsidRPr="00AB0B32">
              <w:rPr>
                <w:rFonts w:ascii="Arial Narrow" w:eastAsia="Arial Unicode MS" w:hAnsi="Arial Narrow"/>
                <w:bCs w:val="0"/>
                <w:sz w:val="18"/>
                <w:szCs w:val="18"/>
              </w:rPr>
              <w:t xml:space="preserve">; PennDOT - Bridge Safety Inspector Training Basic Course </w:t>
            </w:r>
            <w:r w:rsidR="00AB0B32">
              <w:rPr>
                <w:rFonts w:ascii="Arial Narrow" w:eastAsia="Arial Unicode MS" w:hAnsi="Arial Narrow"/>
                <w:bCs w:val="0"/>
                <w:sz w:val="18"/>
                <w:szCs w:val="18"/>
              </w:rPr>
              <w:t>– 13 day course</w:t>
            </w:r>
            <w:r w:rsidRPr="00AB0B32">
              <w:rPr>
                <w:rFonts w:ascii="Arial Narrow" w:eastAsia="Arial Unicode MS" w:hAnsi="Arial Narrow"/>
                <w:bCs w:val="0"/>
                <w:sz w:val="18"/>
                <w:szCs w:val="18"/>
              </w:rPr>
              <w:t xml:space="preserve"> by Michael Baker Jr. – March 1996</w:t>
            </w:r>
            <w:del w:id="2" w:author="Chetan Shah" w:date="2025-03-31T10:39:00Z" w16du:dateUtc="2025-03-31T14:39:00Z">
              <w:r w:rsidRPr="00AB0B32" w:rsidDel="00476EBB">
                <w:rPr>
                  <w:rFonts w:ascii="Arial Narrow" w:eastAsia="Arial Unicode MS" w:hAnsi="Arial Narrow"/>
                  <w:bCs w:val="0"/>
                  <w:sz w:val="18"/>
                  <w:szCs w:val="18"/>
                </w:rPr>
                <w:delText>;</w:delText>
              </w:r>
            </w:del>
            <w:r w:rsidR="00AB0B32" w:rsidRPr="00AB0B32">
              <w:rPr>
                <w:rFonts w:ascii="Arial Narrow" w:eastAsia="Arial Unicode MS" w:hAnsi="Arial Narrow"/>
                <w:bCs w:val="0"/>
                <w:sz w:val="18"/>
                <w:szCs w:val="18"/>
              </w:rPr>
              <w:t xml:space="preserve"> </w:t>
            </w:r>
            <w:del w:id="3" w:author="Chetan Shah" w:date="2025-03-31T10:38:00Z" w16du:dateUtc="2025-03-31T14:38:00Z">
              <w:r w:rsidR="00AB0B32" w:rsidRPr="00AB0B32" w:rsidDel="00476EBB">
                <w:rPr>
                  <w:rFonts w:ascii="Arial Narrow" w:eastAsia="Arial Unicode MS" w:hAnsi="Arial Narrow"/>
                  <w:bCs w:val="0"/>
                  <w:sz w:val="18"/>
                  <w:szCs w:val="18"/>
                </w:rPr>
                <w:delText>Commercial Diving Certification ADC #10126</w:delText>
              </w:r>
              <w:r w:rsidR="00AB0B32" w:rsidDel="00476EBB">
                <w:rPr>
                  <w:rFonts w:ascii="Arial Narrow" w:eastAsia="Arial Unicode MS" w:hAnsi="Arial Narrow"/>
                  <w:bCs w:val="0"/>
                  <w:sz w:val="18"/>
                  <w:szCs w:val="18"/>
                </w:rPr>
                <w:delText xml:space="preserve"> (2027);</w:delText>
              </w:r>
              <w:r w:rsidRPr="00AB0B32" w:rsidDel="00476EBB">
                <w:rPr>
                  <w:rFonts w:ascii="Arial Narrow" w:eastAsia="Arial Unicode MS" w:hAnsi="Arial Narrow"/>
                  <w:bCs w:val="0"/>
                  <w:sz w:val="18"/>
                  <w:szCs w:val="18"/>
                </w:rPr>
                <w:delText xml:space="preserve"> </w:delText>
              </w:r>
              <w:r w:rsidR="00AB0B32" w:rsidDel="00476EBB">
                <w:rPr>
                  <w:rFonts w:ascii="Arial Narrow" w:eastAsia="Arial Unicode MS" w:hAnsi="Arial Narrow"/>
                  <w:bCs w:val="0"/>
                  <w:sz w:val="18"/>
                  <w:szCs w:val="18"/>
                </w:rPr>
                <w:delText xml:space="preserve">First Aid, CPR &amp; Oxygen Refresher 2022; </w:delText>
              </w:r>
              <w:r w:rsidRPr="00AB0B32" w:rsidDel="00476EBB">
                <w:rPr>
                  <w:rFonts w:ascii="Arial Narrow" w:eastAsia="Arial Unicode MS" w:hAnsi="Arial Narrow"/>
                  <w:bCs w:val="0"/>
                  <w:sz w:val="18"/>
                  <w:szCs w:val="18"/>
                </w:rPr>
                <w:delText>Member of the American Society of Civil Engineers (ASCE)</w:delText>
              </w:r>
              <w:r w:rsidR="00AF7335" w:rsidRPr="00AB0B32" w:rsidDel="00476EBB">
                <w:rPr>
                  <w:rFonts w:ascii="Arial Narrow" w:eastAsia="Arial Unicode MS" w:hAnsi="Arial Narrow"/>
                  <w:bCs w:val="0"/>
                  <w:sz w:val="18"/>
                  <w:szCs w:val="18"/>
                </w:rPr>
                <w:delText xml:space="preserve">; </w:delText>
              </w:r>
              <w:r w:rsidR="00AB0B32" w:rsidDel="00476EBB">
                <w:rPr>
                  <w:rFonts w:ascii="Arial Narrow" w:eastAsia="Arial Unicode MS" w:hAnsi="Arial Narrow"/>
                  <w:bCs w:val="0"/>
                  <w:sz w:val="18"/>
                  <w:szCs w:val="18"/>
                </w:rPr>
                <w:delText>Coasts Oceans Ports and Rivers Institute (COPRI)</w:delText>
              </w:r>
            </w:del>
          </w:p>
        </w:tc>
      </w:tr>
      <w:tr w:rsidR="00D231BA" w:rsidRPr="0060045E" w14:paraId="5322477A" w14:textId="77777777" w:rsidTr="00A802D6">
        <w:trPr>
          <w:cantSplit/>
          <w:trHeight w:val="314"/>
        </w:trPr>
        <w:tc>
          <w:tcPr>
            <w:tcW w:w="11037" w:type="dxa"/>
            <w:gridSpan w:val="9"/>
            <w:shd w:val="clear" w:color="auto" w:fill="0000A8"/>
            <w:vAlign w:val="center"/>
          </w:tcPr>
          <w:p w14:paraId="071BDE0D" w14:textId="77777777" w:rsidR="00D231BA" w:rsidRPr="0060045E" w:rsidRDefault="00D231BA" w:rsidP="00A802D6">
            <w:pPr>
              <w:tabs>
                <w:tab w:val="left" w:pos="1260"/>
              </w:tabs>
              <w:jc w:val="center"/>
              <w:rPr>
                <w:rFonts w:ascii="Arial" w:eastAsia="Arial Unicode MS" w:hAnsi="Arial" w:cs="Arial"/>
                <w:b/>
                <w:bCs/>
                <w:sz w:val="16"/>
              </w:rPr>
            </w:pPr>
            <w:r w:rsidRPr="0060045E">
              <w:rPr>
                <w:rFonts w:ascii="Arial" w:eastAsia="Arial Unicode MS" w:hAnsi="Arial" w:cs="Arial"/>
                <w:b/>
                <w:bCs/>
                <w:sz w:val="16"/>
              </w:rPr>
              <w:t>19.  RELEVANT PROJECTS</w:t>
            </w:r>
          </w:p>
        </w:tc>
      </w:tr>
      <w:tr w:rsidR="00D231BA" w:rsidRPr="0060045E" w14:paraId="12480917" w14:textId="77777777" w:rsidTr="00A802D6">
        <w:trPr>
          <w:cantSplit/>
          <w:trHeight w:val="90"/>
        </w:trPr>
        <w:tc>
          <w:tcPr>
            <w:tcW w:w="377" w:type="dxa"/>
            <w:vMerge w:val="restart"/>
            <w:tcBorders>
              <w:top w:val="nil"/>
              <w:left w:val="nil"/>
              <w:bottom w:val="single" w:sz="4" w:space="0" w:color="auto"/>
              <w:right w:val="single" w:sz="4" w:space="0" w:color="auto"/>
            </w:tcBorders>
            <w:vAlign w:val="center"/>
          </w:tcPr>
          <w:p w14:paraId="651CFA58" w14:textId="77777777" w:rsidR="00D231BA" w:rsidRPr="0060045E" w:rsidRDefault="00D231BA" w:rsidP="00A802D6">
            <w:pPr>
              <w:tabs>
                <w:tab w:val="left" w:pos="1260"/>
              </w:tabs>
              <w:jc w:val="right"/>
              <w:rPr>
                <w:rFonts w:ascii="Arial" w:eastAsia="Arial Unicode MS" w:hAnsi="Arial" w:cs="Arial"/>
                <w:b/>
                <w:bCs/>
                <w:sz w:val="16"/>
                <w:szCs w:val="16"/>
              </w:rPr>
            </w:pPr>
            <w:r w:rsidRPr="0060045E">
              <w:rPr>
                <w:rFonts w:ascii="Arial" w:eastAsia="Arial Unicode MS" w:hAnsi="Arial" w:cs="Arial"/>
                <w:b/>
                <w:bCs/>
                <w:sz w:val="16"/>
                <w:szCs w:val="16"/>
              </w:rPr>
              <w:t>a.</w:t>
            </w:r>
          </w:p>
        </w:tc>
        <w:tc>
          <w:tcPr>
            <w:tcW w:w="5941" w:type="dxa"/>
            <w:gridSpan w:val="3"/>
            <w:tcBorders>
              <w:top w:val="nil"/>
              <w:left w:val="single" w:sz="4" w:space="0" w:color="auto"/>
              <w:bottom w:val="nil"/>
              <w:right w:val="single" w:sz="4" w:space="0" w:color="auto"/>
            </w:tcBorders>
            <w:shd w:val="clear" w:color="auto" w:fill="auto"/>
          </w:tcPr>
          <w:p w14:paraId="23BCF8CF" w14:textId="77777777" w:rsidR="00D231BA" w:rsidRPr="0060045E" w:rsidRDefault="00D231BA" w:rsidP="00A802D6">
            <w:pPr>
              <w:tabs>
                <w:tab w:val="left" w:pos="1260"/>
              </w:tabs>
              <w:rPr>
                <w:rFonts w:ascii="Arial" w:eastAsia="Arial Unicode MS" w:hAnsi="Arial" w:cs="Arial"/>
                <w:i/>
                <w:iCs/>
                <w:sz w:val="14"/>
              </w:rPr>
            </w:pPr>
            <w:r w:rsidRPr="0060045E">
              <w:rPr>
                <w:rFonts w:ascii="Arial" w:eastAsia="Arial Unicode MS" w:hAnsi="Arial" w:cs="Arial"/>
                <w:sz w:val="14"/>
              </w:rPr>
              <w:t>(1)  TITLE AND LOCATION</w:t>
            </w:r>
            <w:r w:rsidRPr="0060045E">
              <w:rPr>
                <w:rFonts w:ascii="Arial" w:eastAsia="Arial Unicode MS" w:hAnsi="Arial" w:cs="Arial"/>
                <w:i/>
                <w:iCs/>
                <w:sz w:val="14"/>
              </w:rPr>
              <w:t xml:space="preserve"> (City and State)</w:t>
            </w:r>
          </w:p>
        </w:tc>
        <w:tc>
          <w:tcPr>
            <w:tcW w:w="4719" w:type="dxa"/>
            <w:gridSpan w:val="5"/>
            <w:tcBorders>
              <w:left w:val="single" w:sz="4" w:space="0" w:color="auto"/>
            </w:tcBorders>
            <w:vAlign w:val="bottom"/>
          </w:tcPr>
          <w:p w14:paraId="23A1D3D3" w14:textId="06C34338" w:rsidR="00D231BA" w:rsidRPr="0060045E" w:rsidRDefault="00D231BA" w:rsidP="00A802D6">
            <w:pPr>
              <w:tabs>
                <w:tab w:val="left" w:pos="1260"/>
              </w:tabs>
              <w:ind w:left="1080"/>
              <w:rPr>
                <w:rFonts w:ascii="Arial" w:eastAsia="Arial Unicode MS" w:hAnsi="Arial" w:cs="Arial"/>
                <w:sz w:val="12"/>
              </w:rPr>
            </w:pPr>
            <w:r w:rsidRPr="0060045E">
              <w:rPr>
                <w:rFonts w:ascii="Arial" w:eastAsia="Arial Unicode MS" w:hAnsi="Arial" w:cs="Arial"/>
                <w:sz w:val="12"/>
              </w:rPr>
              <w:t xml:space="preserve">      (2) YEAR COMPLETED</w:t>
            </w:r>
          </w:p>
        </w:tc>
      </w:tr>
      <w:tr w:rsidR="00D231BA" w:rsidRPr="0060045E" w14:paraId="6A855B78" w14:textId="77777777" w:rsidTr="00A802D6">
        <w:trPr>
          <w:cantSplit/>
          <w:trHeight w:val="359"/>
        </w:trPr>
        <w:tc>
          <w:tcPr>
            <w:tcW w:w="377" w:type="dxa"/>
            <w:vMerge/>
            <w:tcBorders>
              <w:top w:val="single" w:sz="4" w:space="0" w:color="auto"/>
              <w:left w:val="nil"/>
              <w:bottom w:val="single" w:sz="4" w:space="0" w:color="auto"/>
              <w:right w:val="single" w:sz="4" w:space="0" w:color="auto"/>
            </w:tcBorders>
            <w:vAlign w:val="center"/>
          </w:tcPr>
          <w:p w14:paraId="70917D1C" w14:textId="77777777" w:rsidR="00D231BA" w:rsidRPr="0060045E" w:rsidRDefault="00D231BA" w:rsidP="00A802D6">
            <w:pPr>
              <w:tabs>
                <w:tab w:val="left" w:pos="1260"/>
              </w:tabs>
              <w:jc w:val="right"/>
              <w:rPr>
                <w:rFonts w:ascii="Arial" w:eastAsia="Arial Unicode MS" w:hAnsi="Arial" w:cs="Arial"/>
                <w:b/>
                <w:bCs/>
                <w:sz w:val="16"/>
                <w:szCs w:val="16"/>
              </w:rPr>
            </w:pPr>
          </w:p>
        </w:tc>
        <w:tc>
          <w:tcPr>
            <w:tcW w:w="5941" w:type="dxa"/>
            <w:gridSpan w:val="3"/>
            <w:tcBorders>
              <w:top w:val="nil"/>
              <w:left w:val="single" w:sz="4" w:space="0" w:color="auto"/>
              <w:bottom w:val="single" w:sz="4" w:space="0" w:color="auto"/>
              <w:right w:val="single" w:sz="4" w:space="0" w:color="auto"/>
            </w:tcBorders>
            <w:shd w:val="clear" w:color="auto" w:fill="auto"/>
          </w:tcPr>
          <w:p w14:paraId="18799F7F" w14:textId="3A05DE32" w:rsidR="00D231BA" w:rsidRPr="0060045E" w:rsidRDefault="00D231BA" w:rsidP="00A802D6">
            <w:pPr>
              <w:tabs>
                <w:tab w:val="left" w:pos="1260"/>
              </w:tabs>
              <w:spacing w:line="200" w:lineRule="exact"/>
              <w:rPr>
                <w:rFonts w:ascii="Arial Narrow" w:eastAsia="Arial Unicode MS" w:hAnsi="Arial Narrow" w:cs="Arial"/>
                <w:b/>
                <w:bCs/>
                <w:sz w:val="18"/>
                <w:szCs w:val="18"/>
              </w:rPr>
            </w:pPr>
            <w:r w:rsidRPr="00EA590F">
              <w:rPr>
                <w:rFonts w:ascii="Arial Narrow" w:eastAsia="Arial Unicode MS" w:hAnsi="Arial Narrow" w:cs="Arial"/>
                <w:b/>
                <w:bCs/>
                <w:sz w:val="18"/>
                <w:szCs w:val="18"/>
              </w:rPr>
              <w:t>N</w:t>
            </w:r>
            <w:r w:rsidR="00AF7335">
              <w:rPr>
                <w:rFonts w:ascii="Arial Narrow" w:eastAsia="Arial Unicode MS" w:hAnsi="Arial Narrow" w:cs="Arial"/>
                <w:b/>
                <w:bCs/>
                <w:sz w:val="18"/>
                <w:szCs w:val="18"/>
              </w:rPr>
              <w:t xml:space="preserve">ew Jersey </w:t>
            </w:r>
            <w:r w:rsidRPr="00EA590F">
              <w:rPr>
                <w:rFonts w:ascii="Arial Narrow" w:eastAsia="Arial Unicode MS" w:hAnsi="Arial Narrow" w:cs="Arial"/>
                <w:b/>
                <w:bCs/>
                <w:sz w:val="18"/>
                <w:szCs w:val="18"/>
              </w:rPr>
              <w:t>T</w:t>
            </w:r>
            <w:r>
              <w:rPr>
                <w:rFonts w:ascii="Arial Narrow" w:eastAsia="Arial Unicode MS" w:hAnsi="Arial Narrow" w:cs="Arial"/>
                <w:b/>
                <w:bCs/>
                <w:sz w:val="18"/>
                <w:szCs w:val="18"/>
              </w:rPr>
              <w:t xml:space="preserve">ransit </w:t>
            </w:r>
            <w:r w:rsidR="00AF7335">
              <w:rPr>
                <w:rFonts w:ascii="Arial Narrow" w:eastAsia="Arial Unicode MS" w:hAnsi="Arial Narrow" w:cs="Arial"/>
                <w:b/>
                <w:bCs/>
                <w:sz w:val="18"/>
                <w:szCs w:val="18"/>
              </w:rPr>
              <w:t xml:space="preserve">– Structural Inspection Including Underwater Inspection and Fathometer Survey of 25 NJT southern NJ Light Rail Bridges (River Line) </w:t>
            </w:r>
            <w:r>
              <w:rPr>
                <w:rFonts w:ascii="Arial Narrow" w:eastAsia="Arial Unicode MS" w:hAnsi="Arial Narrow" w:cs="Arial"/>
                <w:b/>
                <w:bCs/>
                <w:sz w:val="18"/>
                <w:szCs w:val="18"/>
              </w:rPr>
              <w:t>(Various Locations in New Jersey</w:t>
            </w:r>
            <w:r w:rsidRPr="00EA590F">
              <w:rPr>
                <w:rFonts w:ascii="Arial Narrow" w:eastAsia="Arial Unicode MS" w:hAnsi="Arial Narrow" w:cs="Arial"/>
                <w:b/>
                <w:bCs/>
                <w:i/>
                <w:iCs/>
                <w:sz w:val="18"/>
                <w:szCs w:val="18"/>
              </w:rPr>
              <w:t>)</w:t>
            </w:r>
            <w:r w:rsidRPr="00DF17C6">
              <w:rPr>
                <w:rFonts w:ascii="Arial Narrow" w:eastAsia="Arial Unicode MS" w:hAnsi="Arial Narrow" w:cs="Arial"/>
                <w:b/>
                <w:bCs/>
                <w:i/>
                <w:iCs/>
                <w:color w:val="FF0000"/>
                <w:sz w:val="18"/>
                <w:szCs w:val="18"/>
              </w:rPr>
              <w:t xml:space="preserve"> </w:t>
            </w:r>
          </w:p>
        </w:tc>
        <w:tc>
          <w:tcPr>
            <w:tcW w:w="2432" w:type="dxa"/>
            <w:gridSpan w:val="4"/>
            <w:tcBorders>
              <w:left w:val="single" w:sz="4" w:space="0" w:color="auto"/>
              <w:bottom w:val="single" w:sz="4" w:space="0" w:color="auto"/>
            </w:tcBorders>
          </w:tcPr>
          <w:p w14:paraId="0CE89C96" w14:textId="77777777" w:rsidR="00D231BA" w:rsidRPr="0060045E" w:rsidRDefault="00D231BA" w:rsidP="00A802D6">
            <w:pPr>
              <w:tabs>
                <w:tab w:val="left" w:pos="1260"/>
              </w:tabs>
              <w:rPr>
                <w:rFonts w:ascii="Arial" w:eastAsia="Arial Unicode MS" w:hAnsi="Arial" w:cs="Arial"/>
                <w:sz w:val="12"/>
              </w:rPr>
            </w:pPr>
            <w:r w:rsidRPr="0060045E">
              <w:rPr>
                <w:rFonts w:ascii="Arial" w:eastAsia="Arial Unicode MS" w:hAnsi="Arial" w:cs="Arial"/>
                <w:sz w:val="12"/>
              </w:rPr>
              <w:t>PROFESSIONAL SERVICES</w:t>
            </w:r>
          </w:p>
          <w:p w14:paraId="0A580D03" w14:textId="77777777" w:rsidR="001B3B8D" w:rsidRDefault="00D231BA" w:rsidP="001B3B8D">
            <w:pPr>
              <w:pStyle w:val="TitleBold"/>
              <w:jc w:val="center"/>
              <w:rPr>
                <w:ins w:id="4" w:author="Chetan Shah" w:date="2025-03-31T10:40:00Z" w16du:dateUtc="2025-03-31T14:40:00Z"/>
              </w:rPr>
            </w:pPr>
            <w:r>
              <w:t>202</w:t>
            </w:r>
            <w:r w:rsidR="00D73BDA">
              <w:t>4</w:t>
            </w:r>
            <w:ins w:id="5" w:author="Chetan Shah" w:date="2025-03-31T10:24:00Z" w16du:dateUtc="2025-03-31T14:24:00Z">
              <w:r w:rsidR="001B3B8D">
                <w:t xml:space="preserve">; 2022; 2020; </w:t>
              </w:r>
            </w:ins>
            <w:ins w:id="6" w:author="Chetan Shah" w:date="2025-03-31T10:25:00Z" w16du:dateUtc="2025-03-31T14:25:00Z">
              <w:r w:rsidR="001B3B8D">
                <w:t>2018</w:t>
              </w:r>
            </w:ins>
            <w:ins w:id="7" w:author="Chetan Shah" w:date="2025-03-31T10:27:00Z" w16du:dateUtc="2025-03-31T14:27:00Z">
              <w:r w:rsidR="00640EF8">
                <w:t>; 2016</w:t>
              </w:r>
            </w:ins>
          </w:p>
          <w:p w14:paraId="52CBEAFA" w14:textId="7015C9CF" w:rsidR="00476EBB" w:rsidRPr="0060045E" w:rsidRDefault="00476EBB" w:rsidP="001B3B8D">
            <w:pPr>
              <w:pStyle w:val="TitleBold"/>
              <w:jc w:val="center"/>
            </w:pPr>
            <w:ins w:id="8" w:author="Chetan Shah" w:date="2025-03-31T10:40:00Z" w16du:dateUtc="2025-03-31T14:40:00Z">
              <w:r>
                <w:t>2023; 2021; 2019</w:t>
              </w:r>
              <w:r>
                <w:t>;</w:t>
              </w:r>
              <w:r>
                <w:t xml:space="preserve"> 2017</w:t>
              </w:r>
            </w:ins>
            <w:ins w:id="9" w:author="Chetan Shah" w:date="2025-03-31T10:41:00Z" w16du:dateUtc="2025-03-31T14:41:00Z">
              <w:r>
                <w:t>; 2015</w:t>
              </w:r>
            </w:ins>
          </w:p>
        </w:tc>
        <w:tc>
          <w:tcPr>
            <w:tcW w:w="2287" w:type="dxa"/>
            <w:tcBorders>
              <w:bottom w:val="single" w:sz="4" w:space="0" w:color="auto"/>
            </w:tcBorders>
          </w:tcPr>
          <w:p w14:paraId="74025368" w14:textId="77777777" w:rsidR="00D231BA" w:rsidRPr="0060045E" w:rsidRDefault="00D231BA" w:rsidP="00A802D6">
            <w:pPr>
              <w:tabs>
                <w:tab w:val="left" w:pos="1260"/>
              </w:tabs>
              <w:rPr>
                <w:rFonts w:ascii="Arial" w:eastAsia="Arial Unicode MS" w:hAnsi="Arial" w:cs="Arial"/>
                <w:sz w:val="12"/>
              </w:rPr>
            </w:pPr>
            <w:r w:rsidRPr="0060045E">
              <w:rPr>
                <w:rFonts w:ascii="Arial" w:eastAsia="Arial Unicode MS" w:hAnsi="Arial" w:cs="Arial"/>
                <w:sz w:val="12"/>
              </w:rPr>
              <w:t>CONSTRUCTION (If applicable)</w:t>
            </w:r>
          </w:p>
          <w:p w14:paraId="1846ADC7" w14:textId="77777777" w:rsidR="00D231BA" w:rsidRPr="0060045E" w:rsidRDefault="00D231BA" w:rsidP="00A802D6">
            <w:pPr>
              <w:pStyle w:val="TitleBold"/>
              <w:jc w:val="center"/>
            </w:pPr>
            <w:r>
              <w:t>N/A</w:t>
            </w:r>
          </w:p>
        </w:tc>
      </w:tr>
      <w:tr w:rsidR="00D231BA" w:rsidRPr="0060045E" w14:paraId="69BFDD7F" w14:textId="77777777" w:rsidTr="001B3B8D">
        <w:tblPrEx>
          <w:tblW w:w="11037" w:type="dxa"/>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ExChange w:id="10" w:author="Chetan Shah" w:date="2025-03-31T10:17:00Z" w16du:dateUtc="2025-03-31T14:17:00Z">
            <w:tblPrEx>
              <w:tblW w:w="11037" w:type="dxa"/>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Ex>
          </w:tblPrExChange>
        </w:tblPrEx>
        <w:trPr>
          <w:cantSplit/>
          <w:trHeight w:val="47"/>
          <w:trPrChange w:id="11" w:author="Chetan Shah" w:date="2025-03-31T10:17:00Z" w16du:dateUtc="2025-03-31T14:17:00Z">
            <w:trPr>
              <w:cantSplit/>
            </w:trPr>
          </w:trPrChange>
        </w:trPr>
        <w:tc>
          <w:tcPr>
            <w:tcW w:w="377" w:type="dxa"/>
            <w:vMerge/>
            <w:tcBorders>
              <w:top w:val="single" w:sz="4" w:space="0" w:color="auto"/>
              <w:left w:val="nil"/>
              <w:bottom w:val="single" w:sz="4" w:space="0" w:color="auto"/>
              <w:right w:val="single" w:sz="4" w:space="0" w:color="auto"/>
            </w:tcBorders>
            <w:vAlign w:val="center"/>
            <w:tcPrChange w:id="12" w:author="Chetan Shah" w:date="2025-03-31T10:17:00Z" w16du:dateUtc="2025-03-31T14:17:00Z">
              <w:tcPr>
                <w:tcW w:w="377" w:type="dxa"/>
                <w:vMerge/>
                <w:tcBorders>
                  <w:top w:val="single" w:sz="4" w:space="0" w:color="auto"/>
                  <w:left w:val="nil"/>
                  <w:bottom w:val="single" w:sz="4" w:space="0" w:color="auto"/>
                  <w:right w:val="single" w:sz="4" w:space="0" w:color="auto"/>
                </w:tcBorders>
                <w:vAlign w:val="center"/>
              </w:tcPr>
            </w:tcPrChange>
          </w:tcPr>
          <w:p w14:paraId="191302EE" w14:textId="77777777" w:rsidR="00D231BA" w:rsidRPr="0060045E" w:rsidRDefault="00D231BA" w:rsidP="00A802D6">
            <w:pPr>
              <w:tabs>
                <w:tab w:val="left" w:pos="1260"/>
              </w:tabs>
              <w:jc w:val="right"/>
              <w:rPr>
                <w:rFonts w:ascii="Arial" w:eastAsia="Arial Unicode MS" w:hAnsi="Arial" w:cs="Arial"/>
                <w:b/>
                <w:bCs/>
                <w:sz w:val="16"/>
                <w:szCs w:val="16"/>
              </w:rPr>
            </w:pPr>
          </w:p>
        </w:tc>
        <w:tc>
          <w:tcPr>
            <w:tcW w:w="5941" w:type="dxa"/>
            <w:gridSpan w:val="3"/>
            <w:tcBorders>
              <w:top w:val="single" w:sz="4" w:space="0" w:color="auto"/>
              <w:left w:val="single" w:sz="4" w:space="0" w:color="auto"/>
              <w:bottom w:val="nil"/>
              <w:right w:val="single" w:sz="4" w:space="0" w:color="auto"/>
            </w:tcBorders>
            <w:tcPrChange w:id="13" w:author="Chetan Shah" w:date="2025-03-31T10:17:00Z" w16du:dateUtc="2025-03-31T14:17:00Z">
              <w:tcPr>
                <w:tcW w:w="5941" w:type="dxa"/>
                <w:gridSpan w:val="4"/>
                <w:tcBorders>
                  <w:top w:val="single" w:sz="4" w:space="0" w:color="auto"/>
                  <w:left w:val="single" w:sz="4" w:space="0" w:color="auto"/>
                  <w:bottom w:val="nil"/>
                  <w:right w:val="single" w:sz="4" w:space="0" w:color="auto"/>
                </w:tcBorders>
              </w:tcPr>
            </w:tcPrChange>
          </w:tcPr>
          <w:p w14:paraId="0964335D" w14:textId="77777777" w:rsidR="00D231BA" w:rsidRPr="0060045E" w:rsidRDefault="00D231BA" w:rsidP="00A802D6">
            <w:pPr>
              <w:tabs>
                <w:tab w:val="left" w:pos="1260"/>
              </w:tabs>
              <w:rPr>
                <w:rFonts w:ascii="Arial" w:eastAsia="Arial Unicode MS" w:hAnsi="Arial" w:cs="Arial"/>
                <w:sz w:val="14"/>
              </w:rPr>
            </w:pPr>
            <w:r w:rsidRPr="0060045E">
              <w:rPr>
                <w:rFonts w:ascii="Arial" w:eastAsia="Arial Unicode MS" w:hAnsi="Arial" w:cs="Arial"/>
                <w:sz w:val="14"/>
              </w:rPr>
              <w:t xml:space="preserve">(3)  BRIEF DESCRIPTION (Brief Scope, size, cost, etc.) AND SPECIFIC ROLE   </w:t>
            </w:r>
          </w:p>
        </w:tc>
        <w:tc>
          <w:tcPr>
            <w:tcW w:w="236" w:type="dxa"/>
            <w:tcBorders>
              <w:top w:val="single" w:sz="4" w:space="0" w:color="auto"/>
              <w:left w:val="single" w:sz="4" w:space="0" w:color="auto"/>
              <w:bottom w:val="single" w:sz="4" w:space="0" w:color="auto"/>
              <w:right w:val="single" w:sz="4" w:space="0" w:color="auto"/>
            </w:tcBorders>
            <w:tcPrChange w:id="14" w:author="Chetan Shah" w:date="2025-03-31T10:17:00Z" w16du:dateUtc="2025-03-31T14:17:00Z">
              <w:tcPr>
                <w:tcW w:w="236" w:type="dxa"/>
                <w:gridSpan w:val="2"/>
                <w:tcBorders>
                  <w:top w:val="single" w:sz="4" w:space="0" w:color="auto"/>
                  <w:left w:val="single" w:sz="4" w:space="0" w:color="auto"/>
                  <w:bottom w:val="single" w:sz="4" w:space="0" w:color="auto"/>
                  <w:right w:val="single" w:sz="4" w:space="0" w:color="auto"/>
                </w:tcBorders>
              </w:tcPr>
            </w:tcPrChange>
          </w:tcPr>
          <w:p w14:paraId="64133486" w14:textId="24BE256C" w:rsidR="00D231BA" w:rsidRPr="0060045E" w:rsidRDefault="00D231BA" w:rsidP="00A802D6">
            <w:pPr>
              <w:tabs>
                <w:tab w:val="left" w:pos="1260"/>
              </w:tabs>
              <w:rPr>
                <w:rFonts w:ascii="Arial Black" w:eastAsia="Arial Unicode MS" w:hAnsi="Arial Black" w:cs="Arial"/>
                <w:sz w:val="14"/>
              </w:rPr>
            </w:pPr>
          </w:p>
        </w:tc>
        <w:tc>
          <w:tcPr>
            <w:tcW w:w="4483" w:type="dxa"/>
            <w:gridSpan w:val="4"/>
            <w:tcBorders>
              <w:top w:val="single" w:sz="4" w:space="0" w:color="auto"/>
              <w:left w:val="single" w:sz="4" w:space="0" w:color="auto"/>
              <w:bottom w:val="nil"/>
            </w:tcBorders>
            <w:tcPrChange w:id="15" w:author="Chetan Shah" w:date="2025-03-31T10:17:00Z" w16du:dateUtc="2025-03-31T14:17:00Z">
              <w:tcPr>
                <w:tcW w:w="4483" w:type="dxa"/>
                <w:gridSpan w:val="5"/>
                <w:tcBorders>
                  <w:top w:val="single" w:sz="4" w:space="0" w:color="auto"/>
                  <w:left w:val="single" w:sz="4" w:space="0" w:color="auto"/>
                  <w:bottom w:val="nil"/>
                </w:tcBorders>
              </w:tcPr>
            </w:tcPrChange>
          </w:tcPr>
          <w:p w14:paraId="4FD2EC4B" w14:textId="77777777" w:rsidR="00D231BA" w:rsidRPr="0060045E" w:rsidRDefault="00D231BA" w:rsidP="00A802D6">
            <w:pPr>
              <w:tabs>
                <w:tab w:val="left" w:pos="1260"/>
              </w:tabs>
              <w:rPr>
                <w:rFonts w:ascii="Arial" w:eastAsia="Arial Unicode MS" w:hAnsi="Arial" w:cs="Arial"/>
                <w:sz w:val="14"/>
              </w:rPr>
            </w:pPr>
            <w:r w:rsidRPr="0060045E">
              <w:rPr>
                <w:rFonts w:ascii="Arial" w:eastAsia="Arial Unicode MS" w:hAnsi="Arial" w:cs="Arial"/>
                <w:sz w:val="14"/>
              </w:rPr>
              <w:t>Check if project performed with current firm</w:t>
            </w:r>
          </w:p>
        </w:tc>
      </w:tr>
      <w:tr w:rsidR="00D231BA" w:rsidRPr="0060045E" w14:paraId="11671738" w14:textId="77777777" w:rsidTr="00A802D6">
        <w:trPr>
          <w:cantSplit/>
        </w:trPr>
        <w:tc>
          <w:tcPr>
            <w:tcW w:w="377" w:type="dxa"/>
            <w:vMerge/>
            <w:tcBorders>
              <w:top w:val="single" w:sz="4" w:space="0" w:color="auto"/>
              <w:left w:val="nil"/>
              <w:bottom w:val="single" w:sz="4" w:space="0" w:color="auto"/>
              <w:right w:val="single" w:sz="4" w:space="0" w:color="auto"/>
            </w:tcBorders>
            <w:vAlign w:val="center"/>
          </w:tcPr>
          <w:p w14:paraId="00A152B1" w14:textId="77777777" w:rsidR="00D231BA" w:rsidRPr="0060045E" w:rsidRDefault="00D231BA" w:rsidP="00476EBB">
            <w:pPr>
              <w:tabs>
                <w:tab w:val="left" w:pos="1260"/>
              </w:tabs>
              <w:spacing w:line="200" w:lineRule="exact"/>
              <w:jc w:val="right"/>
              <w:rPr>
                <w:rFonts w:ascii="Arial" w:eastAsia="Arial Unicode MS" w:hAnsi="Arial" w:cs="Arial"/>
                <w:b/>
                <w:bCs/>
                <w:sz w:val="16"/>
                <w:szCs w:val="16"/>
              </w:rPr>
              <w:pPrChange w:id="16" w:author="Chetan Shah" w:date="2025-03-31T10:42:00Z" w16du:dateUtc="2025-03-31T14:42:00Z">
                <w:pPr>
                  <w:tabs>
                    <w:tab w:val="left" w:pos="1260"/>
                  </w:tabs>
                  <w:jc w:val="right"/>
                </w:pPr>
              </w:pPrChange>
            </w:pPr>
          </w:p>
        </w:tc>
        <w:tc>
          <w:tcPr>
            <w:tcW w:w="10660" w:type="dxa"/>
            <w:gridSpan w:val="8"/>
            <w:tcBorders>
              <w:top w:val="nil"/>
              <w:left w:val="single" w:sz="4" w:space="0" w:color="auto"/>
            </w:tcBorders>
          </w:tcPr>
          <w:p w14:paraId="47EE05F3" w14:textId="0788A23B" w:rsidR="00D231BA" w:rsidRPr="00017D70" w:rsidRDefault="00AF7335" w:rsidP="00476EBB">
            <w:pPr>
              <w:spacing w:line="200" w:lineRule="exact"/>
              <w:jc w:val="both"/>
              <w:rPr>
                <w:rFonts w:ascii="Arial Narrow" w:hAnsi="Arial Narrow"/>
                <w:bCs/>
                <w:sz w:val="20"/>
                <w:szCs w:val="20"/>
              </w:rPr>
              <w:pPrChange w:id="17" w:author="Chetan Shah" w:date="2025-03-31T10:42:00Z" w16du:dateUtc="2025-03-31T14:42:00Z">
                <w:pPr>
                  <w:jc w:val="both"/>
                </w:pPr>
              </w:pPrChange>
            </w:pPr>
            <w:r w:rsidRPr="00017D70">
              <w:rPr>
                <w:rFonts w:ascii="Arial Narrow" w:hAnsi="Arial Narrow"/>
                <w:bCs/>
                <w:color w:val="000000" w:themeColor="text1"/>
                <w:sz w:val="20"/>
                <w:szCs w:val="20"/>
                <w:rPrChange w:id="18" w:author="Chetan Shah" w:date="2025-03-31T10:57:00Z" w16du:dateUtc="2025-03-31T14:57:00Z">
                  <w:rPr>
                    <w:rFonts w:ascii="Arial Narrow" w:hAnsi="Arial Narrow"/>
                    <w:bCs/>
                    <w:sz w:val="20"/>
                    <w:szCs w:val="20"/>
                  </w:rPr>
                </w:rPrChange>
              </w:rPr>
              <w:t xml:space="preserve">Team leader performing </w:t>
            </w:r>
            <w:ins w:id="19" w:author="Chetan Shah" w:date="2025-03-31T10:41:00Z" w16du:dateUtc="2025-03-31T14:41:00Z">
              <w:r w:rsidR="00476EBB" w:rsidRPr="00017D70">
                <w:rPr>
                  <w:rFonts w:ascii="Arial Narrow" w:hAnsi="Arial Narrow"/>
                  <w:b/>
                  <w:i/>
                  <w:iCs/>
                  <w:color w:val="000000" w:themeColor="text1"/>
                  <w:sz w:val="20"/>
                  <w:szCs w:val="20"/>
                  <w:u w:val="single"/>
                  <w:rPrChange w:id="20" w:author="Chetan Shah" w:date="2025-03-31T10:57:00Z" w16du:dateUtc="2025-03-31T14:57:00Z">
                    <w:rPr>
                      <w:rFonts w:ascii="Arial Narrow" w:hAnsi="Arial Narrow"/>
                      <w:bCs/>
                      <w:color w:val="000000" w:themeColor="text1"/>
                      <w:sz w:val="20"/>
                      <w:szCs w:val="20"/>
                    </w:rPr>
                  </w:rPrChange>
                </w:rPr>
                <w:t xml:space="preserve">Annual and </w:t>
              </w:r>
            </w:ins>
            <w:ins w:id="21" w:author="Chetan Shah" w:date="2025-03-31T10:23:00Z" w16du:dateUtc="2025-03-31T14:23:00Z">
              <w:r w:rsidR="001B3B8D" w:rsidRPr="00017D70">
                <w:rPr>
                  <w:rFonts w:ascii="Arial Narrow" w:hAnsi="Arial Narrow"/>
                  <w:b/>
                  <w:i/>
                  <w:iCs/>
                  <w:color w:val="000000" w:themeColor="text1"/>
                  <w:sz w:val="20"/>
                  <w:szCs w:val="20"/>
                  <w:u w:val="single"/>
                  <w:rPrChange w:id="22" w:author="Chetan Shah" w:date="2025-03-31T10:57:00Z" w16du:dateUtc="2025-03-31T14:57:00Z">
                    <w:rPr>
                      <w:rFonts w:ascii="Arial Narrow" w:hAnsi="Arial Narrow"/>
                      <w:bCs/>
                      <w:color w:val="000000" w:themeColor="text1"/>
                      <w:sz w:val="20"/>
                      <w:szCs w:val="20"/>
                    </w:rPr>
                  </w:rPrChange>
                </w:rPr>
                <w:t>Biannua</w:t>
              </w:r>
              <w:r w:rsidR="001B3B8D" w:rsidRPr="00017D70">
                <w:rPr>
                  <w:rFonts w:ascii="Arial Narrow" w:hAnsi="Arial Narrow"/>
                  <w:b/>
                  <w:i/>
                  <w:iCs/>
                  <w:color w:val="000000" w:themeColor="text1"/>
                  <w:sz w:val="20"/>
                  <w:szCs w:val="20"/>
                  <w:highlight w:val="yellow"/>
                  <w:rPrChange w:id="23" w:author="Chetan Shah" w:date="2025-03-31T10:57:00Z" w16du:dateUtc="2025-03-31T14:57:00Z">
                    <w:rPr>
                      <w:rFonts w:ascii="Arial Narrow" w:hAnsi="Arial Narrow"/>
                      <w:bCs/>
                      <w:color w:val="000000" w:themeColor="text1"/>
                      <w:sz w:val="20"/>
                      <w:szCs w:val="20"/>
                    </w:rPr>
                  </w:rPrChange>
                </w:rPr>
                <w:t>l</w:t>
              </w:r>
              <w:r w:rsidR="001B3B8D" w:rsidRPr="00017D70">
                <w:rPr>
                  <w:rFonts w:ascii="Arial Narrow" w:hAnsi="Arial Narrow"/>
                  <w:bCs/>
                  <w:color w:val="000000" w:themeColor="text1"/>
                  <w:sz w:val="20"/>
                  <w:szCs w:val="20"/>
                </w:rPr>
                <w:t xml:space="preserve"> </w:t>
              </w:r>
            </w:ins>
            <w:ins w:id="24" w:author="Chetan Shah" w:date="2025-03-31T10:18:00Z" w16du:dateUtc="2025-03-31T14:18:00Z">
              <w:r w:rsidR="001B3B8D" w:rsidRPr="00017D70">
                <w:rPr>
                  <w:rFonts w:ascii="Arial Narrow" w:hAnsi="Arial Narrow"/>
                  <w:bCs/>
                  <w:color w:val="000000" w:themeColor="text1"/>
                  <w:sz w:val="20"/>
                  <w:szCs w:val="20"/>
                </w:rPr>
                <w:t xml:space="preserve">hands-on </w:t>
              </w:r>
            </w:ins>
            <w:r w:rsidRPr="00017D70">
              <w:rPr>
                <w:rFonts w:ascii="Arial Narrow" w:hAnsi="Arial Narrow"/>
                <w:bCs/>
                <w:color w:val="000000" w:themeColor="text1"/>
                <w:sz w:val="20"/>
                <w:szCs w:val="20"/>
                <w:rPrChange w:id="25" w:author="Chetan Shah" w:date="2025-03-31T10:57:00Z" w16du:dateUtc="2025-03-31T14:57:00Z">
                  <w:rPr>
                    <w:rFonts w:ascii="Arial Narrow" w:hAnsi="Arial Narrow"/>
                    <w:bCs/>
                    <w:sz w:val="20"/>
                    <w:szCs w:val="20"/>
                  </w:rPr>
                </w:rPrChange>
              </w:rPr>
              <w:t>structural inspections</w:t>
            </w:r>
            <w:ins w:id="26" w:author="Chetan Shah" w:date="2025-03-31T10:18:00Z" w16du:dateUtc="2025-03-31T14:18:00Z">
              <w:r w:rsidR="001B3B8D" w:rsidRPr="00017D70">
                <w:rPr>
                  <w:rFonts w:ascii="Arial Narrow" w:hAnsi="Arial Narrow"/>
                  <w:bCs/>
                  <w:color w:val="000000" w:themeColor="text1"/>
                  <w:sz w:val="20"/>
                  <w:szCs w:val="20"/>
                </w:rPr>
                <w:t xml:space="preserve"> (incl. trac</w:t>
              </w:r>
            </w:ins>
            <w:ins w:id="27" w:author="Chetan Shah" w:date="2025-03-31T10:19:00Z" w16du:dateUtc="2025-03-31T14:19:00Z">
              <w:r w:rsidR="001B3B8D" w:rsidRPr="00017D70">
                <w:rPr>
                  <w:rFonts w:ascii="Arial Narrow" w:hAnsi="Arial Narrow"/>
                  <w:bCs/>
                  <w:color w:val="000000" w:themeColor="text1"/>
                  <w:sz w:val="20"/>
                  <w:szCs w:val="20"/>
                </w:rPr>
                <w:t>k</w:t>
              </w:r>
            </w:ins>
            <w:ins w:id="28" w:author="Chetan Shah" w:date="2025-03-31T10:20:00Z" w16du:dateUtc="2025-03-31T14:20:00Z">
              <w:r w:rsidR="001B3B8D" w:rsidRPr="00017D70">
                <w:rPr>
                  <w:rFonts w:ascii="Arial Narrow" w:hAnsi="Arial Narrow"/>
                  <w:bCs/>
                  <w:color w:val="000000" w:themeColor="text1"/>
                  <w:sz w:val="20"/>
                  <w:szCs w:val="20"/>
                </w:rPr>
                <w:t xml:space="preserve"> </w:t>
              </w:r>
            </w:ins>
            <w:ins w:id="29" w:author="Chetan Shah" w:date="2025-03-31T10:19:00Z" w16du:dateUtc="2025-03-31T14:19:00Z">
              <w:r w:rsidR="001B3B8D" w:rsidRPr="00017D70">
                <w:rPr>
                  <w:rFonts w:ascii="Arial Narrow" w:hAnsi="Arial Narrow"/>
                  <w:bCs/>
                  <w:color w:val="000000" w:themeColor="text1"/>
                  <w:sz w:val="20"/>
                  <w:szCs w:val="20"/>
                </w:rPr>
                <w:t xml:space="preserve">bed, ballast, timber and concrete ties, track connection hardware, continuous welded rail </w:t>
              </w:r>
            </w:ins>
            <w:ins w:id="30" w:author="Chetan Shah" w:date="2025-03-31T10:20:00Z" w16du:dateUtc="2025-03-31T14:20:00Z">
              <w:r w:rsidR="001B3B8D" w:rsidRPr="00017D70">
                <w:rPr>
                  <w:rFonts w:ascii="Arial Narrow" w:hAnsi="Arial Narrow"/>
                  <w:bCs/>
                  <w:color w:val="000000" w:themeColor="text1"/>
                  <w:sz w:val="20"/>
                  <w:szCs w:val="20"/>
                </w:rPr>
                <w:t>and guardrails)</w:t>
              </w:r>
            </w:ins>
            <w:r w:rsidRPr="00017D70">
              <w:rPr>
                <w:rFonts w:ascii="Arial Narrow" w:hAnsi="Arial Narrow"/>
                <w:bCs/>
                <w:color w:val="000000" w:themeColor="text1"/>
                <w:sz w:val="20"/>
                <w:szCs w:val="20"/>
                <w:rPrChange w:id="31" w:author="Chetan Shah" w:date="2025-03-31T10:57:00Z" w16du:dateUtc="2025-03-31T14:57:00Z">
                  <w:rPr>
                    <w:rFonts w:ascii="Arial Narrow" w:hAnsi="Arial Narrow"/>
                    <w:bCs/>
                    <w:sz w:val="20"/>
                    <w:szCs w:val="20"/>
                  </w:rPr>
                </w:rPrChange>
              </w:rPr>
              <w:t>, FCM inspections, underwater inspections, and fathometer surveys of 25 railroad carry</w:t>
            </w:r>
            <w:r w:rsidR="00EC485C" w:rsidRPr="00017D70">
              <w:rPr>
                <w:rFonts w:ascii="Arial Narrow" w:hAnsi="Arial Narrow"/>
                <w:bCs/>
                <w:color w:val="000000" w:themeColor="text1"/>
                <w:sz w:val="20"/>
                <w:szCs w:val="20"/>
                <w:rPrChange w:id="32" w:author="Chetan Shah" w:date="2025-03-31T10:57:00Z" w16du:dateUtc="2025-03-31T14:57:00Z">
                  <w:rPr>
                    <w:rFonts w:ascii="Arial Narrow" w:hAnsi="Arial Narrow"/>
                    <w:bCs/>
                    <w:sz w:val="20"/>
                    <w:szCs w:val="20"/>
                  </w:rPr>
                </w:rPrChange>
              </w:rPr>
              <w:t>ing</w:t>
            </w:r>
            <w:r w:rsidRPr="00017D70">
              <w:rPr>
                <w:rFonts w:ascii="Arial Narrow" w:hAnsi="Arial Narrow"/>
                <w:bCs/>
                <w:color w:val="000000" w:themeColor="text1"/>
                <w:sz w:val="20"/>
                <w:szCs w:val="20"/>
                <w:rPrChange w:id="33" w:author="Chetan Shah" w:date="2025-03-31T10:57:00Z" w16du:dateUtc="2025-03-31T14:57:00Z">
                  <w:rPr>
                    <w:rFonts w:ascii="Arial Narrow" w:hAnsi="Arial Narrow"/>
                    <w:bCs/>
                    <w:sz w:val="20"/>
                    <w:szCs w:val="20"/>
                  </w:rPr>
                </w:rPrChange>
              </w:rPr>
              <w:t xml:space="preserve"> bridges </w:t>
            </w:r>
            <w:ins w:id="34" w:author="Chetan Shah" w:date="2025-03-31T10:16:00Z" w16du:dateUtc="2025-03-31T14:16:00Z">
              <w:r w:rsidR="001B3B8D" w:rsidRPr="00017D70">
                <w:rPr>
                  <w:rFonts w:ascii="Arial Narrow" w:hAnsi="Arial Narrow"/>
                  <w:bCs/>
                  <w:color w:val="000000" w:themeColor="text1"/>
                  <w:sz w:val="20"/>
                  <w:szCs w:val="20"/>
                  <w:rPrChange w:id="35" w:author="Chetan Shah" w:date="2025-03-31T10:57:00Z" w16du:dateUtc="2025-03-31T14:57:00Z">
                    <w:rPr>
                      <w:b/>
                      <w:color w:val="FF0000"/>
                      <w:sz w:val="22"/>
                      <w:szCs w:val="22"/>
                    </w:rPr>
                  </w:rPrChange>
                </w:rPr>
                <w:t>including,</w:t>
              </w:r>
              <w:r w:rsidR="001B3B8D" w:rsidRPr="00017D70">
                <w:rPr>
                  <w:rFonts w:ascii="Arial Narrow" w:hAnsi="Arial Narrow"/>
                  <w:bCs/>
                  <w:color w:val="000000" w:themeColor="text1"/>
                  <w:sz w:val="20"/>
                  <w:szCs w:val="20"/>
                  <w:rPrChange w:id="36" w:author="Chetan Shah" w:date="2025-03-31T10:57:00Z" w16du:dateUtc="2025-03-31T14:57:00Z">
                    <w:rPr>
                      <w:b/>
                      <w:color w:val="0070C0"/>
                      <w:sz w:val="22"/>
                      <w:szCs w:val="22"/>
                    </w:rPr>
                  </w:rPrChange>
                </w:rPr>
                <w:t xml:space="preserve"> Six (6) FCM/</w:t>
              </w:r>
              <w:r w:rsidR="001B3B8D" w:rsidRPr="00017D70">
                <w:rPr>
                  <w:rFonts w:ascii="Arial Narrow" w:hAnsi="Arial Narrow"/>
                  <w:bCs/>
                  <w:color w:val="000000" w:themeColor="text1"/>
                  <w:sz w:val="20"/>
                  <w:szCs w:val="20"/>
                  <w:rPrChange w:id="37" w:author="Chetan Shah" w:date="2025-03-31T10:57:00Z" w16du:dateUtc="2025-03-31T14:57:00Z">
                    <w:rPr>
                      <w:b/>
                      <w:color w:val="FF0000"/>
                      <w:sz w:val="22"/>
                      <w:szCs w:val="22"/>
                    </w:rPr>
                  </w:rPrChange>
                </w:rPr>
                <w:t>NSTM</w:t>
              </w:r>
              <w:r w:rsidR="001B3B8D" w:rsidRPr="00017D70">
                <w:rPr>
                  <w:rFonts w:ascii="Arial Narrow" w:hAnsi="Arial Narrow"/>
                  <w:bCs/>
                  <w:color w:val="000000" w:themeColor="text1"/>
                  <w:sz w:val="20"/>
                  <w:szCs w:val="20"/>
                  <w:rPrChange w:id="38" w:author="Chetan Shah" w:date="2025-03-31T10:57:00Z" w16du:dateUtc="2025-03-31T14:57:00Z">
                    <w:rPr>
                      <w:b/>
                      <w:color w:val="0070C0"/>
                      <w:sz w:val="22"/>
                      <w:szCs w:val="22"/>
                    </w:rPr>
                  </w:rPrChange>
                </w:rPr>
                <w:t xml:space="preserve"> structures, </w:t>
              </w:r>
              <w:r w:rsidR="001B3B8D" w:rsidRPr="00017D70">
                <w:rPr>
                  <w:rFonts w:ascii="Arial Narrow" w:hAnsi="Arial Narrow"/>
                  <w:bCs/>
                  <w:color w:val="000000" w:themeColor="text1"/>
                  <w:sz w:val="20"/>
                  <w:szCs w:val="20"/>
                  <w:rPrChange w:id="39" w:author="Chetan Shah" w:date="2025-03-31T10:57:00Z" w16du:dateUtc="2025-03-31T14:57:00Z">
                    <w:rPr>
                      <w:b/>
                      <w:color w:val="FF0000"/>
                      <w:sz w:val="22"/>
                      <w:szCs w:val="22"/>
                    </w:rPr>
                  </w:rPrChange>
                </w:rPr>
                <w:t>seven (7)</w:t>
              </w:r>
              <w:r w:rsidR="001B3B8D" w:rsidRPr="00017D70">
                <w:rPr>
                  <w:rFonts w:ascii="Arial Narrow" w:hAnsi="Arial Narrow"/>
                  <w:bCs/>
                  <w:color w:val="000000" w:themeColor="text1"/>
                  <w:sz w:val="20"/>
                  <w:szCs w:val="20"/>
                  <w:rPrChange w:id="40" w:author="Chetan Shah" w:date="2025-03-31T10:57:00Z" w16du:dateUtc="2025-03-31T14:57:00Z">
                    <w:rPr>
                      <w:b/>
                      <w:color w:val="0070C0"/>
                      <w:sz w:val="22"/>
                      <w:szCs w:val="22"/>
                    </w:rPr>
                  </w:rPrChange>
                </w:rPr>
                <w:t xml:space="preserve"> structures crossing navigable waterways</w:t>
              </w:r>
              <w:r w:rsidR="001B3B8D" w:rsidRPr="00017D70">
                <w:rPr>
                  <w:rFonts w:ascii="Arial Narrow" w:hAnsi="Arial Narrow"/>
                  <w:bCs/>
                  <w:color w:val="000000" w:themeColor="text1"/>
                  <w:sz w:val="20"/>
                  <w:szCs w:val="20"/>
                  <w:rPrChange w:id="41" w:author="Chetan Shah" w:date="2025-03-31T10:57:00Z" w16du:dateUtc="2025-03-31T14:57:00Z">
                    <w:rPr>
                      <w:rFonts w:ascii="Arial Narrow" w:hAnsi="Arial Narrow"/>
                      <w:bCs/>
                      <w:sz w:val="20"/>
                      <w:szCs w:val="20"/>
                    </w:rPr>
                  </w:rPrChange>
                </w:rPr>
                <w:t xml:space="preserve"> </w:t>
              </w:r>
            </w:ins>
            <w:r w:rsidRPr="00017D70">
              <w:rPr>
                <w:rFonts w:ascii="Arial Narrow" w:hAnsi="Arial Narrow"/>
                <w:bCs/>
                <w:color w:val="000000" w:themeColor="text1"/>
                <w:sz w:val="20"/>
                <w:szCs w:val="20"/>
                <w:rPrChange w:id="42" w:author="Chetan Shah" w:date="2025-03-31T10:57:00Z" w16du:dateUtc="2025-03-31T14:57:00Z">
                  <w:rPr>
                    <w:rFonts w:ascii="Arial Narrow" w:hAnsi="Arial Narrow"/>
                    <w:bCs/>
                    <w:sz w:val="20"/>
                    <w:szCs w:val="20"/>
                  </w:rPr>
                </w:rPrChange>
              </w:rPr>
              <w:t>located along the Southern New Jersey Light Rail Transit System’s alignment in accordance with FHWA,</w:t>
            </w:r>
            <w:r w:rsidRPr="00017D70">
              <w:rPr>
                <w:rFonts w:ascii="Arial Narrow" w:hAnsi="Arial Narrow"/>
                <w:b/>
                <w:i/>
                <w:iCs/>
                <w:color w:val="000000" w:themeColor="text1"/>
                <w:sz w:val="20"/>
                <w:szCs w:val="20"/>
                <w:rPrChange w:id="43" w:author="Chetan Shah" w:date="2025-03-31T10:57:00Z" w16du:dateUtc="2025-03-31T14:57:00Z">
                  <w:rPr>
                    <w:rFonts w:ascii="Arial Narrow" w:hAnsi="Arial Narrow"/>
                    <w:bCs/>
                    <w:sz w:val="20"/>
                    <w:szCs w:val="20"/>
                  </w:rPr>
                </w:rPrChange>
              </w:rPr>
              <w:t xml:space="preserve"> FRA</w:t>
            </w:r>
            <w:r w:rsidRPr="00017D70">
              <w:rPr>
                <w:rFonts w:ascii="Arial Narrow" w:hAnsi="Arial Narrow"/>
                <w:bCs/>
                <w:color w:val="000000" w:themeColor="text1"/>
                <w:sz w:val="20"/>
                <w:szCs w:val="20"/>
                <w:rPrChange w:id="44" w:author="Chetan Shah" w:date="2025-03-31T10:57:00Z" w16du:dateUtc="2025-03-31T14:57:00Z">
                  <w:rPr>
                    <w:rFonts w:ascii="Arial Narrow" w:hAnsi="Arial Narrow"/>
                    <w:bCs/>
                    <w:sz w:val="20"/>
                    <w:szCs w:val="20"/>
                  </w:rPr>
                </w:rPrChange>
              </w:rPr>
              <w:t xml:space="preserve">, and OSHA standards. </w:t>
            </w:r>
            <w:r w:rsidR="00EC485C" w:rsidRPr="00017D70">
              <w:rPr>
                <w:rFonts w:ascii="Arial Narrow" w:hAnsi="Arial Narrow"/>
                <w:bCs/>
                <w:color w:val="000000" w:themeColor="text1"/>
                <w:sz w:val="20"/>
                <w:szCs w:val="20"/>
                <w:rPrChange w:id="45" w:author="Chetan Shah" w:date="2025-03-31T10:57:00Z" w16du:dateUtc="2025-03-31T14:57:00Z">
                  <w:rPr>
                    <w:rFonts w:ascii="Arial Narrow" w:hAnsi="Arial Narrow"/>
                    <w:bCs/>
                    <w:sz w:val="20"/>
                    <w:szCs w:val="20"/>
                  </w:rPr>
                </w:rPrChange>
              </w:rPr>
              <w:t xml:space="preserve">Performed </w:t>
            </w:r>
            <w:r w:rsidRPr="00017D70">
              <w:rPr>
                <w:rFonts w:ascii="Arial Narrow" w:hAnsi="Arial Narrow"/>
                <w:bCs/>
                <w:color w:val="000000" w:themeColor="text1"/>
                <w:sz w:val="20"/>
                <w:szCs w:val="20"/>
                <w:rPrChange w:id="46" w:author="Chetan Shah" w:date="2025-03-31T10:57:00Z" w16du:dateUtc="2025-03-31T14:57:00Z">
                  <w:rPr>
                    <w:rFonts w:ascii="Arial Narrow" w:hAnsi="Arial Narrow"/>
                    <w:bCs/>
                    <w:sz w:val="20"/>
                    <w:szCs w:val="20"/>
                  </w:rPr>
                </w:rPrChange>
              </w:rPr>
              <w:t>visual, physical, and advanced inspections of various bridge superstructures and substructures and culverts. Inspections included existing and / or newly constructed / rehabilitated structures.</w:t>
            </w:r>
            <w:r w:rsidR="00EC485C" w:rsidRPr="00017D70">
              <w:rPr>
                <w:rFonts w:ascii="Arial Narrow" w:hAnsi="Arial Narrow"/>
                <w:bCs/>
                <w:color w:val="000000" w:themeColor="text1"/>
                <w:sz w:val="20"/>
                <w:szCs w:val="20"/>
                <w:rPrChange w:id="47" w:author="Chetan Shah" w:date="2025-03-31T10:57:00Z" w16du:dateUtc="2025-03-31T14:57:00Z">
                  <w:rPr>
                    <w:rFonts w:ascii="Arial Narrow" w:hAnsi="Arial Narrow"/>
                    <w:bCs/>
                    <w:sz w:val="20"/>
                    <w:szCs w:val="20"/>
                  </w:rPr>
                </w:rPrChange>
              </w:rPr>
              <w:t xml:space="preserve"> Responsibilities included organizing and scheduling inspections, performing the inspections, collecting field data, structural evaluations, preparing inspection reports, structural ratings, preparing the MW-203 Form, and emergency/priority repair recommendations as needed, including CAD</w:t>
            </w:r>
            <w:ins w:id="48" w:author="Chetan Shah" w:date="2025-03-31T10:21:00Z" w16du:dateUtc="2025-03-31T14:21:00Z">
              <w:r w:rsidR="001B3B8D" w:rsidRPr="00017D70">
                <w:rPr>
                  <w:rFonts w:ascii="Arial Narrow" w:hAnsi="Arial Narrow"/>
                  <w:bCs/>
                  <w:color w:val="000000" w:themeColor="text1"/>
                  <w:sz w:val="20"/>
                  <w:szCs w:val="20"/>
                </w:rPr>
                <w:t>.</w:t>
              </w:r>
            </w:ins>
            <w:del w:id="49" w:author="Chetan Shah" w:date="2025-03-31T10:21:00Z" w16du:dateUtc="2025-03-31T14:21:00Z">
              <w:r w:rsidR="00EC485C" w:rsidRPr="00017D70" w:rsidDel="001B3B8D">
                <w:rPr>
                  <w:rFonts w:ascii="Arial Narrow" w:hAnsi="Arial Narrow"/>
                  <w:bCs/>
                  <w:color w:val="000000" w:themeColor="text1"/>
                  <w:sz w:val="20"/>
                  <w:szCs w:val="20"/>
                  <w:rPrChange w:id="50" w:author="Chetan Shah" w:date="2025-03-31T10:57:00Z" w16du:dateUtc="2025-03-31T14:57:00Z">
                    <w:rPr>
                      <w:rFonts w:ascii="Arial Narrow" w:hAnsi="Arial Narrow"/>
                      <w:bCs/>
                      <w:sz w:val="20"/>
                      <w:szCs w:val="20"/>
                    </w:rPr>
                  </w:rPrChange>
                </w:rPr>
                <w:delText xml:space="preserve"> drawings, quantities, and cost estimates.</w:delText>
              </w:r>
            </w:del>
          </w:p>
        </w:tc>
      </w:tr>
      <w:tr w:rsidR="00D231BA" w:rsidRPr="0060045E" w:rsidDel="00476EBB" w14:paraId="03EF1B8D" w14:textId="2577ED53" w:rsidTr="00A802D6">
        <w:trPr>
          <w:cantSplit/>
          <w:trHeight w:val="90"/>
          <w:del w:id="51" w:author="Chetan Shah" w:date="2025-03-31T10:41:00Z" w16du:dateUtc="2025-03-31T14:41:00Z"/>
        </w:trPr>
        <w:tc>
          <w:tcPr>
            <w:tcW w:w="377" w:type="dxa"/>
            <w:tcBorders>
              <w:top w:val="single" w:sz="4" w:space="0" w:color="auto"/>
            </w:tcBorders>
            <w:vAlign w:val="center"/>
          </w:tcPr>
          <w:p w14:paraId="3AF2796A" w14:textId="5406F739" w:rsidR="00D231BA" w:rsidRPr="0060045E" w:rsidDel="00476EBB" w:rsidRDefault="00D231BA" w:rsidP="00476EBB">
            <w:pPr>
              <w:tabs>
                <w:tab w:val="left" w:pos="1260"/>
              </w:tabs>
              <w:spacing w:line="200" w:lineRule="exact"/>
              <w:jc w:val="right"/>
              <w:rPr>
                <w:del w:id="52" w:author="Chetan Shah" w:date="2025-03-31T10:41:00Z" w16du:dateUtc="2025-03-31T14:41:00Z"/>
                <w:rFonts w:ascii="Arial" w:eastAsia="Arial Unicode MS" w:hAnsi="Arial" w:cs="Arial"/>
                <w:b/>
                <w:bCs/>
                <w:sz w:val="16"/>
                <w:szCs w:val="16"/>
              </w:rPr>
              <w:pPrChange w:id="53" w:author="Chetan Shah" w:date="2025-03-31T10:42:00Z" w16du:dateUtc="2025-03-31T14:42:00Z">
                <w:pPr>
                  <w:tabs>
                    <w:tab w:val="left" w:pos="1260"/>
                  </w:tabs>
                  <w:jc w:val="right"/>
                </w:pPr>
              </w:pPrChange>
            </w:pPr>
            <w:del w:id="54" w:author="Chetan Shah" w:date="2025-03-31T10:41:00Z" w16du:dateUtc="2025-03-31T14:41:00Z">
              <w:r w:rsidRPr="0060045E" w:rsidDel="00476EBB">
                <w:rPr>
                  <w:rFonts w:ascii="Arial" w:eastAsia="Arial Unicode MS" w:hAnsi="Arial" w:cs="Arial"/>
                  <w:b/>
                  <w:bCs/>
                  <w:sz w:val="16"/>
                  <w:szCs w:val="16"/>
                </w:rPr>
                <w:delText>b.</w:delText>
              </w:r>
            </w:del>
          </w:p>
        </w:tc>
        <w:tc>
          <w:tcPr>
            <w:tcW w:w="5941" w:type="dxa"/>
            <w:gridSpan w:val="3"/>
            <w:tcBorders>
              <w:bottom w:val="nil"/>
            </w:tcBorders>
          </w:tcPr>
          <w:p w14:paraId="0328A896" w14:textId="6CACB965" w:rsidR="00D231BA" w:rsidRPr="0060045E" w:rsidDel="00476EBB" w:rsidRDefault="00D231BA" w:rsidP="00476EBB">
            <w:pPr>
              <w:tabs>
                <w:tab w:val="left" w:pos="1260"/>
              </w:tabs>
              <w:spacing w:line="200" w:lineRule="exact"/>
              <w:rPr>
                <w:del w:id="55" w:author="Chetan Shah" w:date="2025-03-31T10:41:00Z" w16du:dateUtc="2025-03-31T14:41:00Z"/>
                <w:rFonts w:ascii="Arial" w:eastAsia="Arial Unicode MS" w:hAnsi="Arial" w:cs="Arial"/>
                <w:i/>
                <w:iCs/>
                <w:sz w:val="14"/>
              </w:rPr>
              <w:pPrChange w:id="56" w:author="Chetan Shah" w:date="2025-03-31T10:42:00Z" w16du:dateUtc="2025-03-31T14:42:00Z">
                <w:pPr>
                  <w:tabs>
                    <w:tab w:val="left" w:pos="1260"/>
                  </w:tabs>
                </w:pPr>
              </w:pPrChange>
            </w:pPr>
            <w:del w:id="57" w:author="Chetan Shah" w:date="2025-03-31T10:41:00Z" w16du:dateUtc="2025-03-31T14:41:00Z">
              <w:r w:rsidRPr="0060045E" w:rsidDel="00476EBB">
                <w:rPr>
                  <w:rFonts w:ascii="Arial" w:eastAsia="Arial Unicode MS" w:hAnsi="Arial" w:cs="Arial"/>
                  <w:sz w:val="14"/>
                </w:rPr>
                <w:delText>(1)  TITLE AND LOCATION</w:delText>
              </w:r>
              <w:r w:rsidRPr="0060045E" w:rsidDel="00476EBB">
                <w:rPr>
                  <w:rFonts w:ascii="Arial" w:eastAsia="Arial Unicode MS" w:hAnsi="Arial" w:cs="Arial"/>
                  <w:i/>
                  <w:iCs/>
                  <w:sz w:val="14"/>
                </w:rPr>
                <w:delText xml:space="preserve"> (City and State)</w:delText>
              </w:r>
            </w:del>
          </w:p>
        </w:tc>
        <w:tc>
          <w:tcPr>
            <w:tcW w:w="4719" w:type="dxa"/>
            <w:gridSpan w:val="5"/>
            <w:vAlign w:val="bottom"/>
          </w:tcPr>
          <w:p w14:paraId="49D82422" w14:textId="7BD4957E" w:rsidR="00D231BA" w:rsidRPr="0060045E" w:rsidDel="00476EBB" w:rsidRDefault="00D231BA" w:rsidP="00476EBB">
            <w:pPr>
              <w:tabs>
                <w:tab w:val="left" w:pos="1260"/>
              </w:tabs>
              <w:spacing w:line="200" w:lineRule="exact"/>
              <w:ind w:left="1080"/>
              <w:rPr>
                <w:del w:id="58" w:author="Chetan Shah" w:date="2025-03-31T10:41:00Z" w16du:dateUtc="2025-03-31T14:41:00Z"/>
                <w:rFonts w:ascii="Arial" w:eastAsia="Arial Unicode MS" w:hAnsi="Arial" w:cs="Arial"/>
                <w:sz w:val="12"/>
              </w:rPr>
              <w:pPrChange w:id="59" w:author="Chetan Shah" w:date="2025-03-31T10:42:00Z" w16du:dateUtc="2025-03-31T14:42:00Z">
                <w:pPr>
                  <w:tabs>
                    <w:tab w:val="left" w:pos="1260"/>
                  </w:tabs>
                  <w:ind w:left="1080"/>
                </w:pPr>
              </w:pPrChange>
            </w:pPr>
            <w:del w:id="60" w:author="Chetan Shah" w:date="2025-03-31T10:41:00Z" w16du:dateUtc="2025-03-31T14:41:00Z">
              <w:r w:rsidRPr="0060045E" w:rsidDel="00476EBB">
                <w:rPr>
                  <w:rFonts w:ascii="Arial" w:eastAsia="Arial Unicode MS" w:hAnsi="Arial" w:cs="Arial"/>
                  <w:sz w:val="12"/>
                </w:rPr>
                <w:delText xml:space="preserve">      (2) YEAR COMPLETED</w:delText>
              </w:r>
            </w:del>
          </w:p>
        </w:tc>
      </w:tr>
      <w:tr w:rsidR="00D231BA" w:rsidRPr="0060045E" w14:paraId="0EB45C11" w14:textId="77777777" w:rsidTr="00A802D6">
        <w:trPr>
          <w:cantSplit/>
          <w:trHeight w:val="90"/>
        </w:trPr>
        <w:tc>
          <w:tcPr>
            <w:tcW w:w="377" w:type="dxa"/>
            <w:vMerge w:val="restart"/>
            <w:tcBorders>
              <w:top w:val="single" w:sz="4" w:space="0" w:color="auto"/>
              <w:left w:val="nil"/>
              <w:bottom w:val="single" w:sz="4" w:space="0" w:color="auto"/>
              <w:right w:val="single" w:sz="4" w:space="0" w:color="auto"/>
            </w:tcBorders>
            <w:vAlign w:val="center"/>
          </w:tcPr>
          <w:p w14:paraId="64AC899A" w14:textId="2D0CC0FB" w:rsidR="00D231BA" w:rsidRPr="0060045E" w:rsidRDefault="00476EBB" w:rsidP="00476EBB">
            <w:pPr>
              <w:tabs>
                <w:tab w:val="left" w:pos="1260"/>
              </w:tabs>
              <w:spacing w:line="200" w:lineRule="exact"/>
              <w:jc w:val="right"/>
              <w:rPr>
                <w:rFonts w:ascii="Arial" w:eastAsia="Arial Unicode MS" w:hAnsi="Arial" w:cs="Arial"/>
                <w:b/>
                <w:bCs/>
                <w:sz w:val="16"/>
                <w:szCs w:val="16"/>
              </w:rPr>
              <w:pPrChange w:id="61" w:author="Chetan Shah" w:date="2025-03-31T10:42:00Z" w16du:dateUtc="2025-03-31T14:42:00Z">
                <w:pPr>
                  <w:tabs>
                    <w:tab w:val="left" w:pos="1260"/>
                  </w:tabs>
                  <w:jc w:val="right"/>
                </w:pPr>
              </w:pPrChange>
            </w:pPr>
            <w:ins w:id="62" w:author="Chetan Shah" w:date="2025-03-31T10:41:00Z" w16du:dateUtc="2025-03-31T14:41:00Z">
              <w:r>
                <w:rPr>
                  <w:rFonts w:ascii="Arial" w:eastAsia="Arial Unicode MS" w:hAnsi="Arial" w:cs="Arial"/>
                  <w:b/>
                  <w:bCs/>
                  <w:sz w:val="16"/>
                  <w:szCs w:val="16"/>
                </w:rPr>
                <w:t>b</w:t>
              </w:r>
            </w:ins>
            <w:del w:id="63" w:author="Chetan Shah" w:date="2025-03-31T10:41:00Z" w16du:dateUtc="2025-03-31T14:41:00Z">
              <w:r w:rsidR="00D231BA" w:rsidDel="00476EBB">
                <w:rPr>
                  <w:rFonts w:ascii="Arial" w:eastAsia="Arial Unicode MS" w:hAnsi="Arial" w:cs="Arial"/>
                  <w:b/>
                  <w:bCs/>
                  <w:sz w:val="16"/>
                  <w:szCs w:val="16"/>
                </w:rPr>
                <w:delText>c</w:delText>
              </w:r>
            </w:del>
            <w:r w:rsidR="00D231BA" w:rsidRPr="0060045E">
              <w:rPr>
                <w:rFonts w:ascii="Arial" w:eastAsia="Arial Unicode MS" w:hAnsi="Arial" w:cs="Arial"/>
                <w:b/>
                <w:bCs/>
                <w:sz w:val="16"/>
                <w:szCs w:val="16"/>
              </w:rPr>
              <w:t>.</w:t>
            </w:r>
          </w:p>
        </w:tc>
        <w:tc>
          <w:tcPr>
            <w:tcW w:w="5941" w:type="dxa"/>
            <w:gridSpan w:val="3"/>
            <w:tcBorders>
              <w:top w:val="single" w:sz="4" w:space="0" w:color="auto"/>
              <w:left w:val="single" w:sz="4" w:space="0" w:color="auto"/>
              <w:bottom w:val="nil"/>
              <w:right w:val="single" w:sz="4" w:space="0" w:color="auto"/>
            </w:tcBorders>
            <w:shd w:val="clear" w:color="auto" w:fill="auto"/>
          </w:tcPr>
          <w:p w14:paraId="4A27D0AE" w14:textId="77777777" w:rsidR="00D231BA" w:rsidRPr="00AF7335" w:rsidRDefault="00D231BA" w:rsidP="00476EBB">
            <w:pPr>
              <w:tabs>
                <w:tab w:val="left" w:pos="1260"/>
              </w:tabs>
              <w:spacing w:line="200" w:lineRule="exact"/>
              <w:rPr>
                <w:rFonts w:ascii="Arial" w:eastAsia="Arial Unicode MS" w:hAnsi="Arial" w:cs="Arial"/>
                <w:i/>
                <w:iCs/>
                <w:sz w:val="14"/>
              </w:rPr>
              <w:pPrChange w:id="64" w:author="Chetan Shah" w:date="2025-03-31T10:42:00Z" w16du:dateUtc="2025-03-31T14:42:00Z">
                <w:pPr>
                  <w:tabs>
                    <w:tab w:val="left" w:pos="1260"/>
                  </w:tabs>
                </w:pPr>
              </w:pPrChange>
            </w:pPr>
            <w:r w:rsidRPr="00AF7335">
              <w:rPr>
                <w:rFonts w:ascii="Arial" w:eastAsia="Arial Unicode MS" w:hAnsi="Arial" w:cs="Arial"/>
                <w:sz w:val="14"/>
              </w:rPr>
              <w:t>(1)  TITLE AND LOCATION</w:t>
            </w:r>
            <w:r w:rsidRPr="00AF7335">
              <w:rPr>
                <w:rFonts w:ascii="Arial" w:eastAsia="Arial Unicode MS" w:hAnsi="Arial" w:cs="Arial"/>
                <w:i/>
                <w:iCs/>
                <w:sz w:val="14"/>
              </w:rPr>
              <w:t xml:space="preserve"> (City and State)</w:t>
            </w:r>
          </w:p>
        </w:tc>
        <w:tc>
          <w:tcPr>
            <w:tcW w:w="4719" w:type="dxa"/>
            <w:gridSpan w:val="5"/>
            <w:tcBorders>
              <w:left w:val="single" w:sz="4" w:space="0" w:color="auto"/>
            </w:tcBorders>
            <w:vAlign w:val="bottom"/>
          </w:tcPr>
          <w:p w14:paraId="747D8716" w14:textId="77777777" w:rsidR="00D231BA" w:rsidRPr="00AF7335" w:rsidRDefault="00D231BA" w:rsidP="00476EBB">
            <w:pPr>
              <w:tabs>
                <w:tab w:val="left" w:pos="1260"/>
              </w:tabs>
              <w:spacing w:line="200" w:lineRule="exact"/>
              <w:ind w:left="1080"/>
              <w:rPr>
                <w:rFonts w:ascii="Arial" w:eastAsia="Arial Unicode MS" w:hAnsi="Arial" w:cs="Arial"/>
                <w:sz w:val="12"/>
              </w:rPr>
              <w:pPrChange w:id="65" w:author="Chetan Shah" w:date="2025-03-31T10:42:00Z" w16du:dateUtc="2025-03-31T14:42:00Z">
                <w:pPr>
                  <w:tabs>
                    <w:tab w:val="left" w:pos="1260"/>
                  </w:tabs>
                  <w:ind w:left="1080"/>
                </w:pPr>
              </w:pPrChange>
            </w:pPr>
            <w:r w:rsidRPr="00AF7335">
              <w:rPr>
                <w:rFonts w:ascii="Arial" w:eastAsia="Arial Unicode MS" w:hAnsi="Arial" w:cs="Arial"/>
                <w:sz w:val="12"/>
              </w:rPr>
              <w:t xml:space="preserve">      (2) YEAR COMPLETED</w:t>
            </w:r>
          </w:p>
        </w:tc>
      </w:tr>
      <w:tr w:rsidR="00907C6F" w:rsidRPr="0060045E" w14:paraId="5F9EAA82" w14:textId="77777777" w:rsidTr="003326F2">
        <w:trPr>
          <w:cantSplit/>
          <w:trHeight w:val="90"/>
        </w:trPr>
        <w:tc>
          <w:tcPr>
            <w:tcW w:w="377" w:type="dxa"/>
            <w:vMerge/>
            <w:tcBorders>
              <w:top w:val="single" w:sz="4" w:space="0" w:color="auto"/>
              <w:left w:val="nil"/>
              <w:bottom w:val="single" w:sz="4" w:space="0" w:color="auto"/>
              <w:right w:val="single" w:sz="4" w:space="0" w:color="auto"/>
            </w:tcBorders>
            <w:vAlign w:val="center"/>
          </w:tcPr>
          <w:p w14:paraId="383CC26E" w14:textId="77777777" w:rsidR="00907C6F" w:rsidRPr="0060045E" w:rsidRDefault="00907C6F" w:rsidP="00476EBB">
            <w:pPr>
              <w:tabs>
                <w:tab w:val="left" w:pos="1260"/>
              </w:tabs>
              <w:spacing w:line="200" w:lineRule="exact"/>
              <w:jc w:val="right"/>
              <w:rPr>
                <w:rFonts w:ascii="Arial" w:eastAsia="Arial Unicode MS" w:hAnsi="Arial" w:cs="Arial"/>
                <w:b/>
                <w:bCs/>
                <w:sz w:val="16"/>
                <w:szCs w:val="16"/>
              </w:rPr>
              <w:pPrChange w:id="66" w:author="Chetan Shah" w:date="2025-03-31T10:42:00Z" w16du:dateUtc="2025-03-31T14:42:00Z">
                <w:pPr>
                  <w:tabs>
                    <w:tab w:val="left" w:pos="1260"/>
                  </w:tabs>
                  <w:jc w:val="right"/>
                </w:pPr>
              </w:pPrChange>
            </w:pPr>
          </w:p>
        </w:tc>
        <w:tc>
          <w:tcPr>
            <w:tcW w:w="5941" w:type="dxa"/>
            <w:gridSpan w:val="3"/>
            <w:tcBorders>
              <w:top w:val="nil"/>
              <w:bottom w:val="single" w:sz="4" w:space="0" w:color="auto"/>
            </w:tcBorders>
          </w:tcPr>
          <w:p w14:paraId="0DFBD007" w14:textId="7F75E856" w:rsidR="00907C6F" w:rsidRPr="00AF7335" w:rsidRDefault="00907C6F" w:rsidP="00476EBB">
            <w:pPr>
              <w:pStyle w:val="Header"/>
              <w:spacing w:line="200" w:lineRule="exact"/>
              <w:rPr>
                <w:rFonts w:ascii="Arial Narrow" w:eastAsia="Arial Unicode MS" w:hAnsi="Arial Narrow" w:cs="Arial"/>
                <w:b/>
                <w:bCs/>
                <w:sz w:val="18"/>
                <w:szCs w:val="18"/>
              </w:rPr>
              <w:pPrChange w:id="67" w:author="Chetan Shah" w:date="2025-03-31T10:42:00Z" w16du:dateUtc="2025-03-31T14:42:00Z">
                <w:pPr>
                  <w:pStyle w:val="Header"/>
                </w:pPr>
              </w:pPrChange>
            </w:pPr>
            <w:del w:id="68" w:author="Chetan Shah" w:date="2025-03-31T10:30:00Z" w16du:dateUtc="2025-03-31T14:30:00Z">
              <w:r w:rsidRPr="00EA590F" w:rsidDel="00640EF8">
                <w:rPr>
                  <w:rFonts w:ascii="Arial Narrow" w:eastAsia="Arial Unicode MS" w:hAnsi="Arial Narrow" w:cs="Arial"/>
                  <w:b/>
                  <w:bCs/>
                  <w:sz w:val="18"/>
                  <w:szCs w:val="18"/>
                </w:rPr>
                <w:delText>N</w:delText>
              </w:r>
              <w:r w:rsidDel="00640EF8">
                <w:rPr>
                  <w:rFonts w:ascii="Arial Narrow" w:eastAsia="Arial Unicode MS" w:hAnsi="Arial Narrow" w:cs="Arial"/>
                  <w:b/>
                  <w:bCs/>
                  <w:sz w:val="18"/>
                  <w:szCs w:val="18"/>
                </w:rPr>
                <w:delText xml:space="preserve">ew Jersey </w:delText>
              </w:r>
              <w:r w:rsidRPr="00EA590F" w:rsidDel="00640EF8">
                <w:rPr>
                  <w:rFonts w:ascii="Arial Narrow" w:eastAsia="Arial Unicode MS" w:hAnsi="Arial Narrow" w:cs="Arial"/>
                  <w:b/>
                  <w:bCs/>
                  <w:sz w:val="18"/>
                  <w:szCs w:val="18"/>
                </w:rPr>
                <w:delText>T</w:delText>
              </w:r>
              <w:r w:rsidDel="00640EF8">
                <w:rPr>
                  <w:rFonts w:ascii="Arial Narrow" w:eastAsia="Arial Unicode MS" w:hAnsi="Arial Narrow" w:cs="Arial"/>
                  <w:b/>
                  <w:bCs/>
                  <w:sz w:val="18"/>
                  <w:szCs w:val="18"/>
                </w:rPr>
                <w:delText>ransit – Structural Inspection Including Underwater Inspection and Fathometer Survey of 25 NJT southern NJ Light Rail Bridges (River Line) (Various Locations in New Jersey</w:delText>
              </w:r>
              <w:r w:rsidRPr="00EA590F" w:rsidDel="00640EF8">
                <w:rPr>
                  <w:rFonts w:ascii="Arial Narrow" w:eastAsia="Arial Unicode MS" w:hAnsi="Arial Narrow" w:cs="Arial"/>
                  <w:b/>
                  <w:bCs/>
                  <w:i/>
                  <w:iCs/>
                  <w:sz w:val="18"/>
                  <w:szCs w:val="18"/>
                </w:rPr>
                <w:delText>)</w:delText>
              </w:r>
            </w:del>
            <w:ins w:id="69" w:author="Chetan Shah" w:date="2025-03-31T10:31:00Z" w16du:dateUtc="2025-03-31T14:31:00Z">
              <w:r w:rsidR="00640EF8">
                <w:rPr>
                  <w:rFonts w:ascii="Arial Narrow" w:eastAsia="Arial Unicode MS" w:hAnsi="Arial Narrow" w:cs="Arial"/>
                  <w:b/>
                  <w:bCs/>
                  <w:i/>
                  <w:iCs/>
                  <w:sz w:val="18"/>
                  <w:szCs w:val="18"/>
                </w:rPr>
                <w:t>80 Middlesex County Owned bridges-NJDOT</w:t>
              </w:r>
            </w:ins>
          </w:p>
        </w:tc>
        <w:tc>
          <w:tcPr>
            <w:tcW w:w="2432" w:type="dxa"/>
            <w:gridSpan w:val="4"/>
            <w:tcBorders>
              <w:left w:val="single" w:sz="4" w:space="0" w:color="auto"/>
              <w:bottom w:val="single" w:sz="4" w:space="0" w:color="auto"/>
            </w:tcBorders>
          </w:tcPr>
          <w:p w14:paraId="10685CC2" w14:textId="77777777" w:rsidR="00907C6F" w:rsidRPr="00AF7335" w:rsidRDefault="00907C6F" w:rsidP="00476EBB">
            <w:pPr>
              <w:tabs>
                <w:tab w:val="left" w:pos="1260"/>
              </w:tabs>
              <w:spacing w:line="200" w:lineRule="exact"/>
              <w:rPr>
                <w:rFonts w:ascii="Arial" w:eastAsia="Arial Unicode MS" w:hAnsi="Arial" w:cs="Arial"/>
                <w:sz w:val="12"/>
              </w:rPr>
              <w:pPrChange w:id="70" w:author="Chetan Shah" w:date="2025-03-31T10:42:00Z" w16du:dateUtc="2025-03-31T14:42:00Z">
                <w:pPr>
                  <w:tabs>
                    <w:tab w:val="left" w:pos="1260"/>
                  </w:tabs>
                </w:pPr>
              </w:pPrChange>
            </w:pPr>
            <w:r w:rsidRPr="00AF7335">
              <w:rPr>
                <w:rFonts w:ascii="Arial" w:eastAsia="Arial Unicode MS" w:hAnsi="Arial" w:cs="Arial"/>
                <w:sz w:val="12"/>
              </w:rPr>
              <w:t>PROFESSIONAL SERVICES</w:t>
            </w:r>
          </w:p>
          <w:p w14:paraId="0EBB4B82" w14:textId="2B03A4BC" w:rsidR="00907C6F" w:rsidRPr="00AF7335" w:rsidRDefault="00907C6F" w:rsidP="00476EBB">
            <w:pPr>
              <w:pStyle w:val="TitleBold"/>
              <w:spacing w:line="200" w:lineRule="exact"/>
              <w:jc w:val="center"/>
              <w:pPrChange w:id="71" w:author="Chetan Shah" w:date="2025-03-31T10:42:00Z" w16du:dateUtc="2025-03-31T14:42:00Z">
                <w:pPr>
                  <w:pStyle w:val="TitleBold"/>
                  <w:jc w:val="center"/>
                </w:pPr>
              </w:pPrChange>
            </w:pPr>
            <w:r w:rsidRPr="00AF7335">
              <w:t>202</w:t>
            </w:r>
            <w:ins w:id="72" w:author="Chetan Shah" w:date="2025-03-31T10:30:00Z" w16du:dateUtc="2025-03-31T14:30:00Z">
              <w:r w:rsidR="00640EF8">
                <w:t>5</w:t>
              </w:r>
            </w:ins>
            <w:del w:id="73" w:author="Chetan Shah" w:date="2025-03-31T10:30:00Z" w16du:dateUtc="2025-03-31T14:30:00Z">
              <w:r w:rsidR="00AB0B32" w:rsidDel="00640EF8">
                <w:delText>2</w:delText>
              </w:r>
            </w:del>
          </w:p>
        </w:tc>
        <w:tc>
          <w:tcPr>
            <w:tcW w:w="2287" w:type="dxa"/>
            <w:tcBorders>
              <w:bottom w:val="single" w:sz="4" w:space="0" w:color="auto"/>
            </w:tcBorders>
            <w:vAlign w:val="center"/>
          </w:tcPr>
          <w:p w14:paraId="424C6336" w14:textId="77777777" w:rsidR="00907C6F" w:rsidRPr="00AF7335" w:rsidRDefault="00907C6F" w:rsidP="00476EBB">
            <w:pPr>
              <w:tabs>
                <w:tab w:val="left" w:pos="1260"/>
              </w:tabs>
              <w:spacing w:line="200" w:lineRule="exact"/>
              <w:rPr>
                <w:rFonts w:ascii="Arial" w:eastAsia="Arial Unicode MS" w:hAnsi="Arial" w:cs="Arial"/>
                <w:sz w:val="12"/>
              </w:rPr>
              <w:pPrChange w:id="74" w:author="Chetan Shah" w:date="2025-03-31T10:42:00Z" w16du:dateUtc="2025-03-31T14:42:00Z">
                <w:pPr>
                  <w:tabs>
                    <w:tab w:val="left" w:pos="1260"/>
                  </w:tabs>
                </w:pPr>
              </w:pPrChange>
            </w:pPr>
            <w:r w:rsidRPr="00AF7335">
              <w:rPr>
                <w:rFonts w:ascii="Arial" w:eastAsia="Arial Unicode MS" w:hAnsi="Arial" w:cs="Arial"/>
                <w:sz w:val="12"/>
              </w:rPr>
              <w:t>CONSTRUCTION (If applicable)</w:t>
            </w:r>
          </w:p>
          <w:p w14:paraId="0786F62C" w14:textId="77777777" w:rsidR="00907C6F" w:rsidRPr="00AF7335" w:rsidRDefault="00907C6F" w:rsidP="00476EBB">
            <w:pPr>
              <w:pStyle w:val="TitleBold"/>
              <w:spacing w:line="200" w:lineRule="exact"/>
              <w:jc w:val="center"/>
              <w:pPrChange w:id="75" w:author="Chetan Shah" w:date="2025-03-31T10:42:00Z" w16du:dateUtc="2025-03-31T14:42:00Z">
                <w:pPr>
                  <w:pStyle w:val="TitleBold"/>
                  <w:jc w:val="center"/>
                </w:pPr>
              </w:pPrChange>
            </w:pPr>
            <w:r w:rsidRPr="00AF7335">
              <w:t>N/A</w:t>
            </w:r>
          </w:p>
        </w:tc>
      </w:tr>
      <w:tr w:rsidR="00907C6F" w:rsidRPr="0060045E" w14:paraId="017D27F1" w14:textId="77777777" w:rsidTr="00A802D6">
        <w:trPr>
          <w:cantSplit/>
        </w:trPr>
        <w:tc>
          <w:tcPr>
            <w:tcW w:w="377" w:type="dxa"/>
            <w:vMerge/>
            <w:tcBorders>
              <w:top w:val="single" w:sz="4" w:space="0" w:color="auto"/>
              <w:left w:val="nil"/>
              <w:bottom w:val="single" w:sz="4" w:space="0" w:color="auto"/>
              <w:right w:val="single" w:sz="4" w:space="0" w:color="auto"/>
            </w:tcBorders>
            <w:vAlign w:val="center"/>
          </w:tcPr>
          <w:p w14:paraId="650023BA" w14:textId="77777777" w:rsidR="00907C6F" w:rsidRPr="0060045E" w:rsidRDefault="00907C6F" w:rsidP="00476EBB">
            <w:pPr>
              <w:tabs>
                <w:tab w:val="left" w:pos="1260"/>
              </w:tabs>
              <w:spacing w:line="200" w:lineRule="exact"/>
              <w:jc w:val="right"/>
              <w:rPr>
                <w:rFonts w:ascii="Arial" w:eastAsia="Arial Unicode MS" w:hAnsi="Arial" w:cs="Arial"/>
                <w:b/>
                <w:bCs/>
                <w:sz w:val="16"/>
                <w:szCs w:val="16"/>
              </w:rPr>
              <w:pPrChange w:id="76" w:author="Chetan Shah" w:date="2025-03-31T10:42:00Z" w16du:dateUtc="2025-03-31T14:42:00Z">
                <w:pPr>
                  <w:tabs>
                    <w:tab w:val="left" w:pos="1260"/>
                  </w:tabs>
                  <w:jc w:val="right"/>
                </w:pPr>
              </w:pPrChange>
            </w:pPr>
          </w:p>
        </w:tc>
        <w:tc>
          <w:tcPr>
            <w:tcW w:w="5941" w:type="dxa"/>
            <w:gridSpan w:val="3"/>
            <w:tcBorders>
              <w:top w:val="single" w:sz="4" w:space="0" w:color="auto"/>
              <w:left w:val="single" w:sz="4" w:space="0" w:color="auto"/>
              <w:bottom w:val="nil"/>
              <w:right w:val="single" w:sz="4" w:space="0" w:color="auto"/>
            </w:tcBorders>
          </w:tcPr>
          <w:p w14:paraId="516782FE" w14:textId="77777777" w:rsidR="00907C6F" w:rsidRPr="00AF7335" w:rsidRDefault="00907C6F" w:rsidP="00476EBB">
            <w:pPr>
              <w:tabs>
                <w:tab w:val="left" w:pos="1260"/>
              </w:tabs>
              <w:spacing w:line="200" w:lineRule="exact"/>
              <w:rPr>
                <w:rFonts w:ascii="Arial" w:eastAsia="Arial Unicode MS" w:hAnsi="Arial" w:cs="Arial"/>
                <w:sz w:val="14"/>
              </w:rPr>
              <w:pPrChange w:id="77" w:author="Chetan Shah" w:date="2025-03-31T10:42:00Z" w16du:dateUtc="2025-03-31T14:42:00Z">
                <w:pPr>
                  <w:tabs>
                    <w:tab w:val="left" w:pos="1260"/>
                  </w:tabs>
                </w:pPr>
              </w:pPrChange>
            </w:pPr>
            <w:r w:rsidRPr="00AF7335">
              <w:rPr>
                <w:rFonts w:ascii="Arial" w:eastAsia="Arial Unicode MS" w:hAnsi="Arial" w:cs="Arial"/>
                <w:sz w:val="14"/>
              </w:rPr>
              <w:t xml:space="preserve">(3)  BRIEF DESCRIPTION (Brief Scope, size, cost, etc.) AND SPECIFIC ROLE   </w:t>
            </w:r>
          </w:p>
        </w:tc>
        <w:tc>
          <w:tcPr>
            <w:tcW w:w="236" w:type="dxa"/>
            <w:tcBorders>
              <w:top w:val="single" w:sz="4" w:space="0" w:color="auto"/>
              <w:left w:val="single" w:sz="4" w:space="0" w:color="auto"/>
              <w:bottom w:val="single" w:sz="4" w:space="0" w:color="auto"/>
              <w:right w:val="single" w:sz="4" w:space="0" w:color="auto"/>
            </w:tcBorders>
          </w:tcPr>
          <w:p w14:paraId="0B191DBF" w14:textId="16F31A95" w:rsidR="00907C6F" w:rsidRPr="00AF7335" w:rsidRDefault="00907C6F" w:rsidP="00476EBB">
            <w:pPr>
              <w:tabs>
                <w:tab w:val="left" w:pos="1260"/>
              </w:tabs>
              <w:spacing w:line="200" w:lineRule="exact"/>
              <w:rPr>
                <w:rFonts w:ascii="Arial" w:eastAsia="Arial Unicode MS" w:hAnsi="Arial" w:cs="Arial"/>
                <w:b/>
                <w:bCs/>
                <w:sz w:val="14"/>
              </w:rPr>
              <w:pPrChange w:id="78" w:author="Chetan Shah" w:date="2025-03-31T10:42:00Z" w16du:dateUtc="2025-03-31T14:42:00Z">
                <w:pPr>
                  <w:tabs>
                    <w:tab w:val="left" w:pos="1260"/>
                  </w:tabs>
                </w:pPr>
              </w:pPrChange>
            </w:pPr>
          </w:p>
        </w:tc>
        <w:tc>
          <w:tcPr>
            <w:tcW w:w="4483" w:type="dxa"/>
            <w:gridSpan w:val="4"/>
            <w:tcBorders>
              <w:top w:val="single" w:sz="4" w:space="0" w:color="auto"/>
              <w:left w:val="single" w:sz="4" w:space="0" w:color="auto"/>
              <w:bottom w:val="nil"/>
            </w:tcBorders>
            <w:vAlign w:val="center"/>
          </w:tcPr>
          <w:p w14:paraId="5D96E933" w14:textId="77777777" w:rsidR="00907C6F" w:rsidRPr="00AF7335" w:rsidRDefault="00907C6F" w:rsidP="00476EBB">
            <w:pPr>
              <w:tabs>
                <w:tab w:val="left" w:pos="1260"/>
              </w:tabs>
              <w:spacing w:line="200" w:lineRule="exact"/>
              <w:rPr>
                <w:rFonts w:ascii="Arial" w:eastAsia="Arial Unicode MS" w:hAnsi="Arial" w:cs="Arial"/>
                <w:sz w:val="14"/>
              </w:rPr>
              <w:pPrChange w:id="79" w:author="Chetan Shah" w:date="2025-03-31T10:42:00Z" w16du:dateUtc="2025-03-31T14:42:00Z">
                <w:pPr>
                  <w:tabs>
                    <w:tab w:val="left" w:pos="1260"/>
                  </w:tabs>
                </w:pPr>
              </w:pPrChange>
            </w:pPr>
            <w:r w:rsidRPr="00AF7335">
              <w:rPr>
                <w:rFonts w:ascii="Arial" w:eastAsia="Arial Unicode MS" w:hAnsi="Arial" w:cs="Arial"/>
                <w:sz w:val="14"/>
              </w:rPr>
              <w:t>Check if project performed with current firm</w:t>
            </w:r>
          </w:p>
        </w:tc>
      </w:tr>
      <w:tr w:rsidR="00907C6F" w:rsidRPr="0060045E" w14:paraId="78E98444" w14:textId="77777777" w:rsidTr="00A802D6">
        <w:trPr>
          <w:cantSplit/>
        </w:trPr>
        <w:tc>
          <w:tcPr>
            <w:tcW w:w="377" w:type="dxa"/>
            <w:vMerge/>
            <w:tcBorders>
              <w:top w:val="single" w:sz="4" w:space="0" w:color="auto"/>
              <w:left w:val="nil"/>
              <w:bottom w:val="single" w:sz="4" w:space="0" w:color="auto"/>
              <w:right w:val="single" w:sz="4" w:space="0" w:color="auto"/>
            </w:tcBorders>
            <w:vAlign w:val="center"/>
          </w:tcPr>
          <w:p w14:paraId="3971F6EF" w14:textId="77777777" w:rsidR="00907C6F" w:rsidRPr="0060045E" w:rsidRDefault="00907C6F" w:rsidP="00476EBB">
            <w:pPr>
              <w:tabs>
                <w:tab w:val="left" w:pos="1260"/>
              </w:tabs>
              <w:spacing w:line="200" w:lineRule="exact"/>
              <w:jc w:val="right"/>
              <w:rPr>
                <w:rFonts w:ascii="Arial" w:eastAsia="Arial Unicode MS" w:hAnsi="Arial" w:cs="Arial"/>
                <w:b/>
                <w:bCs/>
                <w:sz w:val="16"/>
                <w:szCs w:val="16"/>
              </w:rPr>
              <w:pPrChange w:id="80" w:author="Chetan Shah" w:date="2025-03-31T10:42:00Z" w16du:dateUtc="2025-03-31T14:42:00Z">
                <w:pPr>
                  <w:tabs>
                    <w:tab w:val="left" w:pos="1260"/>
                  </w:tabs>
                  <w:jc w:val="right"/>
                </w:pPr>
              </w:pPrChange>
            </w:pPr>
          </w:p>
        </w:tc>
        <w:tc>
          <w:tcPr>
            <w:tcW w:w="10660" w:type="dxa"/>
            <w:gridSpan w:val="8"/>
            <w:tcBorders>
              <w:top w:val="nil"/>
              <w:left w:val="single" w:sz="4" w:space="0" w:color="auto"/>
            </w:tcBorders>
          </w:tcPr>
          <w:p w14:paraId="641AF302" w14:textId="730F0AB4" w:rsidR="00907C6F" w:rsidRPr="00AF7335" w:rsidRDefault="00640EF8" w:rsidP="00476EBB">
            <w:pPr>
              <w:spacing w:line="200" w:lineRule="exact"/>
              <w:jc w:val="both"/>
              <w:rPr>
                <w:rFonts w:ascii="Arial Narrow" w:hAnsi="Arial Narrow"/>
                <w:bCs/>
                <w:sz w:val="20"/>
                <w:szCs w:val="20"/>
              </w:rPr>
              <w:pPrChange w:id="81" w:author="Chetan Shah" w:date="2025-03-31T10:42:00Z" w16du:dateUtc="2025-03-31T14:42:00Z">
                <w:pPr/>
              </w:pPrChange>
            </w:pPr>
            <w:ins w:id="82" w:author="Chetan Shah" w:date="2025-03-31T10:31:00Z" w16du:dateUtc="2025-03-31T14:31:00Z">
              <w:r w:rsidRPr="00AF7335">
                <w:rPr>
                  <w:rFonts w:ascii="Arial Narrow" w:hAnsi="Arial Narrow"/>
                  <w:bCs/>
                  <w:sz w:val="20"/>
                  <w:szCs w:val="20"/>
                </w:rPr>
                <w:t xml:space="preserve">As Team </w:t>
              </w:r>
              <w:r>
                <w:rPr>
                  <w:rFonts w:ascii="Arial Narrow" w:hAnsi="Arial Narrow"/>
                  <w:bCs/>
                  <w:sz w:val="20"/>
                  <w:szCs w:val="20"/>
                </w:rPr>
                <w:t>Member</w:t>
              </w:r>
              <w:r w:rsidRPr="00AF7335">
                <w:rPr>
                  <w:rFonts w:ascii="Arial Narrow" w:hAnsi="Arial Narrow"/>
                  <w:bCs/>
                  <w:sz w:val="20"/>
                  <w:szCs w:val="20"/>
                </w:rPr>
                <w:t xml:space="preserve">, </w:t>
              </w:r>
            </w:ins>
            <w:ins w:id="83" w:author="Chetan Shah" w:date="2025-03-31T10:32:00Z" w16du:dateUtc="2025-03-31T14:32:00Z">
              <w:r>
                <w:rPr>
                  <w:rFonts w:ascii="Arial Narrow" w:hAnsi="Arial Narrow"/>
                  <w:bCs/>
                  <w:sz w:val="20"/>
                  <w:szCs w:val="20"/>
                </w:rPr>
                <w:t xml:space="preserve">performing Biannual inspection of 80 bridges, </w:t>
              </w:r>
              <w:proofErr w:type="gramStart"/>
              <w:r>
                <w:rPr>
                  <w:rFonts w:ascii="Arial Narrow" w:hAnsi="Arial Narrow"/>
                  <w:bCs/>
                  <w:sz w:val="20"/>
                  <w:szCs w:val="20"/>
                </w:rPr>
                <w:t>included</w:t>
              </w:r>
              <w:proofErr w:type="gramEnd"/>
              <w:r>
                <w:rPr>
                  <w:rFonts w:ascii="Arial Narrow" w:hAnsi="Arial Narrow"/>
                  <w:bCs/>
                  <w:sz w:val="20"/>
                  <w:szCs w:val="20"/>
                </w:rPr>
                <w:t xml:space="preserve"> welded weathering steel truss bridges</w:t>
              </w:r>
            </w:ins>
            <w:ins w:id="84" w:author="Chetan Shah" w:date="2025-03-31T10:31:00Z" w16du:dateUtc="2025-03-31T14:31:00Z">
              <w:r w:rsidRPr="00AF7335">
                <w:rPr>
                  <w:rFonts w:ascii="Arial Narrow" w:hAnsi="Arial Narrow"/>
                  <w:bCs/>
                  <w:sz w:val="20"/>
                  <w:szCs w:val="20"/>
                </w:rPr>
                <w:t xml:space="preserve"> with</w:t>
              </w:r>
            </w:ins>
            <w:ins w:id="85" w:author="Chetan Shah" w:date="2025-03-31T10:32:00Z" w16du:dateUtc="2025-03-31T14:32:00Z">
              <w:r>
                <w:rPr>
                  <w:rFonts w:ascii="Arial Narrow" w:hAnsi="Arial Narrow"/>
                  <w:bCs/>
                  <w:sz w:val="20"/>
                  <w:szCs w:val="20"/>
                </w:rPr>
                <w:t xml:space="preserve"> </w:t>
              </w:r>
              <w:proofErr w:type="spellStart"/>
              <w:r>
                <w:rPr>
                  <w:rFonts w:ascii="Arial Narrow" w:hAnsi="Arial Narrow"/>
                  <w:bCs/>
                  <w:sz w:val="20"/>
                  <w:szCs w:val="20"/>
                </w:rPr>
                <w:t>ht</w:t>
              </w:r>
              <w:proofErr w:type="spellEnd"/>
              <w:r>
                <w:rPr>
                  <w:rFonts w:ascii="Arial Narrow" w:hAnsi="Arial Narrow"/>
                  <w:bCs/>
                  <w:sz w:val="20"/>
                  <w:szCs w:val="20"/>
                </w:rPr>
                <w:t xml:space="preserve"> </w:t>
              </w:r>
              <w:proofErr w:type="spellStart"/>
              <w:r>
                <w:rPr>
                  <w:rFonts w:ascii="Arial Narrow" w:hAnsi="Arial Narrow"/>
                  <w:bCs/>
                  <w:sz w:val="20"/>
                  <w:szCs w:val="20"/>
                </w:rPr>
                <w:t>enew</w:t>
              </w:r>
              <w:proofErr w:type="spellEnd"/>
              <w:r>
                <w:rPr>
                  <w:rFonts w:ascii="Arial Narrow" w:hAnsi="Arial Narrow"/>
                  <w:bCs/>
                  <w:sz w:val="20"/>
                  <w:szCs w:val="20"/>
                </w:rPr>
                <w:t xml:space="preserve"> SNBI Manual, BIRM</w:t>
              </w:r>
            </w:ins>
            <w:ins w:id="86" w:author="Chetan Shah" w:date="2025-03-31T10:33:00Z" w16du:dateUtc="2025-03-31T14:33:00Z">
              <w:r>
                <w:rPr>
                  <w:rFonts w:ascii="Arial Narrow" w:hAnsi="Arial Narrow"/>
                  <w:bCs/>
                  <w:sz w:val="20"/>
                  <w:szCs w:val="20"/>
                </w:rPr>
                <w:t>,</w:t>
              </w:r>
            </w:ins>
            <w:ins w:id="87" w:author="Chetan Shah" w:date="2025-03-31T10:31:00Z" w16du:dateUtc="2025-03-31T14:31:00Z">
              <w:r w:rsidRPr="00AF7335">
                <w:rPr>
                  <w:rFonts w:ascii="Arial Narrow" w:hAnsi="Arial Narrow"/>
                  <w:bCs/>
                  <w:sz w:val="20"/>
                  <w:szCs w:val="20"/>
                </w:rPr>
                <w:t xml:space="preserve"> NBIS, FHWA, NJDOT</w:t>
              </w:r>
            </w:ins>
            <w:ins w:id="88" w:author="Chetan Shah" w:date="2025-03-31T10:33:00Z" w16du:dateUtc="2025-03-31T14:33:00Z">
              <w:r>
                <w:rPr>
                  <w:rFonts w:ascii="Arial Narrow" w:hAnsi="Arial Narrow"/>
                  <w:bCs/>
                  <w:sz w:val="20"/>
                  <w:szCs w:val="20"/>
                </w:rPr>
                <w:t xml:space="preserve"> and coding of NBE and ADE</w:t>
              </w:r>
            </w:ins>
            <w:ins w:id="89" w:author="Chetan Shah" w:date="2025-03-31T10:31:00Z" w16du:dateUtc="2025-03-31T14:31:00Z">
              <w:r w:rsidRPr="00AF7335">
                <w:rPr>
                  <w:rFonts w:ascii="Arial Narrow" w:hAnsi="Arial Narrow"/>
                  <w:bCs/>
                  <w:sz w:val="20"/>
                  <w:szCs w:val="20"/>
                </w:rPr>
                <w:t>. Responsibilities included organizing and scheduling inspections, performing the inspection, collecting field data, structural evaluations, and preparing inspection reports.</w:t>
              </w:r>
            </w:ins>
            <w:del w:id="90" w:author="Chetan Shah" w:date="2025-03-31T10:28:00Z" w16du:dateUtc="2025-03-31T14:28:00Z">
              <w:r w:rsidR="00AB0B32" w:rsidRPr="00AF7335" w:rsidDel="00640EF8">
                <w:rPr>
                  <w:rFonts w:ascii="Arial Narrow" w:hAnsi="Arial Narrow"/>
                  <w:bCs/>
                  <w:sz w:val="20"/>
                  <w:szCs w:val="20"/>
                </w:rPr>
                <w:delText>Team leader performing structural inspections, FCM inspections, underwater inspections, and fathometer surveys of 25 railroad carry</w:delText>
              </w:r>
              <w:r w:rsidR="00AB0B32" w:rsidDel="00640EF8">
                <w:rPr>
                  <w:rFonts w:ascii="Arial Narrow" w:hAnsi="Arial Narrow"/>
                  <w:bCs/>
                  <w:sz w:val="20"/>
                  <w:szCs w:val="20"/>
                </w:rPr>
                <w:delText>ing</w:delText>
              </w:r>
              <w:r w:rsidR="00AB0B32" w:rsidRPr="00AF7335" w:rsidDel="00640EF8">
                <w:rPr>
                  <w:rFonts w:ascii="Arial Narrow" w:hAnsi="Arial Narrow"/>
                  <w:bCs/>
                  <w:sz w:val="20"/>
                  <w:szCs w:val="20"/>
                </w:rPr>
                <w:delText xml:space="preserve"> bridges located along the Southern New Jersey Light Rail Transit System’s alignment in accordance with FHWA, FRA, and OSHA standards. </w:delText>
              </w:r>
              <w:r w:rsidR="00AB0B32" w:rsidDel="00640EF8">
                <w:rPr>
                  <w:rFonts w:ascii="Arial Narrow" w:hAnsi="Arial Narrow"/>
                  <w:bCs/>
                  <w:sz w:val="20"/>
                  <w:szCs w:val="20"/>
                </w:rPr>
                <w:delText xml:space="preserve">Performed </w:delText>
              </w:r>
              <w:r w:rsidR="00AB0B32" w:rsidRPr="00AF7335" w:rsidDel="00640EF8">
                <w:rPr>
                  <w:rFonts w:ascii="Arial Narrow" w:hAnsi="Arial Narrow"/>
                  <w:bCs/>
                  <w:sz w:val="20"/>
                  <w:szCs w:val="20"/>
                </w:rPr>
                <w:delText xml:space="preserve">visual, physical, and advanced inspections of various bridge superstructures and substructures and culverts. Inspections included existing and / or newly constructed / rehabilitated </w:delText>
              </w:r>
              <w:r w:rsidR="00AB0B32" w:rsidRPr="00EC485C" w:rsidDel="00640EF8">
                <w:rPr>
                  <w:rFonts w:ascii="Arial Narrow" w:hAnsi="Arial Narrow"/>
                  <w:bCs/>
                  <w:sz w:val="20"/>
                  <w:szCs w:val="20"/>
                </w:rPr>
                <w:delText>structures. Responsibilities included organizing and scheduling inspections, performing the inspections, collecting field data, structural evaluations, preparing inspection reports, structural ratings, preparing the MW-203 Form, and emergency/priority repair recommendations as needed, including CAD drawings, quantities, and cost estimates.</w:delText>
              </w:r>
            </w:del>
          </w:p>
        </w:tc>
      </w:tr>
      <w:tr w:rsidR="00907C6F" w:rsidRPr="0060045E" w14:paraId="1B416BC7" w14:textId="77777777" w:rsidTr="00A802D6">
        <w:trPr>
          <w:cantSplit/>
          <w:trHeight w:val="90"/>
        </w:trPr>
        <w:tc>
          <w:tcPr>
            <w:tcW w:w="377" w:type="dxa"/>
            <w:vMerge w:val="restart"/>
            <w:tcBorders>
              <w:top w:val="single" w:sz="4" w:space="0" w:color="auto"/>
            </w:tcBorders>
            <w:vAlign w:val="center"/>
          </w:tcPr>
          <w:p w14:paraId="31841E2A" w14:textId="65BE35AE" w:rsidR="00907C6F" w:rsidRPr="0060045E" w:rsidRDefault="00476EBB" w:rsidP="00476EBB">
            <w:pPr>
              <w:tabs>
                <w:tab w:val="left" w:pos="1260"/>
              </w:tabs>
              <w:spacing w:line="200" w:lineRule="exact"/>
              <w:jc w:val="right"/>
              <w:rPr>
                <w:rFonts w:ascii="Arial" w:eastAsia="Arial Unicode MS" w:hAnsi="Arial" w:cs="Arial"/>
                <w:b/>
                <w:bCs/>
                <w:sz w:val="16"/>
                <w:szCs w:val="16"/>
              </w:rPr>
              <w:pPrChange w:id="91" w:author="Chetan Shah" w:date="2025-03-31T10:42:00Z" w16du:dateUtc="2025-03-31T14:42:00Z">
                <w:pPr>
                  <w:tabs>
                    <w:tab w:val="left" w:pos="1260"/>
                  </w:tabs>
                  <w:jc w:val="right"/>
                </w:pPr>
              </w:pPrChange>
            </w:pPr>
            <w:ins w:id="92" w:author="Chetan Shah" w:date="2025-03-31T10:41:00Z" w16du:dateUtc="2025-03-31T14:41:00Z">
              <w:r>
                <w:rPr>
                  <w:rFonts w:ascii="Arial" w:eastAsia="Arial Unicode MS" w:hAnsi="Arial" w:cs="Arial"/>
                  <w:b/>
                  <w:bCs/>
                  <w:sz w:val="16"/>
                  <w:szCs w:val="16"/>
                </w:rPr>
                <w:t>c</w:t>
              </w:r>
            </w:ins>
            <w:del w:id="93" w:author="Chetan Shah" w:date="2025-03-31T10:41:00Z" w16du:dateUtc="2025-03-31T14:41:00Z">
              <w:r w:rsidR="00907C6F" w:rsidDel="00476EBB">
                <w:rPr>
                  <w:rFonts w:ascii="Arial" w:eastAsia="Arial Unicode MS" w:hAnsi="Arial" w:cs="Arial"/>
                  <w:b/>
                  <w:bCs/>
                  <w:sz w:val="16"/>
                  <w:szCs w:val="16"/>
                </w:rPr>
                <w:delText>d</w:delText>
              </w:r>
            </w:del>
            <w:r w:rsidR="00907C6F" w:rsidRPr="0060045E">
              <w:rPr>
                <w:rFonts w:ascii="Arial" w:eastAsia="Arial Unicode MS" w:hAnsi="Arial" w:cs="Arial"/>
                <w:b/>
                <w:bCs/>
                <w:sz w:val="16"/>
                <w:szCs w:val="16"/>
              </w:rPr>
              <w:t>.</w:t>
            </w:r>
          </w:p>
        </w:tc>
        <w:tc>
          <w:tcPr>
            <w:tcW w:w="5941" w:type="dxa"/>
            <w:gridSpan w:val="3"/>
            <w:tcBorders>
              <w:bottom w:val="nil"/>
            </w:tcBorders>
          </w:tcPr>
          <w:p w14:paraId="3485F5AB" w14:textId="77777777" w:rsidR="00907C6F" w:rsidRPr="00AF7335" w:rsidRDefault="00907C6F" w:rsidP="00476EBB">
            <w:pPr>
              <w:tabs>
                <w:tab w:val="left" w:pos="1260"/>
              </w:tabs>
              <w:spacing w:line="200" w:lineRule="exact"/>
              <w:rPr>
                <w:rFonts w:ascii="Arial" w:eastAsia="Arial Unicode MS" w:hAnsi="Arial" w:cs="Arial"/>
                <w:i/>
                <w:iCs/>
                <w:sz w:val="14"/>
              </w:rPr>
              <w:pPrChange w:id="94" w:author="Chetan Shah" w:date="2025-03-31T10:42:00Z" w16du:dateUtc="2025-03-31T14:42:00Z">
                <w:pPr>
                  <w:tabs>
                    <w:tab w:val="left" w:pos="1260"/>
                  </w:tabs>
                </w:pPr>
              </w:pPrChange>
            </w:pPr>
            <w:r w:rsidRPr="00AF7335">
              <w:rPr>
                <w:rFonts w:ascii="Arial" w:eastAsia="Arial Unicode MS" w:hAnsi="Arial" w:cs="Arial"/>
                <w:sz w:val="14"/>
              </w:rPr>
              <w:t>(1)  TITLE AND LOCATION</w:t>
            </w:r>
            <w:r w:rsidRPr="00AF7335">
              <w:rPr>
                <w:rFonts w:ascii="Arial" w:eastAsia="Arial Unicode MS" w:hAnsi="Arial" w:cs="Arial"/>
                <w:i/>
                <w:iCs/>
                <w:sz w:val="14"/>
              </w:rPr>
              <w:t xml:space="preserve"> (City and State)</w:t>
            </w:r>
          </w:p>
        </w:tc>
        <w:tc>
          <w:tcPr>
            <w:tcW w:w="4719" w:type="dxa"/>
            <w:gridSpan w:val="5"/>
            <w:vAlign w:val="bottom"/>
          </w:tcPr>
          <w:p w14:paraId="122E74BF" w14:textId="77777777" w:rsidR="00907C6F" w:rsidRPr="00AF7335" w:rsidRDefault="00907C6F" w:rsidP="00476EBB">
            <w:pPr>
              <w:tabs>
                <w:tab w:val="left" w:pos="1260"/>
              </w:tabs>
              <w:spacing w:line="200" w:lineRule="exact"/>
              <w:ind w:left="1080"/>
              <w:rPr>
                <w:rFonts w:ascii="Arial" w:eastAsia="Arial Unicode MS" w:hAnsi="Arial" w:cs="Arial"/>
                <w:sz w:val="12"/>
              </w:rPr>
              <w:pPrChange w:id="95" w:author="Chetan Shah" w:date="2025-03-31T10:42:00Z" w16du:dateUtc="2025-03-31T14:42:00Z">
                <w:pPr>
                  <w:tabs>
                    <w:tab w:val="left" w:pos="1260"/>
                  </w:tabs>
                  <w:ind w:left="1080"/>
                </w:pPr>
              </w:pPrChange>
            </w:pPr>
            <w:r w:rsidRPr="00AF7335">
              <w:rPr>
                <w:rFonts w:ascii="Arial" w:eastAsia="Arial Unicode MS" w:hAnsi="Arial" w:cs="Arial"/>
                <w:sz w:val="12"/>
              </w:rPr>
              <w:t xml:space="preserve">      (2) YEAR COMPLETED</w:t>
            </w:r>
          </w:p>
        </w:tc>
      </w:tr>
      <w:tr w:rsidR="00907C6F" w:rsidRPr="0060045E" w14:paraId="26B391CF" w14:textId="77777777" w:rsidTr="00A802D6">
        <w:trPr>
          <w:cantSplit/>
          <w:trHeight w:val="90"/>
        </w:trPr>
        <w:tc>
          <w:tcPr>
            <w:tcW w:w="377" w:type="dxa"/>
            <w:vMerge/>
            <w:vAlign w:val="center"/>
          </w:tcPr>
          <w:p w14:paraId="37D06119" w14:textId="77777777" w:rsidR="00907C6F" w:rsidRPr="0060045E" w:rsidRDefault="00907C6F" w:rsidP="00476EBB">
            <w:pPr>
              <w:tabs>
                <w:tab w:val="left" w:pos="1260"/>
              </w:tabs>
              <w:spacing w:line="200" w:lineRule="exact"/>
              <w:jc w:val="right"/>
              <w:rPr>
                <w:rFonts w:ascii="Arial" w:eastAsia="Arial Unicode MS" w:hAnsi="Arial" w:cs="Arial"/>
                <w:b/>
                <w:bCs/>
                <w:sz w:val="16"/>
                <w:szCs w:val="16"/>
              </w:rPr>
              <w:pPrChange w:id="96" w:author="Chetan Shah" w:date="2025-03-31T10:42:00Z" w16du:dateUtc="2025-03-31T14:42:00Z">
                <w:pPr>
                  <w:tabs>
                    <w:tab w:val="left" w:pos="1260"/>
                  </w:tabs>
                  <w:jc w:val="right"/>
                </w:pPr>
              </w:pPrChange>
            </w:pPr>
          </w:p>
        </w:tc>
        <w:tc>
          <w:tcPr>
            <w:tcW w:w="5941" w:type="dxa"/>
            <w:gridSpan w:val="3"/>
            <w:tcBorders>
              <w:top w:val="nil"/>
              <w:bottom w:val="single" w:sz="4" w:space="0" w:color="auto"/>
            </w:tcBorders>
          </w:tcPr>
          <w:p w14:paraId="5029D193" w14:textId="79945C45" w:rsidR="00907C6F" w:rsidRPr="00AF7335" w:rsidRDefault="00907C6F" w:rsidP="00476EBB">
            <w:pPr>
              <w:tabs>
                <w:tab w:val="left" w:pos="1260"/>
              </w:tabs>
              <w:spacing w:line="200" w:lineRule="exact"/>
              <w:rPr>
                <w:rFonts w:ascii="Arial Narrow" w:eastAsia="Arial Unicode MS" w:hAnsi="Arial Narrow" w:cs="Arial"/>
                <w:b/>
                <w:bCs/>
                <w:sz w:val="18"/>
                <w:szCs w:val="18"/>
              </w:rPr>
            </w:pPr>
            <w:r w:rsidRPr="00AF7335">
              <w:rPr>
                <w:rFonts w:ascii="Arial Narrow" w:eastAsia="Arial Unicode MS" w:hAnsi="Arial Narrow" w:cs="Arial"/>
                <w:b/>
                <w:bCs/>
                <w:sz w:val="18"/>
                <w:szCs w:val="18"/>
              </w:rPr>
              <w:t>New Jersey Turnpike Authority – Underwater Inspection and Fathometer Surveys and Ratings of 5 NJ Major Bridges</w:t>
            </w:r>
            <w:r w:rsidRPr="00AF7335">
              <w:rPr>
                <w:rFonts w:ascii="Arial Narrow" w:eastAsia="Arial Unicode MS" w:hAnsi="Arial Narrow" w:cs="Arial"/>
                <w:b/>
                <w:bCs/>
                <w:i/>
                <w:iCs/>
                <w:sz w:val="18"/>
                <w:szCs w:val="18"/>
              </w:rPr>
              <w:t xml:space="preserve"> (Various Locations in New Jersey)</w:t>
            </w:r>
          </w:p>
        </w:tc>
        <w:tc>
          <w:tcPr>
            <w:tcW w:w="2432" w:type="dxa"/>
            <w:gridSpan w:val="4"/>
            <w:tcBorders>
              <w:bottom w:val="single" w:sz="4" w:space="0" w:color="auto"/>
            </w:tcBorders>
          </w:tcPr>
          <w:p w14:paraId="6F59D7E8" w14:textId="77777777" w:rsidR="00907C6F" w:rsidRPr="00AF7335" w:rsidRDefault="00907C6F" w:rsidP="00476EBB">
            <w:pPr>
              <w:tabs>
                <w:tab w:val="left" w:pos="1260"/>
              </w:tabs>
              <w:spacing w:line="200" w:lineRule="exact"/>
              <w:rPr>
                <w:rFonts w:ascii="Arial" w:eastAsia="Arial Unicode MS" w:hAnsi="Arial" w:cs="Arial"/>
                <w:sz w:val="12"/>
              </w:rPr>
              <w:pPrChange w:id="97" w:author="Chetan Shah" w:date="2025-03-31T10:42:00Z" w16du:dateUtc="2025-03-31T14:42:00Z">
                <w:pPr>
                  <w:tabs>
                    <w:tab w:val="left" w:pos="1260"/>
                  </w:tabs>
                </w:pPr>
              </w:pPrChange>
            </w:pPr>
            <w:r w:rsidRPr="00AF7335">
              <w:rPr>
                <w:rFonts w:ascii="Arial" w:eastAsia="Arial Unicode MS" w:hAnsi="Arial" w:cs="Arial"/>
                <w:sz w:val="12"/>
              </w:rPr>
              <w:t>PROFESSIONAL SERVICES</w:t>
            </w:r>
          </w:p>
          <w:p w14:paraId="64BCC183" w14:textId="2973308B" w:rsidR="00907C6F" w:rsidRPr="00AF7335" w:rsidRDefault="00907C6F" w:rsidP="00476EBB">
            <w:pPr>
              <w:pStyle w:val="TitleBold"/>
              <w:spacing w:line="200" w:lineRule="exact"/>
              <w:jc w:val="center"/>
              <w:pPrChange w:id="98" w:author="Chetan Shah" w:date="2025-03-31T10:42:00Z" w16du:dateUtc="2025-03-31T14:42:00Z">
                <w:pPr>
                  <w:pStyle w:val="TitleBold"/>
                  <w:jc w:val="center"/>
                </w:pPr>
              </w:pPrChange>
            </w:pPr>
            <w:r w:rsidRPr="00AF7335">
              <w:t>2024</w:t>
            </w:r>
          </w:p>
        </w:tc>
        <w:tc>
          <w:tcPr>
            <w:tcW w:w="2287" w:type="dxa"/>
            <w:tcBorders>
              <w:bottom w:val="single" w:sz="4" w:space="0" w:color="auto"/>
            </w:tcBorders>
            <w:vAlign w:val="center"/>
          </w:tcPr>
          <w:p w14:paraId="38589D86" w14:textId="77777777" w:rsidR="00907C6F" w:rsidRPr="00AF7335" w:rsidRDefault="00907C6F" w:rsidP="00476EBB">
            <w:pPr>
              <w:tabs>
                <w:tab w:val="left" w:pos="1260"/>
              </w:tabs>
              <w:spacing w:line="200" w:lineRule="exact"/>
              <w:rPr>
                <w:rFonts w:ascii="Arial" w:eastAsia="Arial Unicode MS" w:hAnsi="Arial" w:cs="Arial"/>
                <w:sz w:val="12"/>
              </w:rPr>
              <w:pPrChange w:id="99" w:author="Chetan Shah" w:date="2025-03-31T10:42:00Z" w16du:dateUtc="2025-03-31T14:42:00Z">
                <w:pPr>
                  <w:tabs>
                    <w:tab w:val="left" w:pos="1260"/>
                  </w:tabs>
                </w:pPr>
              </w:pPrChange>
            </w:pPr>
            <w:r w:rsidRPr="00AF7335">
              <w:rPr>
                <w:rFonts w:ascii="Arial" w:eastAsia="Arial Unicode MS" w:hAnsi="Arial" w:cs="Arial"/>
                <w:sz w:val="12"/>
              </w:rPr>
              <w:t>CONSTRUCTION (If applicable)</w:t>
            </w:r>
          </w:p>
          <w:p w14:paraId="3A9FFCD7" w14:textId="77777777" w:rsidR="00907C6F" w:rsidRPr="00AF7335" w:rsidRDefault="00907C6F" w:rsidP="00476EBB">
            <w:pPr>
              <w:pStyle w:val="TitleBold"/>
              <w:spacing w:line="200" w:lineRule="exact"/>
              <w:jc w:val="center"/>
              <w:pPrChange w:id="100" w:author="Chetan Shah" w:date="2025-03-31T10:42:00Z" w16du:dateUtc="2025-03-31T14:42:00Z">
                <w:pPr>
                  <w:pStyle w:val="TitleBold"/>
                  <w:jc w:val="center"/>
                </w:pPr>
              </w:pPrChange>
            </w:pPr>
            <w:r w:rsidRPr="00AF7335">
              <w:t>N/A</w:t>
            </w:r>
          </w:p>
        </w:tc>
      </w:tr>
      <w:tr w:rsidR="00907C6F" w:rsidRPr="0060045E" w14:paraId="15688F34" w14:textId="77777777" w:rsidTr="00A802D6">
        <w:trPr>
          <w:cantSplit/>
          <w:trHeight w:val="90"/>
        </w:trPr>
        <w:tc>
          <w:tcPr>
            <w:tcW w:w="377" w:type="dxa"/>
            <w:vMerge/>
            <w:vAlign w:val="center"/>
          </w:tcPr>
          <w:p w14:paraId="51ED7389" w14:textId="77777777" w:rsidR="00907C6F" w:rsidRPr="0060045E" w:rsidRDefault="00907C6F" w:rsidP="00476EBB">
            <w:pPr>
              <w:tabs>
                <w:tab w:val="left" w:pos="1260"/>
              </w:tabs>
              <w:spacing w:line="200" w:lineRule="exact"/>
              <w:jc w:val="right"/>
              <w:rPr>
                <w:rFonts w:ascii="Arial" w:eastAsia="Arial Unicode MS" w:hAnsi="Arial" w:cs="Arial"/>
                <w:b/>
                <w:bCs/>
                <w:sz w:val="16"/>
                <w:szCs w:val="16"/>
              </w:rPr>
              <w:pPrChange w:id="101" w:author="Chetan Shah" w:date="2025-03-31T10:42:00Z" w16du:dateUtc="2025-03-31T14:42:00Z">
                <w:pPr>
                  <w:tabs>
                    <w:tab w:val="left" w:pos="1260"/>
                  </w:tabs>
                  <w:jc w:val="right"/>
                </w:pPr>
              </w:pPrChange>
            </w:pPr>
          </w:p>
        </w:tc>
        <w:tc>
          <w:tcPr>
            <w:tcW w:w="5941" w:type="dxa"/>
            <w:gridSpan w:val="3"/>
            <w:tcBorders>
              <w:bottom w:val="nil"/>
            </w:tcBorders>
          </w:tcPr>
          <w:p w14:paraId="1D763799" w14:textId="77777777" w:rsidR="00907C6F" w:rsidRPr="00AF7335" w:rsidRDefault="00907C6F" w:rsidP="00476EBB">
            <w:pPr>
              <w:tabs>
                <w:tab w:val="left" w:pos="1260"/>
              </w:tabs>
              <w:spacing w:line="200" w:lineRule="exact"/>
              <w:rPr>
                <w:rFonts w:ascii="Arial" w:eastAsia="Arial Unicode MS" w:hAnsi="Arial" w:cs="Arial"/>
                <w:sz w:val="14"/>
              </w:rPr>
              <w:pPrChange w:id="102" w:author="Chetan Shah" w:date="2025-03-31T10:42:00Z" w16du:dateUtc="2025-03-31T14:42:00Z">
                <w:pPr>
                  <w:tabs>
                    <w:tab w:val="left" w:pos="1260"/>
                  </w:tabs>
                </w:pPr>
              </w:pPrChange>
            </w:pPr>
            <w:r w:rsidRPr="00AF7335">
              <w:rPr>
                <w:rFonts w:ascii="Arial" w:eastAsia="Arial Unicode MS" w:hAnsi="Arial" w:cs="Arial"/>
                <w:sz w:val="14"/>
              </w:rPr>
              <w:t xml:space="preserve">(3)  BRIEF DESCRIPTION (Brief Scope, size, cost, etc.) AND SPECIFIC ROLE   </w:t>
            </w:r>
          </w:p>
        </w:tc>
        <w:tc>
          <w:tcPr>
            <w:tcW w:w="236" w:type="dxa"/>
            <w:tcBorders>
              <w:bottom w:val="single" w:sz="4" w:space="0" w:color="auto"/>
            </w:tcBorders>
          </w:tcPr>
          <w:p w14:paraId="5B3FA07A" w14:textId="074F7629" w:rsidR="00907C6F" w:rsidRPr="00AF7335" w:rsidRDefault="00907C6F" w:rsidP="00476EBB">
            <w:pPr>
              <w:tabs>
                <w:tab w:val="left" w:pos="1260"/>
              </w:tabs>
              <w:spacing w:line="200" w:lineRule="exact"/>
              <w:rPr>
                <w:rFonts w:ascii="Arial" w:eastAsia="Arial Unicode MS" w:hAnsi="Arial" w:cs="Arial"/>
                <w:b/>
                <w:bCs/>
                <w:sz w:val="14"/>
              </w:rPr>
              <w:pPrChange w:id="103" w:author="Chetan Shah" w:date="2025-03-31T10:42:00Z" w16du:dateUtc="2025-03-31T14:42:00Z">
                <w:pPr>
                  <w:tabs>
                    <w:tab w:val="left" w:pos="1260"/>
                  </w:tabs>
                </w:pPr>
              </w:pPrChange>
            </w:pPr>
          </w:p>
        </w:tc>
        <w:tc>
          <w:tcPr>
            <w:tcW w:w="4483" w:type="dxa"/>
            <w:gridSpan w:val="4"/>
            <w:tcBorders>
              <w:bottom w:val="nil"/>
            </w:tcBorders>
            <w:vAlign w:val="center"/>
          </w:tcPr>
          <w:p w14:paraId="32FC557E" w14:textId="77777777" w:rsidR="00907C6F" w:rsidRPr="00AF7335" w:rsidRDefault="00907C6F" w:rsidP="00476EBB">
            <w:pPr>
              <w:tabs>
                <w:tab w:val="left" w:pos="1260"/>
              </w:tabs>
              <w:spacing w:line="200" w:lineRule="exact"/>
              <w:rPr>
                <w:rFonts w:ascii="Arial" w:eastAsia="Arial Unicode MS" w:hAnsi="Arial" w:cs="Arial"/>
                <w:sz w:val="14"/>
              </w:rPr>
              <w:pPrChange w:id="104" w:author="Chetan Shah" w:date="2025-03-31T10:42:00Z" w16du:dateUtc="2025-03-31T14:42:00Z">
                <w:pPr>
                  <w:tabs>
                    <w:tab w:val="left" w:pos="1260"/>
                  </w:tabs>
                </w:pPr>
              </w:pPrChange>
            </w:pPr>
            <w:r w:rsidRPr="00AF7335">
              <w:rPr>
                <w:rFonts w:ascii="Arial" w:eastAsia="Arial Unicode MS" w:hAnsi="Arial" w:cs="Arial"/>
                <w:sz w:val="14"/>
              </w:rPr>
              <w:t>Check if project performed with current firm</w:t>
            </w:r>
          </w:p>
        </w:tc>
      </w:tr>
      <w:tr w:rsidR="00907C6F" w:rsidRPr="0060045E" w14:paraId="1E9DDE60" w14:textId="77777777" w:rsidTr="00A802D6">
        <w:trPr>
          <w:cantSplit/>
          <w:trHeight w:val="90"/>
        </w:trPr>
        <w:tc>
          <w:tcPr>
            <w:tcW w:w="377" w:type="dxa"/>
            <w:vMerge/>
            <w:tcBorders>
              <w:bottom w:val="single" w:sz="4" w:space="0" w:color="auto"/>
            </w:tcBorders>
            <w:vAlign w:val="center"/>
          </w:tcPr>
          <w:p w14:paraId="674A7BDB" w14:textId="77777777" w:rsidR="00907C6F" w:rsidRPr="0060045E" w:rsidRDefault="00907C6F" w:rsidP="00476EBB">
            <w:pPr>
              <w:tabs>
                <w:tab w:val="left" w:pos="1260"/>
              </w:tabs>
              <w:spacing w:line="200" w:lineRule="exact"/>
              <w:jc w:val="right"/>
              <w:rPr>
                <w:rFonts w:ascii="Arial" w:eastAsia="Arial Unicode MS" w:hAnsi="Arial" w:cs="Arial"/>
                <w:b/>
                <w:bCs/>
                <w:sz w:val="16"/>
                <w:szCs w:val="16"/>
              </w:rPr>
              <w:pPrChange w:id="105" w:author="Chetan Shah" w:date="2025-03-31T10:42:00Z" w16du:dateUtc="2025-03-31T14:42:00Z">
                <w:pPr>
                  <w:tabs>
                    <w:tab w:val="left" w:pos="1260"/>
                  </w:tabs>
                  <w:jc w:val="right"/>
                </w:pPr>
              </w:pPrChange>
            </w:pPr>
          </w:p>
        </w:tc>
        <w:tc>
          <w:tcPr>
            <w:tcW w:w="10660" w:type="dxa"/>
            <w:gridSpan w:val="8"/>
            <w:tcBorders>
              <w:top w:val="nil"/>
              <w:bottom w:val="single" w:sz="4" w:space="0" w:color="auto"/>
            </w:tcBorders>
          </w:tcPr>
          <w:p w14:paraId="2F7E62B7" w14:textId="55F29F42" w:rsidR="00907C6F" w:rsidRPr="00AF7335" w:rsidRDefault="00907C6F" w:rsidP="00476EBB">
            <w:pPr>
              <w:spacing w:line="200" w:lineRule="exact"/>
              <w:rPr>
                <w:rFonts w:ascii="Arial Narrow" w:hAnsi="Arial Narrow"/>
                <w:bCs/>
                <w:sz w:val="20"/>
                <w:szCs w:val="20"/>
              </w:rPr>
              <w:pPrChange w:id="106" w:author="Chetan Shah" w:date="2025-03-31T10:42:00Z" w16du:dateUtc="2025-03-31T14:42:00Z">
                <w:pPr/>
              </w:pPrChange>
            </w:pPr>
            <w:r w:rsidRPr="00AF7335">
              <w:rPr>
                <w:rFonts w:ascii="Arial Narrow" w:hAnsi="Arial Narrow"/>
                <w:bCs/>
                <w:sz w:val="20"/>
                <w:szCs w:val="20"/>
              </w:rPr>
              <w:t xml:space="preserve">As Team Leader, supervised a team of 3 engineers / divers performing Type 2 or Type 3 underwater structural inspections, and fathometer surveys of 1 New Jersey Turnpike Bridge &amp; 4 Garden State Parkway Bridges in accordance with NBIS, FHWA, NJTA, NJDOT, and OSHA standards. Responsibilities included organizing and scheduling inspections, performing the inspection, collecting field data, </w:t>
            </w:r>
            <w:ins w:id="107" w:author="Chetan Shah" w:date="2025-03-31T10:44:00Z" w16du:dateUtc="2025-03-31T14:44:00Z">
              <w:r w:rsidR="00476EBB">
                <w:rPr>
                  <w:rFonts w:ascii="Arial Narrow" w:hAnsi="Arial Narrow"/>
                  <w:bCs/>
                  <w:sz w:val="20"/>
                  <w:szCs w:val="20"/>
                </w:rPr>
                <w:t xml:space="preserve">coding NBE/ADE, </w:t>
              </w:r>
            </w:ins>
            <w:r w:rsidRPr="00AF7335">
              <w:rPr>
                <w:rFonts w:ascii="Arial Narrow" w:hAnsi="Arial Narrow"/>
                <w:bCs/>
                <w:sz w:val="20"/>
                <w:szCs w:val="20"/>
              </w:rPr>
              <w:t>structural evaluations, and preparing inspection reports.</w:t>
            </w:r>
          </w:p>
        </w:tc>
      </w:tr>
      <w:tr w:rsidR="00907C6F" w:rsidRPr="0060045E" w14:paraId="5B63900C" w14:textId="77777777" w:rsidTr="00A802D6">
        <w:trPr>
          <w:cantSplit/>
          <w:trHeight w:val="90"/>
        </w:trPr>
        <w:tc>
          <w:tcPr>
            <w:tcW w:w="377" w:type="dxa"/>
            <w:vMerge w:val="restart"/>
            <w:tcBorders>
              <w:top w:val="single" w:sz="4" w:space="0" w:color="auto"/>
            </w:tcBorders>
            <w:vAlign w:val="center"/>
          </w:tcPr>
          <w:p w14:paraId="2968BED3" w14:textId="5A5A4C80" w:rsidR="00907C6F" w:rsidRPr="0060045E" w:rsidRDefault="00476EBB" w:rsidP="00476EBB">
            <w:pPr>
              <w:tabs>
                <w:tab w:val="left" w:pos="1260"/>
              </w:tabs>
              <w:spacing w:line="200" w:lineRule="exact"/>
              <w:jc w:val="right"/>
              <w:rPr>
                <w:rFonts w:ascii="Arial" w:eastAsia="Arial Unicode MS" w:hAnsi="Arial" w:cs="Arial"/>
                <w:b/>
                <w:bCs/>
                <w:sz w:val="16"/>
                <w:szCs w:val="16"/>
              </w:rPr>
              <w:pPrChange w:id="108" w:author="Chetan Shah" w:date="2025-03-31T10:42:00Z" w16du:dateUtc="2025-03-31T14:42:00Z">
                <w:pPr>
                  <w:tabs>
                    <w:tab w:val="left" w:pos="1260"/>
                  </w:tabs>
                  <w:jc w:val="right"/>
                </w:pPr>
              </w:pPrChange>
            </w:pPr>
            <w:ins w:id="109" w:author="Chetan Shah" w:date="2025-03-31T10:41:00Z" w16du:dateUtc="2025-03-31T14:41:00Z">
              <w:r>
                <w:rPr>
                  <w:rFonts w:ascii="Arial" w:eastAsia="Arial Unicode MS" w:hAnsi="Arial" w:cs="Arial"/>
                  <w:b/>
                  <w:bCs/>
                  <w:sz w:val="16"/>
                  <w:szCs w:val="16"/>
                </w:rPr>
                <w:t>d</w:t>
              </w:r>
            </w:ins>
            <w:del w:id="110" w:author="Chetan Shah" w:date="2025-03-31T10:41:00Z" w16du:dateUtc="2025-03-31T14:41:00Z">
              <w:r w:rsidR="00907C6F" w:rsidRPr="0060045E" w:rsidDel="00476EBB">
                <w:rPr>
                  <w:rFonts w:ascii="Arial" w:eastAsia="Arial Unicode MS" w:hAnsi="Arial" w:cs="Arial"/>
                  <w:b/>
                  <w:bCs/>
                  <w:sz w:val="16"/>
                  <w:szCs w:val="16"/>
                </w:rPr>
                <w:delText>e</w:delText>
              </w:r>
            </w:del>
            <w:r w:rsidR="00907C6F" w:rsidRPr="0060045E">
              <w:rPr>
                <w:rFonts w:ascii="Arial" w:eastAsia="Arial Unicode MS" w:hAnsi="Arial" w:cs="Arial"/>
                <w:b/>
                <w:bCs/>
                <w:sz w:val="16"/>
                <w:szCs w:val="16"/>
              </w:rPr>
              <w:t>.</w:t>
            </w:r>
          </w:p>
        </w:tc>
        <w:tc>
          <w:tcPr>
            <w:tcW w:w="5941" w:type="dxa"/>
            <w:gridSpan w:val="3"/>
            <w:tcBorders>
              <w:bottom w:val="nil"/>
            </w:tcBorders>
          </w:tcPr>
          <w:p w14:paraId="326D761A" w14:textId="77777777" w:rsidR="00907C6F" w:rsidRPr="00AF7335" w:rsidRDefault="00907C6F" w:rsidP="00476EBB">
            <w:pPr>
              <w:tabs>
                <w:tab w:val="left" w:pos="1260"/>
              </w:tabs>
              <w:spacing w:line="200" w:lineRule="exact"/>
              <w:rPr>
                <w:rFonts w:ascii="Arial" w:eastAsia="Arial Unicode MS" w:hAnsi="Arial" w:cs="Arial"/>
                <w:i/>
                <w:iCs/>
                <w:sz w:val="14"/>
              </w:rPr>
              <w:pPrChange w:id="111" w:author="Chetan Shah" w:date="2025-03-31T10:42:00Z" w16du:dateUtc="2025-03-31T14:42:00Z">
                <w:pPr>
                  <w:tabs>
                    <w:tab w:val="left" w:pos="1260"/>
                  </w:tabs>
                </w:pPr>
              </w:pPrChange>
            </w:pPr>
            <w:r w:rsidRPr="00AF7335">
              <w:rPr>
                <w:rFonts w:ascii="Arial" w:eastAsia="Arial Unicode MS" w:hAnsi="Arial" w:cs="Arial"/>
                <w:sz w:val="14"/>
              </w:rPr>
              <w:t>(1)  TITLE AND LOCATION</w:t>
            </w:r>
            <w:r w:rsidRPr="00AF7335">
              <w:rPr>
                <w:rFonts w:ascii="Arial" w:eastAsia="Arial Unicode MS" w:hAnsi="Arial" w:cs="Arial"/>
                <w:i/>
                <w:iCs/>
                <w:sz w:val="14"/>
              </w:rPr>
              <w:t xml:space="preserve"> (City and State)</w:t>
            </w:r>
          </w:p>
        </w:tc>
        <w:tc>
          <w:tcPr>
            <w:tcW w:w="4719" w:type="dxa"/>
            <w:gridSpan w:val="5"/>
            <w:vAlign w:val="bottom"/>
          </w:tcPr>
          <w:p w14:paraId="2C5887EE" w14:textId="77777777" w:rsidR="00907C6F" w:rsidRPr="00AF7335" w:rsidRDefault="00907C6F" w:rsidP="00476EBB">
            <w:pPr>
              <w:tabs>
                <w:tab w:val="left" w:pos="1260"/>
              </w:tabs>
              <w:spacing w:line="200" w:lineRule="exact"/>
              <w:ind w:left="1080"/>
              <w:rPr>
                <w:rFonts w:ascii="Arial" w:eastAsia="Arial Unicode MS" w:hAnsi="Arial" w:cs="Arial"/>
                <w:sz w:val="12"/>
              </w:rPr>
              <w:pPrChange w:id="112" w:author="Chetan Shah" w:date="2025-03-31T10:42:00Z" w16du:dateUtc="2025-03-31T14:42:00Z">
                <w:pPr>
                  <w:tabs>
                    <w:tab w:val="left" w:pos="1260"/>
                  </w:tabs>
                  <w:ind w:left="1080"/>
                </w:pPr>
              </w:pPrChange>
            </w:pPr>
            <w:r w:rsidRPr="00AF7335">
              <w:rPr>
                <w:rFonts w:ascii="Arial" w:eastAsia="Arial Unicode MS" w:hAnsi="Arial" w:cs="Arial"/>
                <w:sz w:val="12"/>
              </w:rPr>
              <w:t xml:space="preserve">      (2) YEAR COMPLETED</w:t>
            </w:r>
          </w:p>
        </w:tc>
      </w:tr>
      <w:tr w:rsidR="00907C6F" w:rsidRPr="0060045E" w14:paraId="7C7072F3" w14:textId="77777777" w:rsidTr="00A802D6">
        <w:trPr>
          <w:cantSplit/>
          <w:trHeight w:val="90"/>
        </w:trPr>
        <w:tc>
          <w:tcPr>
            <w:tcW w:w="377" w:type="dxa"/>
            <w:vMerge/>
            <w:vAlign w:val="center"/>
          </w:tcPr>
          <w:p w14:paraId="159A0D5B" w14:textId="77777777" w:rsidR="00907C6F" w:rsidRPr="0060045E" w:rsidRDefault="00907C6F" w:rsidP="00476EBB">
            <w:pPr>
              <w:tabs>
                <w:tab w:val="left" w:pos="1260"/>
              </w:tabs>
              <w:spacing w:line="200" w:lineRule="exact"/>
              <w:jc w:val="right"/>
              <w:rPr>
                <w:rFonts w:ascii="Arial" w:eastAsia="Arial Unicode MS" w:hAnsi="Arial" w:cs="Arial"/>
                <w:b/>
                <w:bCs/>
                <w:sz w:val="16"/>
                <w:szCs w:val="16"/>
              </w:rPr>
              <w:pPrChange w:id="113" w:author="Chetan Shah" w:date="2025-03-31T10:42:00Z" w16du:dateUtc="2025-03-31T14:42:00Z">
                <w:pPr>
                  <w:tabs>
                    <w:tab w:val="left" w:pos="1260"/>
                  </w:tabs>
                  <w:jc w:val="right"/>
                </w:pPr>
              </w:pPrChange>
            </w:pPr>
          </w:p>
        </w:tc>
        <w:tc>
          <w:tcPr>
            <w:tcW w:w="5941" w:type="dxa"/>
            <w:gridSpan w:val="3"/>
            <w:tcBorders>
              <w:top w:val="nil"/>
              <w:bottom w:val="single" w:sz="4" w:space="0" w:color="auto"/>
            </w:tcBorders>
          </w:tcPr>
          <w:p w14:paraId="51FF0C3D" w14:textId="1A13AFFE" w:rsidR="00907C6F" w:rsidRPr="00AF7335" w:rsidRDefault="00907C6F" w:rsidP="00476EBB">
            <w:pPr>
              <w:tabs>
                <w:tab w:val="left" w:pos="1260"/>
              </w:tabs>
              <w:spacing w:line="200" w:lineRule="exact"/>
              <w:rPr>
                <w:rFonts w:ascii="Arial Narrow" w:eastAsia="Arial Unicode MS" w:hAnsi="Arial Narrow" w:cs="Arial"/>
                <w:b/>
                <w:bCs/>
                <w:i/>
                <w:iCs/>
                <w:sz w:val="18"/>
                <w:szCs w:val="18"/>
              </w:rPr>
            </w:pPr>
            <w:r w:rsidRPr="00AF7335">
              <w:rPr>
                <w:rFonts w:ascii="Arial Narrow" w:eastAsia="Arial Unicode MS" w:hAnsi="Arial Narrow" w:cs="Arial"/>
                <w:b/>
                <w:bCs/>
                <w:sz w:val="18"/>
                <w:szCs w:val="18"/>
              </w:rPr>
              <w:t xml:space="preserve">Port Authority of New York &amp; New Jersey – Structural Inspection and Rating of Two Bridges (Berths 3 &amp; 50) at the Newark Marine Terminal </w:t>
            </w:r>
            <w:r w:rsidRPr="00AF7335">
              <w:rPr>
                <w:rFonts w:ascii="Arial Narrow" w:eastAsia="Arial Unicode MS" w:hAnsi="Arial Narrow" w:cs="Arial"/>
                <w:b/>
                <w:bCs/>
                <w:i/>
                <w:iCs/>
                <w:sz w:val="18"/>
                <w:szCs w:val="18"/>
              </w:rPr>
              <w:t>(Newark, NJ)</w:t>
            </w:r>
          </w:p>
        </w:tc>
        <w:tc>
          <w:tcPr>
            <w:tcW w:w="2432" w:type="dxa"/>
            <w:gridSpan w:val="4"/>
            <w:tcBorders>
              <w:bottom w:val="single" w:sz="4" w:space="0" w:color="auto"/>
            </w:tcBorders>
          </w:tcPr>
          <w:p w14:paraId="40855222" w14:textId="77777777" w:rsidR="00907C6F" w:rsidRPr="00AF7335" w:rsidRDefault="00907C6F" w:rsidP="00476EBB">
            <w:pPr>
              <w:tabs>
                <w:tab w:val="left" w:pos="1260"/>
              </w:tabs>
              <w:spacing w:line="200" w:lineRule="exact"/>
              <w:rPr>
                <w:rFonts w:ascii="Arial" w:eastAsia="Arial Unicode MS" w:hAnsi="Arial" w:cs="Arial"/>
                <w:sz w:val="12"/>
              </w:rPr>
              <w:pPrChange w:id="114" w:author="Chetan Shah" w:date="2025-03-31T10:42:00Z" w16du:dateUtc="2025-03-31T14:42:00Z">
                <w:pPr>
                  <w:tabs>
                    <w:tab w:val="left" w:pos="1260"/>
                  </w:tabs>
                </w:pPr>
              </w:pPrChange>
            </w:pPr>
            <w:r w:rsidRPr="00AF7335">
              <w:rPr>
                <w:rFonts w:ascii="Arial" w:eastAsia="Arial Unicode MS" w:hAnsi="Arial" w:cs="Arial"/>
                <w:sz w:val="12"/>
              </w:rPr>
              <w:t>PROFESSIONAL SERVICES</w:t>
            </w:r>
          </w:p>
          <w:p w14:paraId="55ACB140" w14:textId="328685CA" w:rsidR="00907C6F" w:rsidRPr="00AF7335" w:rsidRDefault="00907C6F" w:rsidP="00476EBB">
            <w:pPr>
              <w:pStyle w:val="TitleBold"/>
              <w:spacing w:line="200" w:lineRule="exact"/>
              <w:jc w:val="center"/>
              <w:pPrChange w:id="115" w:author="Chetan Shah" w:date="2025-03-31T10:42:00Z" w16du:dateUtc="2025-03-31T14:42:00Z">
                <w:pPr>
                  <w:pStyle w:val="TitleBold"/>
                  <w:jc w:val="center"/>
                </w:pPr>
              </w:pPrChange>
            </w:pPr>
            <w:r w:rsidRPr="00AF7335">
              <w:t>2024</w:t>
            </w:r>
          </w:p>
        </w:tc>
        <w:tc>
          <w:tcPr>
            <w:tcW w:w="2287" w:type="dxa"/>
            <w:tcBorders>
              <w:bottom w:val="single" w:sz="4" w:space="0" w:color="auto"/>
            </w:tcBorders>
          </w:tcPr>
          <w:p w14:paraId="5D18C85A" w14:textId="77777777" w:rsidR="00907C6F" w:rsidRPr="00AF7335" w:rsidRDefault="00907C6F" w:rsidP="00476EBB">
            <w:pPr>
              <w:tabs>
                <w:tab w:val="left" w:pos="1260"/>
              </w:tabs>
              <w:spacing w:line="200" w:lineRule="exact"/>
              <w:rPr>
                <w:rFonts w:ascii="Arial" w:eastAsia="Arial Unicode MS" w:hAnsi="Arial" w:cs="Arial"/>
                <w:sz w:val="12"/>
              </w:rPr>
              <w:pPrChange w:id="116" w:author="Chetan Shah" w:date="2025-03-31T10:42:00Z" w16du:dateUtc="2025-03-31T14:42:00Z">
                <w:pPr>
                  <w:tabs>
                    <w:tab w:val="left" w:pos="1260"/>
                  </w:tabs>
                </w:pPr>
              </w:pPrChange>
            </w:pPr>
            <w:r w:rsidRPr="00AF7335">
              <w:rPr>
                <w:rFonts w:ascii="Arial" w:eastAsia="Arial Unicode MS" w:hAnsi="Arial" w:cs="Arial"/>
                <w:sz w:val="12"/>
              </w:rPr>
              <w:t>CONSTRUCTION (If applicable)</w:t>
            </w:r>
          </w:p>
          <w:p w14:paraId="1ACB1850" w14:textId="77777777" w:rsidR="00907C6F" w:rsidRPr="00AF7335" w:rsidRDefault="00907C6F" w:rsidP="00476EBB">
            <w:pPr>
              <w:pStyle w:val="TitleBold"/>
              <w:spacing w:line="200" w:lineRule="exact"/>
              <w:jc w:val="center"/>
              <w:pPrChange w:id="117" w:author="Chetan Shah" w:date="2025-03-31T10:42:00Z" w16du:dateUtc="2025-03-31T14:42:00Z">
                <w:pPr>
                  <w:pStyle w:val="TitleBold"/>
                  <w:jc w:val="center"/>
                </w:pPr>
              </w:pPrChange>
            </w:pPr>
            <w:r w:rsidRPr="00AF7335">
              <w:t>N/A</w:t>
            </w:r>
          </w:p>
        </w:tc>
      </w:tr>
      <w:tr w:rsidR="00907C6F" w:rsidRPr="0060045E" w14:paraId="0A89F51D" w14:textId="77777777" w:rsidTr="00A802D6">
        <w:trPr>
          <w:cantSplit/>
          <w:trHeight w:val="90"/>
        </w:trPr>
        <w:tc>
          <w:tcPr>
            <w:tcW w:w="377" w:type="dxa"/>
            <w:vMerge/>
            <w:vAlign w:val="center"/>
          </w:tcPr>
          <w:p w14:paraId="00F6D5D5" w14:textId="77777777" w:rsidR="00907C6F" w:rsidRPr="0060045E" w:rsidRDefault="00907C6F" w:rsidP="00476EBB">
            <w:pPr>
              <w:tabs>
                <w:tab w:val="left" w:pos="1260"/>
              </w:tabs>
              <w:spacing w:line="200" w:lineRule="exact"/>
              <w:jc w:val="right"/>
              <w:rPr>
                <w:rFonts w:ascii="Arial" w:eastAsia="Arial Unicode MS" w:hAnsi="Arial" w:cs="Arial"/>
                <w:b/>
                <w:bCs/>
                <w:sz w:val="16"/>
                <w:szCs w:val="16"/>
              </w:rPr>
              <w:pPrChange w:id="118" w:author="Chetan Shah" w:date="2025-03-31T10:42:00Z" w16du:dateUtc="2025-03-31T14:42:00Z">
                <w:pPr>
                  <w:tabs>
                    <w:tab w:val="left" w:pos="1260"/>
                  </w:tabs>
                  <w:jc w:val="right"/>
                </w:pPr>
              </w:pPrChange>
            </w:pPr>
          </w:p>
        </w:tc>
        <w:tc>
          <w:tcPr>
            <w:tcW w:w="5941" w:type="dxa"/>
            <w:gridSpan w:val="3"/>
            <w:tcBorders>
              <w:bottom w:val="nil"/>
            </w:tcBorders>
          </w:tcPr>
          <w:p w14:paraId="1876021B" w14:textId="77777777" w:rsidR="00907C6F" w:rsidRPr="00AF7335" w:rsidRDefault="00907C6F" w:rsidP="00476EBB">
            <w:pPr>
              <w:tabs>
                <w:tab w:val="left" w:pos="1260"/>
              </w:tabs>
              <w:spacing w:line="200" w:lineRule="exact"/>
              <w:rPr>
                <w:rFonts w:ascii="Arial" w:eastAsia="Arial Unicode MS" w:hAnsi="Arial" w:cs="Arial"/>
                <w:sz w:val="14"/>
              </w:rPr>
              <w:pPrChange w:id="119" w:author="Chetan Shah" w:date="2025-03-31T10:42:00Z" w16du:dateUtc="2025-03-31T14:42:00Z">
                <w:pPr>
                  <w:tabs>
                    <w:tab w:val="left" w:pos="1260"/>
                  </w:tabs>
                </w:pPr>
              </w:pPrChange>
            </w:pPr>
            <w:r w:rsidRPr="00AF7335">
              <w:rPr>
                <w:rFonts w:ascii="Arial" w:eastAsia="Arial Unicode MS" w:hAnsi="Arial" w:cs="Arial"/>
                <w:sz w:val="14"/>
              </w:rPr>
              <w:t xml:space="preserve">(3)  BRIEF DESCRIPTION (Brief Scope, size, cost, etc.) AND SPECIFIC ROLE   </w:t>
            </w:r>
          </w:p>
        </w:tc>
        <w:tc>
          <w:tcPr>
            <w:tcW w:w="236" w:type="dxa"/>
            <w:tcBorders>
              <w:bottom w:val="single" w:sz="4" w:space="0" w:color="auto"/>
            </w:tcBorders>
          </w:tcPr>
          <w:p w14:paraId="023B825B" w14:textId="0E74C6EF" w:rsidR="00907C6F" w:rsidRPr="00AF7335" w:rsidRDefault="00907C6F" w:rsidP="00476EBB">
            <w:pPr>
              <w:tabs>
                <w:tab w:val="left" w:pos="1260"/>
              </w:tabs>
              <w:spacing w:line="200" w:lineRule="exact"/>
              <w:rPr>
                <w:rFonts w:ascii="Arial" w:eastAsia="Arial Unicode MS" w:hAnsi="Arial" w:cs="Arial"/>
                <w:b/>
                <w:bCs/>
                <w:sz w:val="14"/>
              </w:rPr>
              <w:pPrChange w:id="120" w:author="Chetan Shah" w:date="2025-03-31T10:42:00Z" w16du:dateUtc="2025-03-31T14:42:00Z">
                <w:pPr>
                  <w:tabs>
                    <w:tab w:val="left" w:pos="1260"/>
                  </w:tabs>
                </w:pPr>
              </w:pPrChange>
            </w:pPr>
          </w:p>
        </w:tc>
        <w:tc>
          <w:tcPr>
            <w:tcW w:w="4483" w:type="dxa"/>
            <w:gridSpan w:val="4"/>
            <w:tcBorders>
              <w:bottom w:val="nil"/>
            </w:tcBorders>
          </w:tcPr>
          <w:p w14:paraId="4004930B" w14:textId="77777777" w:rsidR="00907C6F" w:rsidRPr="00AF7335" w:rsidRDefault="00907C6F" w:rsidP="00476EBB">
            <w:pPr>
              <w:tabs>
                <w:tab w:val="left" w:pos="1260"/>
              </w:tabs>
              <w:spacing w:line="200" w:lineRule="exact"/>
              <w:rPr>
                <w:rFonts w:ascii="Arial" w:eastAsia="Arial Unicode MS" w:hAnsi="Arial" w:cs="Arial"/>
                <w:sz w:val="14"/>
              </w:rPr>
              <w:pPrChange w:id="121" w:author="Chetan Shah" w:date="2025-03-31T10:42:00Z" w16du:dateUtc="2025-03-31T14:42:00Z">
                <w:pPr>
                  <w:tabs>
                    <w:tab w:val="left" w:pos="1260"/>
                  </w:tabs>
                </w:pPr>
              </w:pPrChange>
            </w:pPr>
            <w:r w:rsidRPr="00AF7335">
              <w:rPr>
                <w:rFonts w:ascii="Arial" w:eastAsia="Arial Unicode MS" w:hAnsi="Arial" w:cs="Arial"/>
                <w:sz w:val="14"/>
              </w:rPr>
              <w:t>Check if project performed with current firm</w:t>
            </w:r>
          </w:p>
        </w:tc>
      </w:tr>
      <w:tr w:rsidR="00907C6F" w14:paraId="4D2F63E5" w14:textId="77777777" w:rsidTr="00A802D6">
        <w:trPr>
          <w:cantSplit/>
          <w:trHeight w:val="90"/>
        </w:trPr>
        <w:tc>
          <w:tcPr>
            <w:tcW w:w="377" w:type="dxa"/>
            <w:vMerge/>
            <w:tcBorders>
              <w:bottom w:val="single" w:sz="4" w:space="0" w:color="auto"/>
            </w:tcBorders>
            <w:vAlign w:val="center"/>
          </w:tcPr>
          <w:p w14:paraId="698D1FBE" w14:textId="77777777" w:rsidR="00907C6F" w:rsidRPr="0060045E" w:rsidRDefault="00907C6F" w:rsidP="00476EBB">
            <w:pPr>
              <w:tabs>
                <w:tab w:val="left" w:pos="1260"/>
              </w:tabs>
              <w:spacing w:line="200" w:lineRule="exact"/>
              <w:jc w:val="right"/>
              <w:rPr>
                <w:rFonts w:ascii="Arial" w:eastAsia="Arial Unicode MS" w:hAnsi="Arial" w:cs="Arial"/>
                <w:b/>
                <w:bCs/>
                <w:sz w:val="16"/>
                <w:szCs w:val="16"/>
              </w:rPr>
              <w:pPrChange w:id="122" w:author="Chetan Shah" w:date="2025-03-31T10:42:00Z" w16du:dateUtc="2025-03-31T14:42:00Z">
                <w:pPr>
                  <w:tabs>
                    <w:tab w:val="left" w:pos="1260"/>
                  </w:tabs>
                  <w:jc w:val="right"/>
                </w:pPr>
              </w:pPrChange>
            </w:pPr>
          </w:p>
        </w:tc>
        <w:tc>
          <w:tcPr>
            <w:tcW w:w="10660" w:type="dxa"/>
            <w:gridSpan w:val="8"/>
            <w:tcBorders>
              <w:top w:val="nil"/>
              <w:bottom w:val="single" w:sz="4" w:space="0" w:color="auto"/>
            </w:tcBorders>
          </w:tcPr>
          <w:p w14:paraId="66079D6E" w14:textId="7E6E1346" w:rsidR="00907C6F" w:rsidRPr="00AF7335" w:rsidRDefault="00907C6F" w:rsidP="00476EBB">
            <w:pPr>
              <w:spacing w:line="200" w:lineRule="exact"/>
              <w:rPr>
                <w:rFonts w:ascii="Arial Narrow" w:hAnsi="Arial Narrow" w:cs="Arial"/>
                <w:kern w:val="20"/>
                <w:sz w:val="20"/>
                <w:szCs w:val="20"/>
              </w:rPr>
              <w:pPrChange w:id="123" w:author="Chetan Shah" w:date="2025-03-31T10:42:00Z" w16du:dateUtc="2025-03-31T14:42:00Z">
                <w:pPr/>
              </w:pPrChange>
            </w:pPr>
            <w:r w:rsidRPr="00AF7335">
              <w:rPr>
                <w:rFonts w:ascii="Arial Narrow" w:hAnsi="Arial Narrow"/>
                <w:bCs/>
                <w:sz w:val="20"/>
                <w:szCs w:val="20"/>
              </w:rPr>
              <w:t>As Team Leader, supervised a team of 3 engineers / divers performing Type 2 or Type 3 underwater structural inspections, and fathometer surveys of 2 Port Authority of New York &amp; New Jersey Bridges in accordance with NBIS, NJDOT, PANYNJ and OSHA standards. Responsibilities included organizing and scheduling inspections, performing the inspection, collecting field data,</w:t>
            </w:r>
            <w:ins w:id="124" w:author="Chetan Shah" w:date="2025-03-31T10:44:00Z" w16du:dateUtc="2025-03-31T14:44:00Z">
              <w:r w:rsidR="00476EBB">
                <w:rPr>
                  <w:rFonts w:ascii="Arial Narrow" w:hAnsi="Arial Narrow"/>
                  <w:bCs/>
                  <w:sz w:val="20"/>
                  <w:szCs w:val="20"/>
                </w:rPr>
                <w:t xml:space="preserve"> </w:t>
              </w:r>
              <w:r w:rsidR="00476EBB">
                <w:rPr>
                  <w:rFonts w:ascii="Arial Narrow" w:hAnsi="Arial Narrow"/>
                  <w:bCs/>
                  <w:sz w:val="20"/>
                  <w:szCs w:val="20"/>
                </w:rPr>
                <w:t>coding NBE/ADE</w:t>
              </w:r>
            </w:ins>
            <w:r w:rsidRPr="00AF7335">
              <w:rPr>
                <w:rFonts w:ascii="Arial Narrow" w:hAnsi="Arial Narrow"/>
                <w:bCs/>
                <w:sz w:val="20"/>
                <w:szCs w:val="20"/>
              </w:rPr>
              <w:t xml:space="preserve"> structural evaluations, preparing inspection reports.</w:t>
            </w:r>
          </w:p>
        </w:tc>
      </w:tr>
    </w:tbl>
    <w:p w14:paraId="1E157AD0" w14:textId="2D4997CF" w:rsidR="00D231BA" w:rsidDel="00640EF8" w:rsidRDefault="00D231BA" w:rsidP="00476EBB">
      <w:pPr>
        <w:tabs>
          <w:tab w:val="left" w:pos="1260"/>
        </w:tabs>
        <w:spacing w:line="200" w:lineRule="exact"/>
        <w:rPr>
          <w:del w:id="125" w:author="Chetan Shah" w:date="2025-03-31T10:35:00Z" w16du:dateUtc="2025-03-31T14:35:00Z"/>
        </w:rPr>
        <w:pPrChange w:id="126" w:author="Chetan Shah" w:date="2025-03-31T10:42:00Z" w16du:dateUtc="2025-03-31T14:42:00Z">
          <w:pPr>
            <w:tabs>
              <w:tab w:val="left" w:pos="1260"/>
            </w:tabs>
          </w:pPr>
        </w:pPrChange>
      </w:pPr>
    </w:p>
    <w:p w14:paraId="61BA7309" w14:textId="45DCCBAC" w:rsidR="00EC485C" w:rsidDel="00640EF8" w:rsidRDefault="00EC485C" w:rsidP="00476EBB">
      <w:pPr>
        <w:tabs>
          <w:tab w:val="left" w:pos="1260"/>
        </w:tabs>
        <w:spacing w:line="200" w:lineRule="exact"/>
        <w:rPr>
          <w:del w:id="127" w:author="Chetan Shah" w:date="2025-03-31T10:35:00Z" w16du:dateUtc="2025-03-31T14:35:00Z"/>
        </w:rPr>
        <w:pPrChange w:id="128" w:author="Chetan Shah" w:date="2025-03-31T10:42:00Z" w16du:dateUtc="2025-03-31T14:42:00Z">
          <w:pPr>
            <w:tabs>
              <w:tab w:val="left" w:pos="1260"/>
            </w:tabs>
          </w:pPr>
        </w:pPrChange>
      </w:pPr>
    </w:p>
    <w:p w14:paraId="3E1EC76B" w14:textId="25C77D67" w:rsidR="00EC485C" w:rsidDel="00640EF8" w:rsidRDefault="00EC485C" w:rsidP="00476EBB">
      <w:pPr>
        <w:tabs>
          <w:tab w:val="left" w:pos="1260"/>
        </w:tabs>
        <w:spacing w:line="200" w:lineRule="exact"/>
        <w:rPr>
          <w:del w:id="129" w:author="Chetan Shah" w:date="2025-03-31T10:35:00Z" w16du:dateUtc="2025-03-31T14:35:00Z"/>
        </w:rPr>
        <w:pPrChange w:id="130" w:author="Chetan Shah" w:date="2025-03-31T10:42:00Z" w16du:dateUtc="2025-03-31T14:42:00Z">
          <w:pPr>
            <w:tabs>
              <w:tab w:val="left" w:pos="1260"/>
            </w:tabs>
          </w:pPr>
        </w:pPrChange>
      </w:pPr>
    </w:p>
    <w:p w14:paraId="7AA63148" w14:textId="4CE887AF" w:rsidR="00EC485C" w:rsidDel="00640EF8" w:rsidRDefault="00EC485C" w:rsidP="00476EBB">
      <w:pPr>
        <w:tabs>
          <w:tab w:val="left" w:pos="1260"/>
        </w:tabs>
        <w:spacing w:line="200" w:lineRule="exact"/>
        <w:rPr>
          <w:del w:id="131" w:author="Chetan Shah" w:date="2025-03-31T10:35:00Z" w16du:dateUtc="2025-03-31T14:35:00Z"/>
        </w:rPr>
        <w:pPrChange w:id="132" w:author="Chetan Shah" w:date="2025-03-31T10:42:00Z" w16du:dateUtc="2025-03-31T14:42:00Z">
          <w:pPr>
            <w:tabs>
              <w:tab w:val="left" w:pos="1260"/>
            </w:tabs>
          </w:pPr>
        </w:pPrChange>
      </w:pPr>
    </w:p>
    <w:p w14:paraId="04AFE0DA" w14:textId="11CF97DA" w:rsidR="00EC485C" w:rsidDel="00640EF8" w:rsidRDefault="00EC485C" w:rsidP="00476EBB">
      <w:pPr>
        <w:tabs>
          <w:tab w:val="left" w:pos="1260"/>
        </w:tabs>
        <w:spacing w:line="200" w:lineRule="exact"/>
        <w:rPr>
          <w:del w:id="133" w:author="Chetan Shah" w:date="2025-03-31T10:35:00Z" w16du:dateUtc="2025-03-31T14:35:00Z"/>
        </w:rPr>
        <w:pPrChange w:id="134" w:author="Chetan Shah" w:date="2025-03-31T10:42:00Z" w16du:dateUtc="2025-03-31T14:42:00Z">
          <w:pPr>
            <w:tabs>
              <w:tab w:val="left" w:pos="1260"/>
            </w:tabs>
          </w:pPr>
        </w:pPrChange>
      </w:pPr>
    </w:p>
    <w:p w14:paraId="5ADC1760" w14:textId="1E4E2591" w:rsidR="00EC485C" w:rsidDel="00640EF8" w:rsidRDefault="00EC485C" w:rsidP="00476EBB">
      <w:pPr>
        <w:tabs>
          <w:tab w:val="left" w:pos="1260"/>
        </w:tabs>
        <w:spacing w:line="200" w:lineRule="exact"/>
        <w:rPr>
          <w:del w:id="135" w:author="Chetan Shah" w:date="2025-03-31T10:35:00Z" w16du:dateUtc="2025-03-31T14:35:00Z"/>
        </w:rPr>
        <w:pPrChange w:id="136" w:author="Chetan Shah" w:date="2025-03-31T10:42:00Z" w16du:dateUtc="2025-03-31T14:42:00Z">
          <w:pPr>
            <w:tabs>
              <w:tab w:val="left" w:pos="1260"/>
            </w:tabs>
          </w:pPr>
        </w:pPrChange>
      </w:pPr>
    </w:p>
    <w:p w14:paraId="7B5F3D6B" w14:textId="72A6B92A" w:rsidR="00EC485C" w:rsidDel="00640EF8" w:rsidRDefault="00EC485C" w:rsidP="00476EBB">
      <w:pPr>
        <w:tabs>
          <w:tab w:val="left" w:pos="1260"/>
        </w:tabs>
        <w:spacing w:line="200" w:lineRule="exact"/>
        <w:rPr>
          <w:del w:id="137" w:author="Chetan Shah" w:date="2025-03-31T10:35:00Z" w16du:dateUtc="2025-03-31T14:35:00Z"/>
        </w:rPr>
        <w:pPrChange w:id="138" w:author="Chetan Shah" w:date="2025-03-31T10:42:00Z" w16du:dateUtc="2025-03-31T14:42:00Z">
          <w:pPr>
            <w:tabs>
              <w:tab w:val="left" w:pos="1260"/>
            </w:tabs>
          </w:pPr>
        </w:pPrChange>
      </w:pPr>
      <w:del w:id="139" w:author="Chetan Shah" w:date="2025-03-31T10:35:00Z" w16du:dateUtc="2025-03-31T14:35:00Z">
        <w:r w:rsidDel="00640EF8">
          <w:delText>Alternative Project</w:delText>
        </w:r>
        <w:r w:rsidR="00ED6F83" w:rsidDel="00640EF8">
          <w:delText>s</w:delText>
        </w:r>
        <w:r w:rsidDel="00640EF8">
          <w:delText>:</w:delText>
        </w:r>
      </w:del>
    </w:p>
    <w:p w14:paraId="2BDF2D6D" w14:textId="416FA0AD" w:rsidR="00EC485C" w:rsidDel="00640EF8" w:rsidRDefault="00EC485C" w:rsidP="00476EBB">
      <w:pPr>
        <w:tabs>
          <w:tab w:val="left" w:pos="1260"/>
        </w:tabs>
        <w:spacing w:line="200" w:lineRule="exact"/>
        <w:rPr>
          <w:del w:id="140" w:author="Chetan Shah" w:date="2025-03-31T10:35:00Z" w16du:dateUtc="2025-03-31T14:35:00Z"/>
        </w:rPr>
        <w:pPrChange w:id="141" w:author="Chetan Shah" w:date="2025-03-31T10:42:00Z" w16du:dateUtc="2025-03-31T14:42:00Z">
          <w:pPr>
            <w:tabs>
              <w:tab w:val="left" w:pos="1260"/>
            </w:tabs>
          </w:pPr>
        </w:pPrChange>
      </w:pPr>
    </w:p>
    <w:p w14:paraId="32F776F1" w14:textId="5BFF5F71" w:rsidR="00EC485C" w:rsidDel="00640EF8" w:rsidRDefault="00EC485C" w:rsidP="00476EBB">
      <w:pPr>
        <w:tabs>
          <w:tab w:val="left" w:pos="1260"/>
        </w:tabs>
        <w:spacing w:line="200" w:lineRule="exact"/>
        <w:rPr>
          <w:del w:id="142" w:author="Chetan Shah" w:date="2025-03-31T10:35:00Z" w16du:dateUtc="2025-03-31T14:35:00Z"/>
        </w:rPr>
        <w:pPrChange w:id="143" w:author="Chetan Shah" w:date="2025-03-31T10:42:00Z" w16du:dateUtc="2025-03-31T14:42:00Z">
          <w:pPr>
            <w:tabs>
              <w:tab w:val="left" w:pos="1260"/>
            </w:tabs>
          </w:pPr>
        </w:pPrChange>
      </w:pPr>
    </w:p>
    <w:p w14:paraId="7F1EE456" w14:textId="1044DF78" w:rsidR="00EC485C" w:rsidDel="00640EF8" w:rsidRDefault="00EC485C" w:rsidP="00476EBB">
      <w:pPr>
        <w:tabs>
          <w:tab w:val="left" w:pos="1260"/>
        </w:tabs>
        <w:spacing w:line="200" w:lineRule="exact"/>
        <w:rPr>
          <w:del w:id="144" w:author="Chetan Shah" w:date="2025-03-31T10:35:00Z" w16du:dateUtc="2025-03-31T14:35:00Z"/>
        </w:rPr>
        <w:pPrChange w:id="145" w:author="Chetan Shah" w:date="2025-03-31T10:42:00Z" w16du:dateUtc="2025-03-31T14:42:00Z">
          <w:pPr>
            <w:tabs>
              <w:tab w:val="left" w:pos="1260"/>
            </w:tabs>
          </w:pPr>
        </w:pPrChange>
      </w:pPr>
    </w:p>
    <w:tbl>
      <w:tblPr>
        <w:tblW w:w="11037" w:type="dxa"/>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Change w:id="146" w:author="Chetan Shah" w:date="2025-03-31T10:43:00Z" w16du:dateUtc="2025-03-31T14:43:00Z">
          <w:tblPr>
            <w:tblW w:w="11037" w:type="dxa"/>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PrChange>
      </w:tblPr>
      <w:tblGrid>
        <w:gridCol w:w="450"/>
        <w:gridCol w:w="5868"/>
        <w:gridCol w:w="236"/>
        <w:gridCol w:w="2196"/>
        <w:gridCol w:w="2287"/>
        <w:tblGridChange w:id="147">
          <w:tblGrid>
            <w:gridCol w:w="108"/>
            <w:gridCol w:w="377"/>
            <w:gridCol w:w="73"/>
            <w:gridCol w:w="5868"/>
            <w:gridCol w:w="236"/>
            <w:gridCol w:w="2196"/>
            <w:gridCol w:w="2287"/>
          </w:tblGrid>
        </w:tblGridChange>
      </w:tblGrid>
      <w:tr w:rsidR="00EC485C" w:rsidRPr="00AF7335" w14:paraId="68D58E97" w14:textId="77777777" w:rsidTr="00476EBB">
        <w:trPr>
          <w:cantSplit/>
          <w:trHeight w:val="90"/>
          <w:trPrChange w:id="148" w:author="Chetan Shah" w:date="2025-03-31T10:43:00Z" w16du:dateUtc="2025-03-31T14:43:00Z">
            <w:trPr>
              <w:gridBefore w:val="1"/>
              <w:cantSplit/>
              <w:trHeight w:val="90"/>
            </w:trPr>
          </w:trPrChange>
        </w:trPr>
        <w:tc>
          <w:tcPr>
            <w:tcW w:w="450" w:type="dxa"/>
            <w:vMerge w:val="restart"/>
            <w:tcBorders>
              <w:top w:val="single" w:sz="4" w:space="0" w:color="auto"/>
            </w:tcBorders>
            <w:vAlign w:val="center"/>
            <w:tcPrChange w:id="149" w:author="Chetan Shah" w:date="2025-03-31T10:43:00Z" w16du:dateUtc="2025-03-31T14:43:00Z">
              <w:tcPr>
                <w:tcW w:w="377" w:type="dxa"/>
                <w:vMerge w:val="restart"/>
                <w:tcBorders>
                  <w:top w:val="single" w:sz="4" w:space="0" w:color="auto"/>
                </w:tcBorders>
                <w:vAlign w:val="center"/>
              </w:tcPr>
            </w:tcPrChange>
          </w:tcPr>
          <w:p w14:paraId="5D6CF174" w14:textId="5748F6E0" w:rsidR="00EC485C" w:rsidRPr="00476EBB" w:rsidRDefault="00476EBB" w:rsidP="00476EBB">
            <w:pPr>
              <w:tabs>
                <w:tab w:val="left" w:pos="1260"/>
              </w:tabs>
              <w:spacing w:line="200" w:lineRule="exact"/>
              <w:jc w:val="right"/>
              <w:rPr>
                <w:rFonts w:ascii="Arial Narrow" w:eastAsia="Arial Unicode MS" w:hAnsi="Arial Narrow" w:cs="Arial"/>
                <w:b/>
                <w:bCs/>
                <w:sz w:val="20"/>
                <w:szCs w:val="20"/>
                <w:rPrChange w:id="150" w:author="Chetan Shah" w:date="2025-03-31T10:45:00Z" w16du:dateUtc="2025-03-31T14:45:00Z">
                  <w:rPr>
                    <w:rFonts w:ascii="Arial" w:eastAsia="Arial Unicode MS" w:hAnsi="Arial" w:cs="Arial"/>
                    <w:b/>
                    <w:bCs/>
                    <w:sz w:val="16"/>
                    <w:szCs w:val="16"/>
                  </w:rPr>
                </w:rPrChange>
              </w:rPr>
              <w:pPrChange w:id="151" w:author="Chetan Shah" w:date="2025-03-31T10:45:00Z" w16du:dateUtc="2025-03-31T14:45:00Z">
                <w:pPr>
                  <w:tabs>
                    <w:tab w:val="left" w:pos="1260"/>
                  </w:tabs>
                  <w:jc w:val="right"/>
                </w:pPr>
              </w:pPrChange>
            </w:pPr>
            <w:ins w:id="152" w:author="Chetan Shah" w:date="2025-03-31T10:42:00Z" w16du:dateUtc="2025-03-31T14:42:00Z">
              <w:r w:rsidRPr="00476EBB">
                <w:rPr>
                  <w:rFonts w:ascii="Arial Narrow" w:eastAsia="Arial Unicode MS" w:hAnsi="Arial Narrow" w:cs="Arial"/>
                  <w:b/>
                  <w:bCs/>
                  <w:sz w:val="20"/>
                  <w:szCs w:val="20"/>
                  <w:rPrChange w:id="153" w:author="Chetan Shah" w:date="2025-03-31T10:45:00Z" w16du:dateUtc="2025-03-31T14:45:00Z">
                    <w:rPr>
                      <w:rFonts w:ascii="Arial" w:eastAsia="Arial Unicode MS" w:hAnsi="Arial" w:cs="Arial"/>
                      <w:b/>
                      <w:bCs/>
                      <w:sz w:val="16"/>
                      <w:szCs w:val="16"/>
                    </w:rPr>
                  </w:rPrChange>
                </w:rPr>
                <w:t>e.</w:t>
              </w:r>
            </w:ins>
          </w:p>
        </w:tc>
        <w:tc>
          <w:tcPr>
            <w:tcW w:w="5868" w:type="dxa"/>
            <w:tcBorders>
              <w:bottom w:val="nil"/>
            </w:tcBorders>
            <w:tcPrChange w:id="154" w:author="Chetan Shah" w:date="2025-03-31T10:43:00Z" w16du:dateUtc="2025-03-31T14:43:00Z">
              <w:tcPr>
                <w:tcW w:w="5941" w:type="dxa"/>
                <w:gridSpan w:val="2"/>
                <w:tcBorders>
                  <w:bottom w:val="nil"/>
                </w:tcBorders>
              </w:tcPr>
            </w:tcPrChange>
          </w:tcPr>
          <w:p w14:paraId="3777D306" w14:textId="77777777" w:rsidR="00EC485C" w:rsidRPr="00FA1038" w:rsidRDefault="00EC485C" w:rsidP="00476EBB">
            <w:pPr>
              <w:tabs>
                <w:tab w:val="left" w:pos="1260"/>
              </w:tabs>
              <w:spacing w:line="200" w:lineRule="exact"/>
              <w:rPr>
                <w:rFonts w:ascii="Arial" w:eastAsia="Arial Unicode MS" w:hAnsi="Arial" w:cs="Arial"/>
                <w:i/>
                <w:iCs/>
                <w:sz w:val="14"/>
                <w:szCs w:val="14"/>
              </w:rPr>
              <w:pPrChange w:id="155" w:author="Chetan Shah" w:date="2025-03-31T10:45:00Z" w16du:dateUtc="2025-03-31T14:45:00Z">
                <w:pPr>
                  <w:tabs>
                    <w:tab w:val="left" w:pos="1260"/>
                  </w:tabs>
                </w:pPr>
              </w:pPrChange>
            </w:pPr>
            <w:r w:rsidRPr="00FA1038">
              <w:rPr>
                <w:rFonts w:ascii="Arial" w:eastAsia="Arial Unicode MS" w:hAnsi="Arial" w:cs="Arial"/>
                <w:sz w:val="14"/>
                <w:szCs w:val="14"/>
              </w:rPr>
              <w:t>(1</w:t>
            </w:r>
            <w:proofErr w:type="gramStart"/>
            <w:r w:rsidRPr="00FA1038">
              <w:rPr>
                <w:rFonts w:ascii="Arial" w:eastAsia="Arial Unicode MS" w:hAnsi="Arial" w:cs="Arial"/>
                <w:sz w:val="14"/>
                <w:szCs w:val="14"/>
              </w:rPr>
              <w:t>)  TITLE</w:t>
            </w:r>
            <w:proofErr w:type="gramEnd"/>
            <w:r w:rsidRPr="00FA1038">
              <w:rPr>
                <w:rFonts w:ascii="Arial" w:eastAsia="Arial Unicode MS" w:hAnsi="Arial" w:cs="Arial"/>
                <w:sz w:val="14"/>
                <w:szCs w:val="14"/>
              </w:rPr>
              <w:t xml:space="preserve"> AND LOCATION</w:t>
            </w:r>
            <w:r w:rsidRPr="00FA1038">
              <w:rPr>
                <w:rFonts w:ascii="Arial" w:eastAsia="Arial Unicode MS" w:hAnsi="Arial" w:cs="Arial"/>
                <w:i/>
                <w:iCs/>
                <w:sz w:val="14"/>
                <w:szCs w:val="14"/>
              </w:rPr>
              <w:t xml:space="preserve"> (City and State)</w:t>
            </w:r>
          </w:p>
        </w:tc>
        <w:tc>
          <w:tcPr>
            <w:tcW w:w="4719" w:type="dxa"/>
            <w:gridSpan w:val="3"/>
            <w:vAlign w:val="bottom"/>
            <w:tcPrChange w:id="156" w:author="Chetan Shah" w:date="2025-03-31T10:43:00Z" w16du:dateUtc="2025-03-31T14:43:00Z">
              <w:tcPr>
                <w:tcW w:w="4719" w:type="dxa"/>
                <w:gridSpan w:val="3"/>
                <w:vAlign w:val="bottom"/>
              </w:tcPr>
            </w:tcPrChange>
          </w:tcPr>
          <w:p w14:paraId="0AE75C88" w14:textId="77777777" w:rsidR="00EC485C" w:rsidRPr="00FA1038" w:rsidRDefault="00EC485C" w:rsidP="00476EBB">
            <w:pPr>
              <w:tabs>
                <w:tab w:val="left" w:pos="1260"/>
              </w:tabs>
              <w:spacing w:line="200" w:lineRule="exact"/>
              <w:ind w:left="1080"/>
              <w:rPr>
                <w:rFonts w:ascii="Arial Narrow" w:eastAsia="Arial Unicode MS" w:hAnsi="Arial Narrow" w:cs="Arial"/>
                <w:sz w:val="14"/>
                <w:szCs w:val="14"/>
                <w:rPrChange w:id="157" w:author="Chetan Shah" w:date="2025-03-31T10:46:00Z" w16du:dateUtc="2025-03-31T14:46:00Z">
                  <w:rPr>
                    <w:rFonts w:ascii="Arial" w:eastAsia="Arial Unicode MS" w:hAnsi="Arial" w:cs="Arial"/>
                    <w:sz w:val="12"/>
                  </w:rPr>
                </w:rPrChange>
              </w:rPr>
              <w:pPrChange w:id="158" w:author="Chetan Shah" w:date="2025-03-31T10:45:00Z" w16du:dateUtc="2025-03-31T14:45:00Z">
                <w:pPr>
                  <w:tabs>
                    <w:tab w:val="left" w:pos="1260"/>
                  </w:tabs>
                  <w:ind w:left="1080"/>
                </w:pPr>
              </w:pPrChange>
            </w:pPr>
            <w:r w:rsidRPr="00FA1038">
              <w:rPr>
                <w:rFonts w:ascii="Arial Narrow" w:eastAsia="Arial Unicode MS" w:hAnsi="Arial Narrow" w:cs="Arial"/>
                <w:sz w:val="14"/>
                <w:szCs w:val="14"/>
                <w:rPrChange w:id="159" w:author="Chetan Shah" w:date="2025-03-31T10:46:00Z" w16du:dateUtc="2025-03-31T14:46:00Z">
                  <w:rPr>
                    <w:rFonts w:ascii="Arial" w:eastAsia="Arial Unicode MS" w:hAnsi="Arial" w:cs="Arial"/>
                    <w:sz w:val="12"/>
                  </w:rPr>
                </w:rPrChange>
              </w:rPr>
              <w:t xml:space="preserve">      (2) YEAR COMPLETED</w:t>
            </w:r>
          </w:p>
        </w:tc>
      </w:tr>
      <w:tr w:rsidR="00FA1038" w:rsidRPr="00AF7335" w14:paraId="216E1AE0" w14:textId="77777777" w:rsidTr="00476EBB">
        <w:trPr>
          <w:cantSplit/>
          <w:trHeight w:val="90"/>
          <w:trPrChange w:id="160" w:author="Chetan Shah" w:date="2025-03-31T10:43:00Z" w16du:dateUtc="2025-03-31T14:43:00Z">
            <w:trPr>
              <w:gridBefore w:val="1"/>
              <w:cantSplit/>
              <w:trHeight w:val="90"/>
            </w:trPr>
          </w:trPrChange>
        </w:trPr>
        <w:tc>
          <w:tcPr>
            <w:tcW w:w="450" w:type="dxa"/>
            <w:vMerge/>
            <w:vAlign w:val="center"/>
            <w:tcPrChange w:id="161" w:author="Chetan Shah" w:date="2025-03-31T10:43:00Z" w16du:dateUtc="2025-03-31T14:43:00Z">
              <w:tcPr>
                <w:tcW w:w="377" w:type="dxa"/>
                <w:vMerge/>
                <w:vAlign w:val="center"/>
              </w:tcPr>
            </w:tcPrChange>
          </w:tcPr>
          <w:p w14:paraId="63CC381B" w14:textId="77777777" w:rsidR="00FA1038" w:rsidRPr="00476EBB" w:rsidRDefault="00FA1038" w:rsidP="00FA1038">
            <w:pPr>
              <w:tabs>
                <w:tab w:val="left" w:pos="1260"/>
              </w:tabs>
              <w:spacing w:line="200" w:lineRule="exact"/>
              <w:jc w:val="right"/>
              <w:rPr>
                <w:rFonts w:ascii="Arial Narrow" w:eastAsia="Arial Unicode MS" w:hAnsi="Arial Narrow" w:cs="Arial"/>
                <w:b/>
                <w:bCs/>
                <w:sz w:val="20"/>
                <w:szCs w:val="20"/>
                <w:rPrChange w:id="162" w:author="Chetan Shah" w:date="2025-03-31T10:45:00Z" w16du:dateUtc="2025-03-31T14:45:00Z">
                  <w:rPr>
                    <w:rFonts w:ascii="Arial" w:eastAsia="Arial Unicode MS" w:hAnsi="Arial" w:cs="Arial"/>
                    <w:b/>
                    <w:bCs/>
                    <w:sz w:val="16"/>
                    <w:szCs w:val="16"/>
                  </w:rPr>
                </w:rPrChange>
              </w:rPr>
              <w:pPrChange w:id="163" w:author="Chetan Shah" w:date="2025-03-31T10:45:00Z" w16du:dateUtc="2025-03-31T14:45:00Z">
                <w:pPr>
                  <w:tabs>
                    <w:tab w:val="left" w:pos="1260"/>
                  </w:tabs>
                  <w:jc w:val="right"/>
                </w:pPr>
              </w:pPrChange>
            </w:pPr>
          </w:p>
        </w:tc>
        <w:tc>
          <w:tcPr>
            <w:tcW w:w="5868" w:type="dxa"/>
            <w:tcBorders>
              <w:top w:val="nil"/>
              <w:left w:val="single" w:sz="4" w:space="0" w:color="auto"/>
              <w:bottom w:val="single" w:sz="4" w:space="0" w:color="auto"/>
              <w:right w:val="single" w:sz="4" w:space="0" w:color="auto"/>
            </w:tcBorders>
            <w:shd w:val="clear" w:color="auto" w:fill="auto"/>
            <w:tcPrChange w:id="164" w:author="Chetan Shah" w:date="2025-03-31T10:43:00Z" w16du:dateUtc="2025-03-31T14:43:00Z">
              <w:tcPr>
                <w:tcW w:w="5941" w:type="dxa"/>
                <w:gridSpan w:val="2"/>
                <w:tcBorders>
                  <w:top w:val="nil"/>
                  <w:left w:val="single" w:sz="4" w:space="0" w:color="auto"/>
                  <w:bottom w:val="single" w:sz="4" w:space="0" w:color="auto"/>
                  <w:right w:val="single" w:sz="4" w:space="0" w:color="auto"/>
                </w:tcBorders>
                <w:shd w:val="clear" w:color="auto" w:fill="auto"/>
              </w:tcPr>
            </w:tcPrChange>
          </w:tcPr>
          <w:p w14:paraId="2C914A50" w14:textId="270A29AF" w:rsidR="00FA1038" w:rsidRPr="00B670BE" w:rsidRDefault="00FA1038" w:rsidP="00FA1038">
            <w:pPr>
              <w:pStyle w:val="Header"/>
              <w:spacing w:line="240" w:lineRule="exact"/>
              <w:rPr>
                <w:rFonts w:ascii="Arial Narrow" w:eastAsia="Arial Unicode MS" w:hAnsi="Arial Narrow" w:cs="Arial"/>
                <w:b/>
                <w:bCs/>
                <w:sz w:val="18"/>
                <w:szCs w:val="18"/>
              </w:rPr>
              <w:pPrChange w:id="165" w:author="Chetan Shah" w:date="2025-03-31T10:50:00Z" w16du:dateUtc="2025-03-31T14:50:00Z">
                <w:pPr>
                  <w:tabs>
                    <w:tab w:val="left" w:pos="1260"/>
                  </w:tabs>
                  <w:spacing w:line="200" w:lineRule="exact"/>
                </w:pPr>
              </w:pPrChange>
            </w:pPr>
            <w:ins w:id="166" w:author="Chetan Shah" w:date="2025-03-31T10:49:00Z" w16du:dateUtc="2025-03-31T14:49:00Z">
              <w:r w:rsidRPr="00B670BE">
                <w:rPr>
                  <w:rFonts w:ascii="Arial Narrow" w:hAnsi="Arial Narrow"/>
                  <w:b/>
                  <w:sz w:val="18"/>
                  <w:szCs w:val="18"/>
                  <w:rPrChange w:id="167" w:author="Chetan Shah" w:date="2025-03-31T10:55:00Z" w16du:dateUtc="2025-03-31T14:55:00Z">
                    <w:rPr>
                      <w:b/>
                      <w:sz w:val="22"/>
                      <w:szCs w:val="22"/>
                    </w:rPr>
                  </w:rPrChange>
                </w:rPr>
                <w:t>Outerbridge Crossing over Arthur Kill Perth</w:t>
              </w:r>
              <w:r w:rsidRPr="00B670BE">
                <w:rPr>
                  <w:rFonts w:ascii="Arial Narrow" w:hAnsi="Arial Narrow"/>
                  <w:bCs/>
                  <w:sz w:val="18"/>
                  <w:szCs w:val="18"/>
                  <w:rPrChange w:id="168" w:author="Chetan Shah" w:date="2025-03-31T10:55:00Z" w16du:dateUtc="2025-03-31T14:55:00Z">
                    <w:rPr>
                      <w:bCs/>
                      <w:sz w:val="22"/>
                      <w:szCs w:val="22"/>
                    </w:rPr>
                  </w:rPrChange>
                </w:rPr>
                <w:t xml:space="preserve"> Amboy NJ - Staten Island NY,</w:t>
              </w:r>
              <w:r w:rsidRPr="00B670BE">
                <w:rPr>
                  <w:rFonts w:ascii="Arial Narrow" w:hAnsi="Arial Narrow"/>
                  <w:b/>
                  <w:sz w:val="18"/>
                  <w:szCs w:val="18"/>
                  <w:rPrChange w:id="169" w:author="Chetan Shah" w:date="2025-03-31T10:55:00Z" w16du:dateUtc="2025-03-31T14:55:00Z">
                    <w:rPr>
                      <w:b/>
                      <w:sz w:val="22"/>
                      <w:szCs w:val="22"/>
                    </w:rPr>
                  </w:rPrChange>
                </w:rPr>
                <w:t xml:space="preserve"> PANYNJ and NYSDOT</w:t>
              </w:r>
            </w:ins>
            <w:del w:id="170" w:author="Chetan Shah" w:date="2025-03-31T10:37:00Z" w16du:dateUtc="2025-03-31T14:37:00Z">
              <w:r w:rsidRPr="00B670BE" w:rsidDel="00476EBB">
                <w:rPr>
                  <w:rFonts w:ascii="Arial Narrow" w:eastAsia="Arial Unicode MS" w:hAnsi="Arial Narrow" w:cs="Arial"/>
                  <w:b/>
                  <w:bCs/>
                  <w:sz w:val="18"/>
                  <w:szCs w:val="18"/>
                </w:rPr>
                <w:delText>New Jersey Transit – Structural Inspection Including Underwater Inspection and Fathometer Survey of 25 NJT southern NJ Light Rail Bridges (River Line) (Various Locations in New Jersey</w:delText>
              </w:r>
              <w:r w:rsidRPr="00B670BE" w:rsidDel="00476EBB">
                <w:rPr>
                  <w:rFonts w:ascii="Arial Narrow" w:eastAsia="Arial Unicode MS" w:hAnsi="Arial Narrow" w:cs="Arial"/>
                  <w:b/>
                  <w:bCs/>
                  <w:i/>
                  <w:iCs/>
                  <w:sz w:val="18"/>
                  <w:szCs w:val="18"/>
                </w:rPr>
                <w:delText>)</w:delText>
              </w:r>
              <w:r w:rsidRPr="00B670BE" w:rsidDel="00476EBB">
                <w:rPr>
                  <w:rFonts w:ascii="Arial Narrow" w:eastAsia="Arial Unicode MS" w:hAnsi="Arial Narrow" w:cs="Arial"/>
                  <w:b/>
                  <w:bCs/>
                  <w:i/>
                  <w:iCs/>
                  <w:color w:val="FF0000"/>
                  <w:sz w:val="18"/>
                  <w:szCs w:val="18"/>
                </w:rPr>
                <w:delText xml:space="preserve"> </w:delText>
              </w:r>
            </w:del>
          </w:p>
        </w:tc>
        <w:tc>
          <w:tcPr>
            <w:tcW w:w="2432" w:type="dxa"/>
            <w:gridSpan w:val="2"/>
            <w:tcBorders>
              <w:left w:val="single" w:sz="4" w:space="0" w:color="auto"/>
              <w:bottom w:val="single" w:sz="4" w:space="0" w:color="auto"/>
            </w:tcBorders>
            <w:tcPrChange w:id="171" w:author="Chetan Shah" w:date="2025-03-31T10:43:00Z" w16du:dateUtc="2025-03-31T14:43:00Z">
              <w:tcPr>
                <w:tcW w:w="2432" w:type="dxa"/>
                <w:gridSpan w:val="2"/>
                <w:tcBorders>
                  <w:left w:val="single" w:sz="4" w:space="0" w:color="auto"/>
                  <w:bottom w:val="single" w:sz="4" w:space="0" w:color="auto"/>
                </w:tcBorders>
              </w:tcPr>
            </w:tcPrChange>
          </w:tcPr>
          <w:p w14:paraId="1B9BD3C8" w14:textId="631A270F" w:rsidR="00FA1038" w:rsidRPr="00FA1038" w:rsidDel="00FA1038" w:rsidRDefault="00FA1038" w:rsidP="00FA1038">
            <w:pPr>
              <w:tabs>
                <w:tab w:val="left" w:pos="1260"/>
              </w:tabs>
              <w:spacing w:line="200" w:lineRule="exact"/>
              <w:rPr>
                <w:del w:id="172" w:author="Chetan Shah" w:date="2025-03-31T10:47:00Z" w16du:dateUtc="2025-03-31T14:47:00Z"/>
                <w:rFonts w:ascii="Arial" w:eastAsia="Arial Unicode MS" w:hAnsi="Arial" w:cs="Arial"/>
                <w:sz w:val="14"/>
                <w:szCs w:val="14"/>
                <w:rPrChange w:id="173" w:author="Chetan Shah" w:date="2025-03-31T10:47:00Z" w16du:dateUtc="2025-03-31T14:47:00Z">
                  <w:rPr>
                    <w:del w:id="174" w:author="Chetan Shah" w:date="2025-03-31T10:47:00Z" w16du:dateUtc="2025-03-31T14:47:00Z"/>
                    <w:rFonts w:ascii="Arial" w:eastAsia="Arial Unicode MS" w:hAnsi="Arial" w:cs="Arial"/>
                    <w:sz w:val="12"/>
                  </w:rPr>
                </w:rPrChange>
              </w:rPr>
              <w:pPrChange w:id="175" w:author="Chetan Shah" w:date="2025-03-31T10:45:00Z" w16du:dateUtc="2025-03-31T14:45:00Z">
                <w:pPr>
                  <w:tabs>
                    <w:tab w:val="left" w:pos="1260"/>
                  </w:tabs>
                </w:pPr>
              </w:pPrChange>
            </w:pPr>
            <w:r w:rsidRPr="00FA1038">
              <w:rPr>
                <w:rFonts w:ascii="Arial" w:eastAsia="Arial Unicode MS" w:hAnsi="Arial" w:cs="Arial"/>
                <w:sz w:val="14"/>
                <w:szCs w:val="14"/>
                <w:rPrChange w:id="176" w:author="Chetan Shah" w:date="2025-03-31T10:47:00Z" w16du:dateUtc="2025-03-31T14:47:00Z">
                  <w:rPr>
                    <w:rFonts w:ascii="Arial" w:eastAsia="Arial Unicode MS" w:hAnsi="Arial" w:cs="Arial"/>
                    <w:sz w:val="12"/>
                  </w:rPr>
                </w:rPrChange>
              </w:rPr>
              <w:t>PROFESSIONAL SERVICES</w:t>
            </w:r>
          </w:p>
          <w:p w14:paraId="4B8B121A" w14:textId="77777777" w:rsidR="00FA1038" w:rsidRDefault="00FA1038" w:rsidP="00FA1038">
            <w:pPr>
              <w:tabs>
                <w:tab w:val="left" w:pos="1260"/>
              </w:tabs>
              <w:spacing w:line="200" w:lineRule="exact"/>
              <w:rPr>
                <w:ins w:id="177" w:author="Chetan Shah" w:date="2025-03-31T10:47:00Z" w16du:dateUtc="2025-03-31T14:47:00Z"/>
                <w:sz w:val="20"/>
                <w:szCs w:val="20"/>
              </w:rPr>
              <w:pPrChange w:id="178" w:author="Chetan Shah" w:date="2025-03-31T10:47:00Z" w16du:dateUtc="2025-03-31T14:47:00Z">
                <w:pPr>
                  <w:pStyle w:val="TitleBold"/>
                  <w:spacing w:line="200" w:lineRule="exact"/>
                  <w:jc w:val="center"/>
                </w:pPr>
              </w:pPrChange>
            </w:pPr>
          </w:p>
          <w:p w14:paraId="17B769BC" w14:textId="5055A248" w:rsidR="00FA1038" w:rsidRPr="00B670BE" w:rsidRDefault="00FA1038" w:rsidP="00FA1038">
            <w:pPr>
              <w:pStyle w:val="TitleBold"/>
              <w:spacing w:line="200" w:lineRule="exact"/>
              <w:jc w:val="center"/>
              <w:pPrChange w:id="179" w:author="Chetan Shah" w:date="2025-03-31T10:45:00Z" w16du:dateUtc="2025-03-31T14:45:00Z">
                <w:pPr>
                  <w:pStyle w:val="TitleBold"/>
                  <w:jc w:val="center"/>
                </w:pPr>
              </w:pPrChange>
            </w:pPr>
            <w:r w:rsidRPr="00B670BE">
              <w:t>20</w:t>
            </w:r>
            <w:ins w:id="180" w:author="Chetan Shah" w:date="2025-03-31T10:37:00Z" w16du:dateUtc="2025-03-31T14:37:00Z">
              <w:r w:rsidRPr="00B670BE">
                <w:t>1</w:t>
              </w:r>
            </w:ins>
            <w:ins w:id="181" w:author="Chetan Shah" w:date="2025-03-31T10:50:00Z" w16du:dateUtc="2025-03-31T14:50:00Z">
              <w:r w:rsidRPr="00B670BE">
                <w:rPr>
                  <w:rPrChange w:id="182" w:author="Chetan Shah" w:date="2025-03-31T10:55:00Z" w16du:dateUtc="2025-03-31T14:55:00Z">
                    <w:rPr>
                      <w:sz w:val="20"/>
                      <w:szCs w:val="20"/>
                    </w:rPr>
                  </w:rPrChange>
                </w:rPr>
                <w:t>8</w:t>
              </w:r>
            </w:ins>
            <w:del w:id="183" w:author="Chetan Shah" w:date="2025-03-31T10:37:00Z" w16du:dateUtc="2025-03-31T14:37:00Z">
              <w:r w:rsidRPr="00B670BE" w:rsidDel="00476EBB">
                <w:delText>25</w:delText>
              </w:r>
            </w:del>
          </w:p>
        </w:tc>
        <w:tc>
          <w:tcPr>
            <w:tcW w:w="2287" w:type="dxa"/>
            <w:tcBorders>
              <w:bottom w:val="single" w:sz="4" w:space="0" w:color="auto"/>
            </w:tcBorders>
            <w:tcPrChange w:id="184" w:author="Chetan Shah" w:date="2025-03-31T10:43:00Z" w16du:dateUtc="2025-03-31T14:43:00Z">
              <w:tcPr>
                <w:tcW w:w="2287" w:type="dxa"/>
                <w:tcBorders>
                  <w:bottom w:val="single" w:sz="4" w:space="0" w:color="auto"/>
                </w:tcBorders>
              </w:tcPr>
            </w:tcPrChange>
          </w:tcPr>
          <w:p w14:paraId="5E31A6A5" w14:textId="77777777" w:rsidR="00FA1038" w:rsidRPr="00FA1038" w:rsidRDefault="00FA1038" w:rsidP="00FA1038">
            <w:pPr>
              <w:tabs>
                <w:tab w:val="left" w:pos="1260"/>
              </w:tabs>
              <w:spacing w:line="200" w:lineRule="exact"/>
              <w:rPr>
                <w:rFonts w:ascii="Arial" w:eastAsia="Arial Unicode MS" w:hAnsi="Arial" w:cs="Arial"/>
                <w:sz w:val="14"/>
                <w:szCs w:val="14"/>
                <w:rPrChange w:id="185" w:author="Chetan Shah" w:date="2025-03-31T10:47:00Z" w16du:dateUtc="2025-03-31T14:47:00Z">
                  <w:rPr>
                    <w:rFonts w:ascii="Arial" w:eastAsia="Arial Unicode MS" w:hAnsi="Arial" w:cs="Arial"/>
                    <w:sz w:val="12"/>
                  </w:rPr>
                </w:rPrChange>
              </w:rPr>
              <w:pPrChange w:id="186" w:author="Chetan Shah" w:date="2025-03-31T10:45:00Z" w16du:dateUtc="2025-03-31T14:45:00Z">
                <w:pPr>
                  <w:tabs>
                    <w:tab w:val="left" w:pos="1260"/>
                  </w:tabs>
                </w:pPr>
              </w:pPrChange>
            </w:pPr>
            <w:r w:rsidRPr="00FA1038">
              <w:rPr>
                <w:rFonts w:ascii="Arial" w:eastAsia="Arial Unicode MS" w:hAnsi="Arial" w:cs="Arial"/>
                <w:sz w:val="14"/>
                <w:szCs w:val="14"/>
                <w:rPrChange w:id="187" w:author="Chetan Shah" w:date="2025-03-31T10:47:00Z" w16du:dateUtc="2025-03-31T14:47:00Z">
                  <w:rPr>
                    <w:rFonts w:ascii="Arial" w:eastAsia="Arial Unicode MS" w:hAnsi="Arial" w:cs="Arial"/>
                    <w:sz w:val="12"/>
                  </w:rPr>
                </w:rPrChange>
              </w:rPr>
              <w:t>CONSTRUCTION (If applicable)</w:t>
            </w:r>
          </w:p>
          <w:p w14:paraId="6AA39A94" w14:textId="31D30081" w:rsidR="00FA1038" w:rsidRPr="00B670BE" w:rsidRDefault="00FA1038" w:rsidP="00FA1038">
            <w:pPr>
              <w:pStyle w:val="TitleBold"/>
              <w:spacing w:line="200" w:lineRule="exact"/>
              <w:jc w:val="center"/>
              <w:pPrChange w:id="188" w:author="Chetan Shah" w:date="2025-03-31T10:45:00Z" w16du:dateUtc="2025-03-31T14:45:00Z">
                <w:pPr>
                  <w:pStyle w:val="TitleBold"/>
                  <w:jc w:val="center"/>
                </w:pPr>
              </w:pPrChange>
            </w:pPr>
            <w:r w:rsidRPr="00B670BE">
              <w:t>N/A</w:t>
            </w:r>
          </w:p>
        </w:tc>
      </w:tr>
      <w:tr w:rsidR="00FA1038" w:rsidRPr="00AF7335" w14:paraId="272FE7F6" w14:textId="77777777" w:rsidTr="00476EBB">
        <w:trPr>
          <w:cantSplit/>
          <w:trHeight w:val="90"/>
          <w:trPrChange w:id="189" w:author="Chetan Shah" w:date="2025-03-31T10:43:00Z" w16du:dateUtc="2025-03-31T14:43:00Z">
            <w:trPr>
              <w:gridBefore w:val="1"/>
              <w:cantSplit/>
              <w:trHeight w:val="90"/>
            </w:trPr>
          </w:trPrChange>
        </w:trPr>
        <w:tc>
          <w:tcPr>
            <w:tcW w:w="450" w:type="dxa"/>
            <w:vMerge/>
            <w:vAlign w:val="center"/>
            <w:tcPrChange w:id="190" w:author="Chetan Shah" w:date="2025-03-31T10:43:00Z" w16du:dateUtc="2025-03-31T14:43:00Z">
              <w:tcPr>
                <w:tcW w:w="377" w:type="dxa"/>
                <w:vMerge/>
                <w:vAlign w:val="center"/>
              </w:tcPr>
            </w:tcPrChange>
          </w:tcPr>
          <w:p w14:paraId="1809C790" w14:textId="77777777" w:rsidR="00FA1038" w:rsidRPr="00476EBB" w:rsidRDefault="00FA1038" w:rsidP="00FA1038">
            <w:pPr>
              <w:tabs>
                <w:tab w:val="left" w:pos="1260"/>
              </w:tabs>
              <w:spacing w:line="200" w:lineRule="exact"/>
              <w:jc w:val="right"/>
              <w:rPr>
                <w:rFonts w:ascii="Arial Narrow" w:eastAsia="Arial Unicode MS" w:hAnsi="Arial Narrow" w:cs="Arial"/>
                <w:b/>
                <w:bCs/>
                <w:sz w:val="20"/>
                <w:szCs w:val="20"/>
                <w:rPrChange w:id="191" w:author="Chetan Shah" w:date="2025-03-31T10:45:00Z" w16du:dateUtc="2025-03-31T14:45:00Z">
                  <w:rPr>
                    <w:rFonts w:ascii="Arial" w:eastAsia="Arial Unicode MS" w:hAnsi="Arial" w:cs="Arial"/>
                    <w:b/>
                    <w:bCs/>
                    <w:sz w:val="16"/>
                    <w:szCs w:val="16"/>
                  </w:rPr>
                </w:rPrChange>
              </w:rPr>
              <w:pPrChange w:id="192" w:author="Chetan Shah" w:date="2025-03-31T10:45:00Z" w16du:dateUtc="2025-03-31T14:45:00Z">
                <w:pPr>
                  <w:tabs>
                    <w:tab w:val="left" w:pos="1260"/>
                  </w:tabs>
                  <w:jc w:val="right"/>
                </w:pPr>
              </w:pPrChange>
            </w:pPr>
          </w:p>
        </w:tc>
        <w:tc>
          <w:tcPr>
            <w:tcW w:w="5868" w:type="dxa"/>
            <w:tcBorders>
              <w:top w:val="single" w:sz="4" w:space="0" w:color="auto"/>
              <w:left w:val="single" w:sz="4" w:space="0" w:color="auto"/>
              <w:bottom w:val="nil"/>
              <w:right w:val="single" w:sz="4" w:space="0" w:color="auto"/>
            </w:tcBorders>
            <w:tcPrChange w:id="193" w:author="Chetan Shah" w:date="2025-03-31T10:43:00Z" w16du:dateUtc="2025-03-31T14:43:00Z">
              <w:tcPr>
                <w:tcW w:w="5941" w:type="dxa"/>
                <w:gridSpan w:val="2"/>
                <w:tcBorders>
                  <w:top w:val="single" w:sz="4" w:space="0" w:color="auto"/>
                  <w:left w:val="single" w:sz="4" w:space="0" w:color="auto"/>
                  <w:bottom w:val="nil"/>
                  <w:right w:val="single" w:sz="4" w:space="0" w:color="auto"/>
                </w:tcBorders>
              </w:tcPr>
            </w:tcPrChange>
          </w:tcPr>
          <w:p w14:paraId="4A399E07" w14:textId="1E161214" w:rsidR="00FA1038" w:rsidRPr="00FA1038" w:rsidRDefault="00FA1038" w:rsidP="00FA1038">
            <w:pPr>
              <w:tabs>
                <w:tab w:val="left" w:pos="1260"/>
              </w:tabs>
              <w:spacing w:line="200" w:lineRule="exact"/>
              <w:rPr>
                <w:rFonts w:ascii="Arial" w:eastAsia="Arial Unicode MS" w:hAnsi="Arial" w:cs="Arial"/>
                <w:sz w:val="14"/>
                <w:szCs w:val="14"/>
              </w:rPr>
              <w:pPrChange w:id="194" w:author="Chetan Shah" w:date="2025-03-31T10:45:00Z" w16du:dateUtc="2025-03-31T14:45:00Z">
                <w:pPr>
                  <w:tabs>
                    <w:tab w:val="left" w:pos="1260"/>
                  </w:tabs>
                </w:pPr>
              </w:pPrChange>
            </w:pPr>
            <w:r w:rsidRPr="00FA1038">
              <w:rPr>
                <w:rFonts w:ascii="Arial" w:eastAsia="Arial Unicode MS" w:hAnsi="Arial" w:cs="Arial"/>
                <w:sz w:val="14"/>
                <w:szCs w:val="14"/>
              </w:rPr>
              <w:t>(3</w:t>
            </w:r>
            <w:proofErr w:type="gramStart"/>
            <w:r w:rsidRPr="00FA1038">
              <w:rPr>
                <w:rFonts w:ascii="Arial" w:eastAsia="Arial Unicode MS" w:hAnsi="Arial" w:cs="Arial"/>
                <w:sz w:val="14"/>
                <w:szCs w:val="14"/>
              </w:rPr>
              <w:t>)  BRIEF</w:t>
            </w:r>
            <w:proofErr w:type="gramEnd"/>
            <w:r w:rsidRPr="00FA1038">
              <w:rPr>
                <w:rFonts w:ascii="Arial" w:eastAsia="Arial Unicode MS" w:hAnsi="Arial" w:cs="Arial"/>
                <w:sz w:val="14"/>
                <w:szCs w:val="14"/>
              </w:rPr>
              <w:t xml:space="preserve"> DESCRIPTION (Brief Scope, size, cost, etc.) AND SPECIFIC ROLE   </w:t>
            </w:r>
          </w:p>
        </w:tc>
        <w:tc>
          <w:tcPr>
            <w:tcW w:w="236" w:type="dxa"/>
            <w:tcBorders>
              <w:top w:val="single" w:sz="4" w:space="0" w:color="auto"/>
              <w:left w:val="single" w:sz="4" w:space="0" w:color="auto"/>
              <w:bottom w:val="single" w:sz="4" w:space="0" w:color="auto"/>
              <w:right w:val="single" w:sz="4" w:space="0" w:color="auto"/>
            </w:tcBorders>
            <w:tcPrChange w:id="195" w:author="Chetan Shah" w:date="2025-03-31T10:43:00Z" w16du:dateUtc="2025-03-31T14:43:00Z">
              <w:tcPr>
                <w:tcW w:w="236" w:type="dxa"/>
                <w:tcBorders>
                  <w:top w:val="single" w:sz="4" w:space="0" w:color="auto"/>
                  <w:left w:val="single" w:sz="4" w:space="0" w:color="auto"/>
                  <w:bottom w:val="single" w:sz="4" w:space="0" w:color="auto"/>
                  <w:right w:val="single" w:sz="4" w:space="0" w:color="auto"/>
                </w:tcBorders>
              </w:tcPr>
            </w:tcPrChange>
          </w:tcPr>
          <w:p w14:paraId="1F704DA8" w14:textId="77777777" w:rsidR="00FA1038" w:rsidRPr="00476EBB" w:rsidRDefault="00FA1038" w:rsidP="00FA1038">
            <w:pPr>
              <w:tabs>
                <w:tab w:val="left" w:pos="1260"/>
              </w:tabs>
              <w:spacing w:line="200" w:lineRule="exact"/>
              <w:rPr>
                <w:rFonts w:ascii="Arial Narrow" w:eastAsia="Arial Unicode MS" w:hAnsi="Arial Narrow" w:cs="Arial"/>
                <w:b/>
                <w:bCs/>
                <w:sz w:val="20"/>
                <w:szCs w:val="20"/>
                <w:rPrChange w:id="196" w:author="Chetan Shah" w:date="2025-03-31T10:45:00Z" w16du:dateUtc="2025-03-31T14:45:00Z">
                  <w:rPr>
                    <w:rFonts w:ascii="Arial" w:eastAsia="Arial Unicode MS" w:hAnsi="Arial" w:cs="Arial"/>
                    <w:b/>
                    <w:bCs/>
                    <w:sz w:val="14"/>
                  </w:rPr>
                </w:rPrChange>
              </w:rPr>
              <w:pPrChange w:id="197" w:author="Chetan Shah" w:date="2025-03-31T10:45:00Z" w16du:dateUtc="2025-03-31T14:45:00Z">
                <w:pPr>
                  <w:tabs>
                    <w:tab w:val="left" w:pos="1260"/>
                  </w:tabs>
                </w:pPr>
              </w:pPrChange>
            </w:pPr>
          </w:p>
        </w:tc>
        <w:tc>
          <w:tcPr>
            <w:tcW w:w="4483" w:type="dxa"/>
            <w:gridSpan w:val="2"/>
            <w:tcBorders>
              <w:top w:val="single" w:sz="4" w:space="0" w:color="auto"/>
              <w:left w:val="single" w:sz="4" w:space="0" w:color="auto"/>
              <w:bottom w:val="nil"/>
            </w:tcBorders>
            <w:tcPrChange w:id="198" w:author="Chetan Shah" w:date="2025-03-31T10:43:00Z" w16du:dateUtc="2025-03-31T14:43:00Z">
              <w:tcPr>
                <w:tcW w:w="4483" w:type="dxa"/>
                <w:gridSpan w:val="2"/>
                <w:tcBorders>
                  <w:top w:val="single" w:sz="4" w:space="0" w:color="auto"/>
                  <w:left w:val="single" w:sz="4" w:space="0" w:color="auto"/>
                  <w:bottom w:val="nil"/>
                </w:tcBorders>
              </w:tcPr>
            </w:tcPrChange>
          </w:tcPr>
          <w:p w14:paraId="325FFB13" w14:textId="20EF0845" w:rsidR="00FA1038" w:rsidRPr="00FA1038" w:rsidRDefault="00FA1038" w:rsidP="00FA1038">
            <w:pPr>
              <w:tabs>
                <w:tab w:val="left" w:pos="1260"/>
              </w:tabs>
              <w:spacing w:line="200" w:lineRule="exact"/>
              <w:rPr>
                <w:rFonts w:ascii="Arial" w:eastAsia="Arial Unicode MS" w:hAnsi="Arial" w:cs="Arial"/>
                <w:sz w:val="14"/>
                <w:szCs w:val="14"/>
              </w:rPr>
              <w:pPrChange w:id="199" w:author="Chetan Shah" w:date="2025-03-31T10:45:00Z" w16du:dateUtc="2025-03-31T14:45:00Z">
                <w:pPr>
                  <w:tabs>
                    <w:tab w:val="left" w:pos="1260"/>
                  </w:tabs>
                </w:pPr>
              </w:pPrChange>
            </w:pPr>
            <w:r w:rsidRPr="00FA1038">
              <w:rPr>
                <w:rFonts w:ascii="Arial" w:eastAsia="Arial Unicode MS" w:hAnsi="Arial" w:cs="Arial"/>
                <w:sz w:val="14"/>
                <w:szCs w:val="14"/>
              </w:rPr>
              <w:t xml:space="preserve">Check if project </w:t>
            </w:r>
            <w:proofErr w:type="gramStart"/>
            <w:r w:rsidRPr="00FA1038">
              <w:rPr>
                <w:rFonts w:ascii="Arial" w:eastAsia="Arial Unicode MS" w:hAnsi="Arial" w:cs="Arial"/>
                <w:sz w:val="14"/>
                <w:szCs w:val="14"/>
              </w:rPr>
              <w:t>performed</w:t>
            </w:r>
            <w:proofErr w:type="gramEnd"/>
            <w:r w:rsidRPr="00FA1038">
              <w:rPr>
                <w:rFonts w:ascii="Arial" w:eastAsia="Arial Unicode MS" w:hAnsi="Arial" w:cs="Arial"/>
                <w:sz w:val="14"/>
                <w:szCs w:val="14"/>
              </w:rPr>
              <w:t xml:space="preserve"> with current firm</w:t>
            </w:r>
          </w:p>
        </w:tc>
      </w:tr>
      <w:tr w:rsidR="00FA1038" w:rsidRPr="00AF7335" w14:paraId="0BD11525" w14:textId="77777777" w:rsidTr="00476EBB">
        <w:trPr>
          <w:cantSplit/>
          <w:trHeight w:val="90"/>
          <w:trPrChange w:id="200" w:author="Chetan Shah" w:date="2025-03-31T10:43:00Z" w16du:dateUtc="2025-03-31T14:43:00Z">
            <w:trPr>
              <w:gridBefore w:val="1"/>
              <w:cantSplit/>
              <w:trHeight w:val="90"/>
            </w:trPr>
          </w:trPrChange>
        </w:trPr>
        <w:tc>
          <w:tcPr>
            <w:tcW w:w="450" w:type="dxa"/>
            <w:vMerge/>
            <w:tcBorders>
              <w:bottom w:val="single" w:sz="4" w:space="0" w:color="auto"/>
            </w:tcBorders>
            <w:vAlign w:val="center"/>
            <w:tcPrChange w:id="201" w:author="Chetan Shah" w:date="2025-03-31T10:43:00Z" w16du:dateUtc="2025-03-31T14:43:00Z">
              <w:tcPr>
                <w:tcW w:w="377" w:type="dxa"/>
                <w:vMerge/>
                <w:tcBorders>
                  <w:bottom w:val="single" w:sz="4" w:space="0" w:color="auto"/>
                </w:tcBorders>
                <w:vAlign w:val="center"/>
              </w:tcPr>
            </w:tcPrChange>
          </w:tcPr>
          <w:p w14:paraId="73E29CF5" w14:textId="77777777" w:rsidR="00FA1038" w:rsidRPr="00476EBB" w:rsidRDefault="00FA1038" w:rsidP="00FA1038">
            <w:pPr>
              <w:tabs>
                <w:tab w:val="left" w:pos="1260"/>
              </w:tabs>
              <w:spacing w:line="200" w:lineRule="exact"/>
              <w:jc w:val="right"/>
              <w:rPr>
                <w:rFonts w:ascii="Arial Narrow" w:eastAsia="Arial Unicode MS" w:hAnsi="Arial Narrow" w:cs="Arial"/>
                <w:b/>
                <w:bCs/>
                <w:sz w:val="20"/>
                <w:szCs w:val="20"/>
                <w:rPrChange w:id="202" w:author="Chetan Shah" w:date="2025-03-31T10:45:00Z" w16du:dateUtc="2025-03-31T14:45:00Z">
                  <w:rPr>
                    <w:rFonts w:ascii="Arial" w:eastAsia="Arial Unicode MS" w:hAnsi="Arial" w:cs="Arial"/>
                    <w:b/>
                    <w:bCs/>
                    <w:sz w:val="16"/>
                    <w:szCs w:val="16"/>
                  </w:rPr>
                </w:rPrChange>
              </w:rPr>
              <w:pPrChange w:id="203" w:author="Chetan Shah" w:date="2025-03-31T10:45:00Z" w16du:dateUtc="2025-03-31T14:45:00Z">
                <w:pPr>
                  <w:tabs>
                    <w:tab w:val="left" w:pos="1260"/>
                  </w:tabs>
                  <w:jc w:val="right"/>
                </w:pPr>
              </w:pPrChange>
            </w:pPr>
          </w:p>
        </w:tc>
        <w:tc>
          <w:tcPr>
            <w:tcW w:w="10587" w:type="dxa"/>
            <w:gridSpan w:val="4"/>
            <w:tcBorders>
              <w:top w:val="nil"/>
              <w:left w:val="single" w:sz="4" w:space="0" w:color="auto"/>
            </w:tcBorders>
            <w:tcPrChange w:id="204" w:author="Chetan Shah" w:date="2025-03-31T10:43:00Z" w16du:dateUtc="2025-03-31T14:43:00Z">
              <w:tcPr>
                <w:tcW w:w="10660" w:type="dxa"/>
                <w:gridSpan w:val="5"/>
                <w:tcBorders>
                  <w:top w:val="nil"/>
                  <w:left w:val="single" w:sz="4" w:space="0" w:color="auto"/>
                </w:tcBorders>
              </w:tcPr>
            </w:tcPrChange>
          </w:tcPr>
          <w:p w14:paraId="57AC65FA" w14:textId="7B5FC946" w:rsidR="00FA1038" w:rsidRPr="00476EBB" w:rsidRDefault="00FA1038" w:rsidP="00FA1038">
            <w:pPr>
              <w:spacing w:line="200" w:lineRule="exact"/>
              <w:jc w:val="both"/>
              <w:rPr>
                <w:rFonts w:ascii="Arial Narrow" w:hAnsi="Arial Narrow"/>
                <w:bCs/>
                <w:sz w:val="20"/>
                <w:szCs w:val="20"/>
              </w:rPr>
              <w:pPrChange w:id="205" w:author="Chetan Shah" w:date="2025-03-31T10:45:00Z" w16du:dateUtc="2025-03-31T14:45:00Z">
                <w:pPr/>
              </w:pPrChange>
            </w:pPr>
            <w:ins w:id="206" w:author="Chetan Shah" w:date="2025-03-31T10:45:00Z" w16du:dateUtc="2025-03-31T14:45:00Z">
              <w:r w:rsidRPr="00476EBB">
                <w:rPr>
                  <w:rFonts w:ascii="Arial Narrow" w:hAnsi="Arial Narrow"/>
                  <w:bCs/>
                  <w:sz w:val="20"/>
                  <w:szCs w:val="20"/>
                  <w:rPrChange w:id="207" w:author="Chetan Shah" w:date="2025-03-31T10:45:00Z" w16du:dateUtc="2025-03-31T14:45:00Z">
                    <w:rPr>
                      <w:bCs/>
                      <w:sz w:val="22"/>
                      <w:szCs w:val="22"/>
                    </w:rPr>
                  </w:rPrChange>
                </w:rPr>
                <w:t>Supervised a team of 3 engineers</w:t>
              </w:r>
              <w:del w:id="208" w:author="Alex Rosenzweig" w:date="2025-02-28T12:06:00Z">
                <w:r w:rsidRPr="00476EBB" w:rsidDel="00092984">
                  <w:rPr>
                    <w:rFonts w:ascii="Arial Narrow" w:hAnsi="Arial Narrow"/>
                    <w:bCs/>
                    <w:sz w:val="20"/>
                    <w:szCs w:val="20"/>
                    <w:rPrChange w:id="209" w:author="Chetan Shah" w:date="2025-03-31T10:45:00Z" w16du:dateUtc="2025-03-31T14:45:00Z">
                      <w:rPr>
                        <w:bCs/>
                        <w:sz w:val="22"/>
                        <w:szCs w:val="22"/>
                      </w:rPr>
                    </w:rPrChange>
                  </w:rPr>
                  <w:delText xml:space="preserve"> </w:delText>
                </w:r>
              </w:del>
              <w:r w:rsidRPr="00476EBB">
                <w:rPr>
                  <w:rFonts w:ascii="Arial Narrow" w:hAnsi="Arial Narrow"/>
                  <w:bCs/>
                  <w:sz w:val="20"/>
                  <w:szCs w:val="20"/>
                  <w:rPrChange w:id="210" w:author="Chetan Shah" w:date="2025-03-31T10:45:00Z" w16du:dateUtc="2025-03-31T14:45:00Z">
                    <w:rPr>
                      <w:bCs/>
                      <w:sz w:val="22"/>
                      <w:szCs w:val="22"/>
                    </w:rPr>
                  </w:rPrChange>
                </w:rPr>
                <w:t>/</w:t>
              </w:r>
              <w:del w:id="211" w:author="Alex Rosenzweig" w:date="2025-02-28T12:06:00Z">
                <w:r w:rsidRPr="00476EBB" w:rsidDel="00092984">
                  <w:rPr>
                    <w:rFonts w:ascii="Arial Narrow" w:hAnsi="Arial Narrow"/>
                    <w:bCs/>
                    <w:sz w:val="20"/>
                    <w:szCs w:val="20"/>
                    <w:rPrChange w:id="212" w:author="Chetan Shah" w:date="2025-03-31T10:45:00Z" w16du:dateUtc="2025-03-31T14:45:00Z">
                      <w:rPr>
                        <w:bCs/>
                        <w:sz w:val="22"/>
                        <w:szCs w:val="22"/>
                      </w:rPr>
                    </w:rPrChange>
                  </w:rPr>
                  <w:delText xml:space="preserve"> </w:delText>
                </w:r>
              </w:del>
              <w:r w:rsidRPr="00476EBB">
                <w:rPr>
                  <w:rFonts w:ascii="Arial Narrow" w:hAnsi="Arial Narrow"/>
                  <w:bCs/>
                  <w:sz w:val="20"/>
                  <w:szCs w:val="20"/>
                  <w:rPrChange w:id="213" w:author="Chetan Shah" w:date="2025-03-31T10:45:00Z" w16du:dateUtc="2025-03-31T14:45:00Z">
                    <w:rPr>
                      <w:bCs/>
                      <w:sz w:val="22"/>
                      <w:szCs w:val="22"/>
                    </w:rPr>
                  </w:rPrChange>
                </w:rPr>
                <w:t>divers</w:t>
              </w:r>
              <w:r w:rsidRPr="00476EBB">
                <w:rPr>
                  <w:rFonts w:ascii="Arial Narrow" w:hAnsi="Arial Narrow"/>
                  <w:bCs/>
                  <w:color w:val="0070C0"/>
                  <w:sz w:val="20"/>
                  <w:szCs w:val="20"/>
                  <w:rPrChange w:id="214" w:author="Chetan Shah" w:date="2025-03-31T10:45:00Z" w16du:dateUtc="2025-03-31T14:45:00Z">
                    <w:rPr>
                      <w:bCs/>
                      <w:color w:val="0070C0"/>
                      <w:sz w:val="22"/>
                      <w:szCs w:val="22"/>
                    </w:rPr>
                  </w:rPrChange>
                </w:rPr>
                <w:t xml:space="preserve"> </w:t>
              </w:r>
              <w:r w:rsidRPr="00476EBB">
                <w:rPr>
                  <w:rFonts w:ascii="Arial Narrow" w:hAnsi="Arial Narrow"/>
                  <w:b/>
                  <w:color w:val="0070C0"/>
                  <w:sz w:val="20"/>
                  <w:szCs w:val="20"/>
                  <w:rPrChange w:id="215" w:author="Chetan Shah" w:date="2025-03-31T10:45:00Z" w16du:dateUtc="2025-03-31T14:45:00Z">
                    <w:rPr>
                      <w:b/>
                      <w:color w:val="0070C0"/>
                      <w:sz w:val="22"/>
                      <w:szCs w:val="22"/>
                    </w:rPr>
                  </w:rPrChange>
                </w:rPr>
                <w:t>performing Type 2 or Type 3 underwater</w:t>
              </w:r>
            </w:ins>
            <w:ins w:id="216" w:author="Chetan Shah" w:date="2025-03-31T10:48:00Z" w16du:dateUtc="2025-03-31T14:48:00Z">
              <w:r>
                <w:rPr>
                  <w:rFonts w:ascii="Arial Narrow" w:hAnsi="Arial Narrow"/>
                  <w:b/>
                  <w:color w:val="0070C0"/>
                  <w:sz w:val="20"/>
                  <w:szCs w:val="20"/>
                </w:rPr>
                <w:t xml:space="preserve"> &amp;</w:t>
              </w:r>
            </w:ins>
            <w:ins w:id="217" w:author="Chetan Shah" w:date="2025-03-31T10:45:00Z" w16du:dateUtc="2025-03-31T14:45:00Z">
              <w:r w:rsidRPr="00476EBB">
                <w:rPr>
                  <w:rFonts w:ascii="Arial Narrow" w:hAnsi="Arial Narrow"/>
                  <w:b/>
                  <w:color w:val="0070C0"/>
                  <w:sz w:val="20"/>
                  <w:szCs w:val="20"/>
                  <w:rPrChange w:id="218" w:author="Chetan Shah" w:date="2025-03-31T10:45:00Z" w16du:dateUtc="2025-03-31T14:45:00Z">
                    <w:rPr>
                      <w:b/>
                      <w:color w:val="0070C0"/>
                      <w:sz w:val="22"/>
                      <w:szCs w:val="22"/>
                    </w:rPr>
                  </w:rPrChange>
                </w:rPr>
                <w:t xml:space="preserve"> structural inspections, and fathometer surveys of NBIS Outerbridge Crossing</w:t>
              </w:r>
              <w:r w:rsidRPr="00476EBB">
                <w:rPr>
                  <w:rFonts w:ascii="Arial Narrow" w:hAnsi="Arial Narrow"/>
                  <w:bCs/>
                  <w:sz w:val="20"/>
                  <w:szCs w:val="20"/>
                  <w:rPrChange w:id="219" w:author="Chetan Shah" w:date="2025-03-31T10:45:00Z" w16du:dateUtc="2025-03-31T14:45:00Z">
                    <w:rPr>
                      <w:bCs/>
                      <w:sz w:val="22"/>
                      <w:szCs w:val="22"/>
                    </w:rPr>
                  </w:rPrChange>
                </w:rPr>
                <w:t xml:space="preserve"> in accordance with NBIS, FHWA, NYSDOT, and OSHA standards. Responsibilities included organizing and scheduling inspections, performing the inspections, collecting field data, NDT of structural elements, structural evaluations, preparing inspection reports, preparing emergency</w:t>
              </w:r>
              <w:del w:id="220" w:author="Alex Rosenzweig" w:date="2025-02-28T12:06:00Z">
                <w:r w:rsidRPr="00476EBB" w:rsidDel="00092984">
                  <w:rPr>
                    <w:rFonts w:ascii="Arial Narrow" w:hAnsi="Arial Narrow"/>
                    <w:bCs/>
                    <w:sz w:val="20"/>
                    <w:szCs w:val="20"/>
                    <w:rPrChange w:id="221" w:author="Chetan Shah" w:date="2025-03-31T10:45:00Z" w16du:dateUtc="2025-03-31T14:45:00Z">
                      <w:rPr>
                        <w:bCs/>
                        <w:sz w:val="22"/>
                        <w:szCs w:val="22"/>
                      </w:rPr>
                    </w:rPrChange>
                  </w:rPr>
                  <w:delText xml:space="preserve"> </w:delText>
                </w:r>
              </w:del>
              <w:r w:rsidRPr="00476EBB">
                <w:rPr>
                  <w:rFonts w:ascii="Arial Narrow" w:hAnsi="Arial Narrow"/>
                  <w:bCs/>
                  <w:sz w:val="20"/>
                  <w:szCs w:val="20"/>
                  <w:rPrChange w:id="222" w:author="Chetan Shah" w:date="2025-03-31T10:45:00Z" w16du:dateUtc="2025-03-31T14:45:00Z">
                    <w:rPr>
                      <w:bCs/>
                      <w:sz w:val="22"/>
                      <w:szCs w:val="22"/>
                    </w:rPr>
                  </w:rPrChange>
                </w:rPr>
                <w:t>/ priority repair recommendations as needed, including CAD drawings, quantities, and costs, and overall structural condition ratings</w:t>
              </w:r>
              <w:r w:rsidRPr="00476EBB">
                <w:rPr>
                  <w:rFonts w:ascii="Arial Narrow" w:hAnsi="Arial Narrow" w:cs="Arial"/>
                  <w:b/>
                  <w:sz w:val="20"/>
                  <w:szCs w:val="20"/>
                  <w:rPrChange w:id="223" w:author="Chetan Shah" w:date="2025-03-31T10:45:00Z" w16du:dateUtc="2025-03-31T14:45:00Z">
                    <w:rPr>
                      <w:rFonts w:ascii="Arial" w:hAnsi="Arial" w:cs="Arial"/>
                      <w:b/>
                      <w:sz w:val="22"/>
                      <w:szCs w:val="22"/>
                    </w:rPr>
                  </w:rPrChange>
                </w:rPr>
                <w:t xml:space="preserve"> </w:t>
              </w:r>
              <w:r w:rsidRPr="00476EBB">
                <w:rPr>
                  <w:rFonts w:ascii="Arial Narrow" w:hAnsi="Arial Narrow"/>
                  <w:bCs/>
                  <w:sz w:val="20"/>
                  <w:szCs w:val="20"/>
                  <w:rPrChange w:id="224" w:author="Chetan Shah" w:date="2025-03-31T10:45:00Z" w16du:dateUtc="2025-03-31T14:45:00Z">
                    <w:rPr>
                      <w:bCs/>
                      <w:sz w:val="22"/>
                      <w:szCs w:val="22"/>
                    </w:rPr>
                  </w:rPrChange>
                </w:rPr>
                <w:t>in</w:t>
              </w:r>
              <w:r w:rsidRPr="00476EBB">
                <w:rPr>
                  <w:rFonts w:ascii="Arial Narrow" w:hAnsi="Arial Narrow" w:cs="Arial"/>
                  <w:bCs/>
                  <w:sz w:val="20"/>
                  <w:szCs w:val="20"/>
                  <w:rPrChange w:id="225" w:author="Chetan Shah" w:date="2025-03-31T10:45:00Z" w16du:dateUtc="2025-03-31T14:45:00Z">
                    <w:rPr>
                      <w:rFonts w:ascii="Arial" w:hAnsi="Arial" w:cs="Arial"/>
                      <w:bCs/>
                      <w:sz w:val="22"/>
                      <w:szCs w:val="22"/>
                    </w:rPr>
                  </w:rPrChange>
                </w:rPr>
                <w:t xml:space="preserve"> </w:t>
              </w:r>
              <w:r w:rsidRPr="00476EBB">
                <w:rPr>
                  <w:rFonts w:ascii="Arial Narrow" w:hAnsi="Arial Narrow"/>
                  <w:bCs/>
                  <w:sz w:val="20"/>
                  <w:szCs w:val="20"/>
                  <w:rPrChange w:id="226" w:author="Chetan Shah" w:date="2025-03-31T10:45:00Z" w16du:dateUtc="2025-03-31T14:45:00Z">
                    <w:rPr>
                      <w:bCs/>
                      <w:sz w:val="22"/>
                      <w:szCs w:val="22"/>
                    </w:rPr>
                  </w:rPrChange>
                </w:rPr>
                <w:t>acco</w:t>
              </w:r>
              <w:r w:rsidRPr="00476EBB">
                <w:rPr>
                  <w:rFonts w:ascii="Arial Narrow" w:hAnsi="Arial Narrow"/>
                  <w:bCs/>
                  <w:sz w:val="20"/>
                  <w:szCs w:val="20"/>
                  <w:rPrChange w:id="227" w:author="Chetan Shah" w:date="2025-03-31T10:45:00Z" w16du:dateUtc="2025-03-31T14:45:00Z">
                    <w:rPr>
                      <w:bCs/>
                      <w:sz w:val="22"/>
                      <w:szCs w:val="22"/>
                    </w:rPr>
                  </w:rPrChange>
                </w:rPr>
                <w:t>r</w:t>
              </w:r>
              <w:r w:rsidRPr="00476EBB">
                <w:rPr>
                  <w:rFonts w:ascii="Arial Narrow" w:hAnsi="Arial Narrow"/>
                  <w:bCs/>
                  <w:sz w:val="20"/>
                  <w:szCs w:val="20"/>
                  <w:rPrChange w:id="228" w:author="Chetan Shah" w:date="2025-03-31T10:45:00Z" w16du:dateUtc="2025-03-31T14:45:00Z">
                    <w:rPr>
                      <w:bCs/>
                      <w:sz w:val="22"/>
                      <w:szCs w:val="22"/>
                    </w:rPr>
                  </w:rPrChange>
                </w:rPr>
                <w:t xml:space="preserve">dance with the </w:t>
              </w:r>
            </w:ins>
            <w:ins w:id="229" w:author="Chetan Shah" w:date="2025-03-31T10:48:00Z" w16du:dateUtc="2025-03-31T14:48:00Z">
              <w:r>
                <w:rPr>
                  <w:rFonts w:ascii="Arial Narrow" w:hAnsi="Arial Narrow"/>
                  <w:bCs/>
                  <w:sz w:val="20"/>
                  <w:szCs w:val="20"/>
                </w:rPr>
                <w:t xml:space="preserve">NBIS, FHWA=, BIRM and </w:t>
              </w:r>
            </w:ins>
            <w:ins w:id="230" w:author="Chetan Shah" w:date="2025-03-31T10:45:00Z" w16du:dateUtc="2025-03-31T14:45:00Z">
              <w:r w:rsidRPr="00476EBB">
                <w:rPr>
                  <w:rFonts w:ascii="Arial Narrow" w:hAnsi="Arial Narrow"/>
                  <w:bCs/>
                  <w:sz w:val="20"/>
                  <w:szCs w:val="20"/>
                  <w:rPrChange w:id="231" w:author="Chetan Shah" w:date="2025-03-31T10:45:00Z" w16du:dateUtc="2025-03-31T14:45:00Z">
                    <w:rPr>
                      <w:bCs/>
                      <w:sz w:val="22"/>
                      <w:szCs w:val="22"/>
                    </w:rPr>
                  </w:rPrChange>
                </w:rPr>
                <w:t xml:space="preserve">NYSDOT </w:t>
              </w:r>
              <w:r w:rsidRPr="00476EBB">
                <w:rPr>
                  <w:rFonts w:ascii="Arial Narrow" w:hAnsi="Arial Narrow"/>
                  <w:bCs/>
                  <w:i/>
                  <w:iCs/>
                  <w:sz w:val="20"/>
                  <w:szCs w:val="20"/>
                  <w:rPrChange w:id="232" w:author="Chetan Shah" w:date="2025-03-31T10:45:00Z" w16du:dateUtc="2025-03-31T14:45:00Z">
                    <w:rPr>
                      <w:bCs/>
                      <w:i/>
                      <w:iCs/>
                      <w:sz w:val="22"/>
                      <w:szCs w:val="22"/>
                    </w:rPr>
                  </w:rPrChange>
                </w:rPr>
                <w:t>Bridge Inspection Manual</w:t>
              </w:r>
              <w:r w:rsidRPr="00476EBB">
                <w:rPr>
                  <w:rFonts w:ascii="Arial Narrow" w:hAnsi="Arial Narrow"/>
                  <w:bCs/>
                  <w:sz w:val="20"/>
                  <w:szCs w:val="20"/>
                  <w:rPrChange w:id="233" w:author="Chetan Shah" w:date="2025-03-31T10:45:00Z" w16du:dateUtc="2025-03-31T14:45:00Z">
                    <w:rPr>
                      <w:bCs/>
                      <w:sz w:val="22"/>
                      <w:szCs w:val="22"/>
                    </w:rPr>
                  </w:rPrChange>
                </w:rPr>
                <w:t xml:space="preserve"> 201, Appendix F.</w:t>
              </w:r>
            </w:ins>
            <w:del w:id="234" w:author="Chetan Shah" w:date="2025-03-31T10:35:00Z" w16du:dateUtc="2025-03-31T14:35:00Z">
              <w:r w:rsidRPr="00476EBB" w:rsidDel="002C3C68">
                <w:rPr>
                  <w:rFonts w:ascii="Arial Narrow" w:hAnsi="Arial Narrow"/>
                  <w:bCs/>
                  <w:sz w:val="20"/>
                  <w:szCs w:val="20"/>
                </w:rPr>
                <w:delText>Team leader performing structural inspections, FCM inspections, underwater inspections, and fathometer surveys of 25 railroad carrying bridges located along the Southern New Jersey Light Rail Transit System’s alignment in accordance with FHWA, FRA, and OSHA standards. Performed visual, physical, and advanced inspections of various bridge superstructures and substructures and culverts. Inspections included existing and / or newly constructed / rehabilitated structures. Responsibilities included organizing and scheduling inspections, performing the inspections, collecting field data, structural evaluations, preparing inspection reports, structural ratings, preparing the MW-203 Form, and emergency/priority repair recommendations as needed, including CAD drawings, quantities, and cost estimates.</w:delText>
              </w:r>
            </w:del>
          </w:p>
        </w:tc>
      </w:tr>
      <w:tr w:rsidR="00FA1038" w:rsidRPr="00AF7335" w14:paraId="1BF97DC3" w14:textId="77777777" w:rsidTr="00476EBB">
        <w:tblPrEx>
          <w:tblPrExChange w:id="235" w:author="Chetan Shah" w:date="2025-03-31T10:43:00Z" w16du:dateUtc="2025-03-31T14:43:00Z">
            <w:tblPrEx>
              <w:tblW w:w="11145" w:type="dxa"/>
              <w:tblInd w:w="-108" w:type="dxa"/>
            </w:tblPrEx>
          </w:tblPrExChange>
        </w:tblPrEx>
        <w:trPr>
          <w:cantSplit/>
          <w:trHeight w:val="90"/>
          <w:ins w:id="236" w:author="Chetan Shah" w:date="2025-03-31T10:43:00Z" w16du:dateUtc="2025-03-31T14:43:00Z"/>
          <w:trPrChange w:id="237" w:author="Chetan Shah" w:date="2025-03-31T10:43:00Z" w16du:dateUtc="2025-03-31T14:43:00Z">
            <w:trPr>
              <w:cantSplit/>
              <w:trHeight w:val="90"/>
            </w:trPr>
          </w:trPrChange>
        </w:trPr>
        <w:tc>
          <w:tcPr>
            <w:tcW w:w="450" w:type="dxa"/>
            <w:vMerge w:val="restart"/>
            <w:tcBorders>
              <w:top w:val="single" w:sz="4" w:space="0" w:color="auto"/>
            </w:tcBorders>
            <w:vAlign w:val="center"/>
            <w:tcPrChange w:id="238" w:author="Chetan Shah" w:date="2025-03-31T10:43:00Z" w16du:dateUtc="2025-03-31T14:43:00Z">
              <w:tcPr>
                <w:tcW w:w="558" w:type="dxa"/>
                <w:gridSpan w:val="3"/>
                <w:vMerge w:val="restart"/>
                <w:tcBorders>
                  <w:top w:val="single" w:sz="4" w:space="0" w:color="auto"/>
                </w:tcBorders>
                <w:vAlign w:val="center"/>
              </w:tcPr>
            </w:tcPrChange>
          </w:tcPr>
          <w:p w14:paraId="64782B65" w14:textId="2D409243" w:rsidR="00FA1038" w:rsidRPr="0060045E" w:rsidRDefault="00FA1038" w:rsidP="00FA1038">
            <w:pPr>
              <w:tabs>
                <w:tab w:val="left" w:pos="1260"/>
              </w:tabs>
              <w:spacing w:line="200" w:lineRule="exact"/>
              <w:jc w:val="right"/>
              <w:rPr>
                <w:ins w:id="239" w:author="Chetan Shah" w:date="2025-03-31T10:43:00Z" w16du:dateUtc="2025-03-31T14:43:00Z"/>
                <w:rFonts w:ascii="Arial" w:eastAsia="Arial Unicode MS" w:hAnsi="Arial" w:cs="Arial"/>
                <w:b/>
                <w:bCs/>
                <w:sz w:val="16"/>
                <w:szCs w:val="16"/>
              </w:rPr>
            </w:pPr>
            <w:ins w:id="240" w:author="Chetan Shah" w:date="2025-03-31T10:43:00Z" w16du:dateUtc="2025-03-31T14:43:00Z">
              <w:r>
                <w:rPr>
                  <w:rFonts w:ascii="Arial" w:eastAsia="Arial Unicode MS" w:hAnsi="Arial" w:cs="Arial"/>
                  <w:b/>
                  <w:bCs/>
                  <w:sz w:val="16"/>
                  <w:szCs w:val="16"/>
                </w:rPr>
                <w:t>f</w:t>
              </w:r>
              <w:r>
                <w:rPr>
                  <w:rFonts w:ascii="Arial" w:eastAsia="Arial Unicode MS" w:hAnsi="Arial" w:cs="Arial"/>
                  <w:b/>
                  <w:bCs/>
                  <w:sz w:val="16"/>
                  <w:szCs w:val="16"/>
                </w:rPr>
                <w:t>.</w:t>
              </w:r>
            </w:ins>
          </w:p>
        </w:tc>
        <w:tc>
          <w:tcPr>
            <w:tcW w:w="5868" w:type="dxa"/>
            <w:tcBorders>
              <w:bottom w:val="nil"/>
            </w:tcBorders>
            <w:tcPrChange w:id="241" w:author="Chetan Shah" w:date="2025-03-31T10:43:00Z" w16du:dateUtc="2025-03-31T14:43:00Z">
              <w:tcPr>
                <w:tcW w:w="5868" w:type="dxa"/>
                <w:tcBorders>
                  <w:bottom w:val="nil"/>
                </w:tcBorders>
              </w:tcPr>
            </w:tcPrChange>
          </w:tcPr>
          <w:p w14:paraId="7125BA66" w14:textId="77777777" w:rsidR="00FA1038" w:rsidRPr="00AF7335" w:rsidRDefault="00FA1038" w:rsidP="00FA1038">
            <w:pPr>
              <w:tabs>
                <w:tab w:val="left" w:pos="1260"/>
              </w:tabs>
              <w:spacing w:line="200" w:lineRule="exact"/>
              <w:rPr>
                <w:ins w:id="242" w:author="Chetan Shah" w:date="2025-03-31T10:43:00Z" w16du:dateUtc="2025-03-31T14:43:00Z"/>
                <w:rFonts w:ascii="Arial" w:eastAsia="Arial Unicode MS" w:hAnsi="Arial" w:cs="Arial"/>
                <w:i/>
                <w:iCs/>
                <w:sz w:val="14"/>
              </w:rPr>
            </w:pPr>
            <w:ins w:id="243" w:author="Chetan Shah" w:date="2025-03-31T10:43:00Z" w16du:dateUtc="2025-03-31T14:43:00Z">
              <w:r w:rsidRPr="00AF7335">
                <w:rPr>
                  <w:rFonts w:ascii="Arial" w:eastAsia="Arial Unicode MS" w:hAnsi="Arial" w:cs="Arial"/>
                  <w:sz w:val="14"/>
                </w:rPr>
                <w:t>(1</w:t>
              </w:r>
              <w:proofErr w:type="gramStart"/>
              <w:r w:rsidRPr="00AF7335">
                <w:rPr>
                  <w:rFonts w:ascii="Arial" w:eastAsia="Arial Unicode MS" w:hAnsi="Arial" w:cs="Arial"/>
                  <w:sz w:val="14"/>
                </w:rPr>
                <w:t>)  TITLE</w:t>
              </w:r>
              <w:proofErr w:type="gramEnd"/>
              <w:r w:rsidRPr="00AF7335">
                <w:rPr>
                  <w:rFonts w:ascii="Arial" w:eastAsia="Arial Unicode MS" w:hAnsi="Arial" w:cs="Arial"/>
                  <w:sz w:val="14"/>
                </w:rPr>
                <w:t xml:space="preserve"> AND LOCATION</w:t>
              </w:r>
              <w:r w:rsidRPr="00AF7335">
                <w:rPr>
                  <w:rFonts w:ascii="Arial" w:eastAsia="Arial Unicode MS" w:hAnsi="Arial" w:cs="Arial"/>
                  <w:i/>
                  <w:iCs/>
                  <w:sz w:val="14"/>
                </w:rPr>
                <w:t xml:space="preserve"> (City and State)</w:t>
              </w:r>
            </w:ins>
          </w:p>
        </w:tc>
        <w:tc>
          <w:tcPr>
            <w:tcW w:w="4719" w:type="dxa"/>
            <w:gridSpan w:val="3"/>
            <w:vAlign w:val="bottom"/>
            <w:tcPrChange w:id="244" w:author="Chetan Shah" w:date="2025-03-31T10:43:00Z" w16du:dateUtc="2025-03-31T14:43:00Z">
              <w:tcPr>
                <w:tcW w:w="4719" w:type="dxa"/>
                <w:gridSpan w:val="3"/>
                <w:vAlign w:val="bottom"/>
              </w:tcPr>
            </w:tcPrChange>
          </w:tcPr>
          <w:p w14:paraId="4F6CCCCC" w14:textId="77777777" w:rsidR="00FA1038" w:rsidRPr="00AF7335" w:rsidRDefault="00FA1038" w:rsidP="00FA1038">
            <w:pPr>
              <w:tabs>
                <w:tab w:val="left" w:pos="1260"/>
              </w:tabs>
              <w:spacing w:line="200" w:lineRule="exact"/>
              <w:ind w:left="1080"/>
              <w:rPr>
                <w:ins w:id="245" w:author="Chetan Shah" w:date="2025-03-31T10:43:00Z" w16du:dateUtc="2025-03-31T14:43:00Z"/>
                <w:rFonts w:ascii="Arial" w:eastAsia="Arial Unicode MS" w:hAnsi="Arial" w:cs="Arial"/>
                <w:sz w:val="12"/>
              </w:rPr>
            </w:pPr>
            <w:ins w:id="246" w:author="Chetan Shah" w:date="2025-03-31T10:43:00Z" w16du:dateUtc="2025-03-31T14:43:00Z">
              <w:r w:rsidRPr="00AF7335">
                <w:rPr>
                  <w:rFonts w:ascii="Arial" w:eastAsia="Arial Unicode MS" w:hAnsi="Arial" w:cs="Arial"/>
                  <w:sz w:val="12"/>
                </w:rPr>
                <w:t xml:space="preserve">      (2) YEAR COMPLETED</w:t>
              </w:r>
            </w:ins>
          </w:p>
        </w:tc>
      </w:tr>
      <w:tr w:rsidR="00FA1038" w:rsidRPr="00AF7335" w14:paraId="4FCF37BE" w14:textId="77777777" w:rsidTr="00476EBB">
        <w:tblPrEx>
          <w:tblPrExChange w:id="247" w:author="Chetan Shah" w:date="2025-03-31T10:43:00Z" w16du:dateUtc="2025-03-31T14:43:00Z">
            <w:tblPrEx>
              <w:tblW w:w="11145" w:type="dxa"/>
              <w:tblInd w:w="-108" w:type="dxa"/>
            </w:tblPrEx>
          </w:tblPrExChange>
        </w:tblPrEx>
        <w:trPr>
          <w:cantSplit/>
          <w:trHeight w:val="90"/>
          <w:ins w:id="248" w:author="Chetan Shah" w:date="2025-03-31T10:43:00Z" w16du:dateUtc="2025-03-31T14:43:00Z"/>
          <w:trPrChange w:id="249" w:author="Chetan Shah" w:date="2025-03-31T10:43:00Z" w16du:dateUtc="2025-03-31T14:43:00Z">
            <w:trPr>
              <w:cantSplit/>
              <w:trHeight w:val="90"/>
            </w:trPr>
          </w:trPrChange>
        </w:trPr>
        <w:tc>
          <w:tcPr>
            <w:tcW w:w="450" w:type="dxa"/>
            <w:vMerge/>
            <w:vAlign w:val="center"/>
            <w:tcPrChange w:id="250" w:author="Chetan Shah" w:date="2025-03-31T10:43:00Z" w16du:dateUtc="2025-03-31T14:43:00Z">
              <w:tcPr>
                <w:tcW w:w="558" w:type="dxa"/>
                <w:gridSpan w:val="3"/>
                <w:vMerge/>
                <w:vAlign w:val="center"/>
              </w:tcPr>
            </w:tcPrChange>
          </w:tcPr>
          <w:p w14:paraId="4D5A5889" w14:textId="77777777" w:rsidR="00FA1038" w:rsidRPr="0060045E" w:rsidRDefault="00FA1038" w:rsidP="00FA1038">
            <w:pPr>
              <w:tabs>
                <w:tab w:val="left" w:pos="1260"/>
              </w:tabs>
              <w:spacing w:line="200" w:lineRule="exact"/>
              <w:jc w:val="right"/>
              <w:rPr>
                <w:ins w:id="251" w:author="Chetan Shah" w:date="2025-03-31T10:43:00Z" w16du:dateUtc="2025-03-31T14:43:00Z"/>
                <w:rFonts w:ascii="Arial" w:eastAsia="Arial Unicode MS" w:hAnsi="Arial" w:cs="Arial"/>
                <w:b/>
                <w:bCs/>
                <w:sz w:val="16"/>
                <w:szCs w:val="16"/>
              </w:rPr>
            </w:pPr>
          </w:p>
        </w:tc>
        <w:tc>
          <w:tcPr>
            <w:tcW w:w="5868" w:type="dxa"/>
            <w:tcBorders>
              <w:top w:val="nil"/>
              <w:left w:val="single" w:sz="4" w:space="0" w:color="auto"/>
              <w:bottom w:val="single" w:sz="4" w:space="0" w:color="auto"/>
              <w:right w:val="single" w:sz="4" w:space="0" w:color="auto"/>
            </w:tcBorders>
            <w:shd w:val="clear" w:color="auto" w:fill="auto"/>
            <w:tcPrChange w:id="252" w:author="Chetan Shah" w:date="2025-03-31T10:43:00Z" w16du:dateUtc="2025-03-31T14:43:00Z">
              <w:tcPr>
                <w:tcW w:w="5868" w:type="dxa"/>
                <w:tcBorders>
                  <w:top w:val="nil"/>
                  <w:left w:val="single" w:sz="4" w:space="0" w:color="auto"/>
                  <w:bottom w:val="single" w:sz="4" w:space="0" w:color="auto"/>
                  <w:right w:val="single" w:sz="4" w:space="0" w:color="auto"/>
                </w:tcBorders>
                <w:shd w:val="clear" w:color="auto" w:fill="auto"/>
              </w:tcPr>
            </w:tcPrChange>
          </w:tcPr>
          <w:p w14:paraId="1E03708A" w14:textId="5BAA608A" w:rsidR="00FA1038" w:rsidRPr="00B670BE" w:rsidRDefault="00FA1038" w:rsidP="00FA1038">
            <w:pPr>
              <w:pStyle w:val="Header"/>
              <w:spacing w:line="200" w:lineRule="exact"/>
              <w:rPr>
                <w:ins w:id="253" w:author="Chetan Shah" w:date="2025-03-31T10:43:00Z" w16du:dateUtc="2025-03-31T14:43:00Z"/>
                <w:rFonts w:ascii="Arial Narrow" w:hAnsi="Arial Narrow"/>
                <w:b/>
                <w:sz w:val="18"/>
                <w:szCs w:val="18"/>
                <w:rPrChange w:id="254" w:author="Chetan Shah" w:date="2025-03-31T10:56:00Z" w16du:dateUtc="2025-03-31T14:56:00Z">
                  <w:rPr>
                    <w:ins w:id="255" w:author="Chetan Shah" w:date="2025-03-31T10:43:00Z" w16du:dateUtc="2025-03-31T14:43:00Z"/>
                    <w:rFonts w:ascii="Arial Narrow" w:hAnsi="Arial Narrow"/>
                    <w:b/>
                    <w:sz w:val="20"/>
                    <w:szCs w:val="20"/>
                  </w:rPr>
                </w:rPrChange>
              </w:rPr>
            </w:pPr>
            <w:ins w:id="256" w:author="Chetan Shah" w:date="2025-03-31T10:43:00Z" w16du:dateUtc="2025-03-31T14:43:00Z">
              <w:r w:rsidRPr="00B670BE">
                <w:rPr>
                  <w:rFonts w:ascii="Arial Narrow" w:hAnsi="Arial Narrow"/>
                  <w:b/>
                  <w:sz w:val="18"/>
                  <w:szCs w:val="18"/>
                  <w:rPrChange w:id="257" w:author="Chetan Shah" w:date="2025-03-31T10:56:00Z" w16du:dateUtc="2025-03-31T14:56:00Z">
                    <w:rPr>
                      <w:rFonts w:ascii="Arial Narrow" w:hAnsi="Arial Narrow"/>
                      <w:bCs/>
                      <w:sz w:val="20"/>
                      <w:szCs w:val="20"/>
                    </w:rPr>
                  </w:rPrChange>
                </w:rPr>
                <w:t xml:space="preserve">15 </w:t>
              </w:r>
            </w:ins>
            <w:ins w:id="258" w:author="Chetan Shah" w:date="2025-03-31T10:56:00Z" w16du:dateUtc="2025-03-31T14:56:00Z">
              <w:r w:rsidR="00B670BE">
                <w:rPr>
                  <w:rFonts w:ascii="Arial Narrow" w:hAnsi="Arial Narrow"/>
                  <w:b/>
                  <w:sz w:val="18"/>
                  <w:szCs w:val="18"/>
                </w:rPr>
                <w:t xml:space="preserve">Major </w:t>
              </w:r>
            </w:ins>
            <w:ins w:id="259" w:author="Chetan Shah" w:date="2025-03-31T10:51:00Z" w16du:dateUtc="2025-03-31T14:51:00Z">
              <w:r w:rsidRPr="00B670BE">
                <w:rPr>
                  <w:rFonts w:ascii="Arial Narrow" w:hAnsi="Arial Narrow"/>
                  <w:b/>
                  <w:sz w:val="18"/>
                  <w:szCs w:val="18"/>
                  <w:rPrChange w:id="260" w:author="Chetan Shah" w:date="2025-03-31T10:56:00Z" w16du:dateUtc="2025-03-31T14:56:00Z">
                    <w:rPr>
                      <w:rFonts w:ascii="Arial Narrow" w:hAnsi="Arial Narrow"/>
                      <w:b/>
                      <w:sz w:val="20"/>
                      <w:szCs w:val="20"/>
                    </w:rPr>
                  </w:rPrChange>
                </w:rPr>
                <w:t>T</w:t>
              </w:r>
            </w:ins>
            <w:ins w:id="261" w:author="Chetan Shah" w:date="2025-03-31T10:43:00Z" w16du:dateUtc="2025-03-31T14:43:00Z">
              <w:r w:rsidRPr="00B670BE">
                <w:rPr>
                  <w:rFonts w:ascii="Arial Narrow" w:hAnsi="Arial Narrow"/>
                  <w:b/>
                  <w:sz w:val="18"/>
                  <w:szCs w:val="18"/>
                  <w:rPrChange w:id="262" w:author="Chetan Shah" w:date="2025-03-31T10:56:00Z" w16du:dateUtc="2025-03-31T14:56:00Z">
                    <w:rPr>
                      <w:rFonts w:ascii="Arial Narrow" w:hAnsi="Arial Narrow"/>
                      <w:bCs/>
                      <w:sz w:val="20"/>
                      <w:szCs w:val="20"/>
                    </w:rPr>
                  </w:rPrChange>
                </w:rPr>
                <w:t>urnpike Bridges, OPS No. T3601, Group 2, Milepost 67 to 99,</w:t>
              </w:r>
              <w:r w:rsidRPr="00B670BE">
                <w:rPr>
                  <w:rFonts w:ascii="Arial Narrow" w:hAnsi="Arial Narrow"/>
                  <w:b/>
                  <w:sz w:val="18"/>
                  <w:szCs w:val="18"/>
                  <w:rPrChange w:id="263" w:author="Chetan Shah" w:date="2025-03-31T10:56:00Z" w16du:dateUtc="2025-03-31T14:56:00Z">
                    <w:rPr>
                      <w:rFonts w:ascii="Arial Narrow" w:hAnsi="Arial Narrow"/>
                      <w:b/>
                      <w:sz w:val="20"/>
                      <w:szCs w:val="20"/>
                    </w:rPr>
                  </w:rPrChange>
                </w:rPr>
                <w:t xml:space="preserve"> NJTA</w:t>
              </w:r>
            </w:ins>
          </w:p>
          <w:p w14:paraId="05011FC6" w14:textId="77777777" w:rsidR="00FA1038" w:rsidRPr="00B670BE" w:rsidRDefault="00FA1038" w:rsidP="00FA1038">
            <w:pPr>
              <w:tabs>
                <w:tab w:val="left" w:pos="1260"/>
              </w:tabs>
              <w:spacing w:line="200" w:lineRule="exact"/>
              <w:rPr>
                <w:ins w:id="264" w:author="Chetan Shah" w:date="2025-03-31T10:43:00Z" w16du:dateUtc="2025-03-31T14:43:00Z"/>
                <w:rFonts w:ascii="Arial Narrow" w:eastAsia="Arial Unicode MS" w:hAnsi="Arial Narrow" w:cs="Arial"/>
                <w:b/>
                <w:bCs/>
                <w:sz w:val="18"/>
                <w:szCs w:val="18"/>
              </w:rPr>
            </w:pPr>
          </w:p>
        </w:tc>
        <w:tc>
          <w:tcPr>
            <w:tcW w:w="2432" w:type="dxa"/>
            <w:gridSpan w:val="2"/>
            <w:tcBorders>
              <w:left w:val="single" w:sz="4" w:space="0" w:color="auto"/>
              <w:bottom w:val="single" w:sz="4" w:space="0" w:color="auto"/>
            </w:tcBorders>
            <w:tcPrChange w:id="265" w:author="Chetan Shah" w:date="2025-03-31T10:43:00Z" w16du:dateUtc="2025-03-31T14:43:00Z">
              <w:tcPr>
                <w:tcW w:w="2432" w:type="dxa"/>
                <w:gridSpan w:val="2"/>
                <w:tcBorders>
                  <w:left w:val="single" w:sz="4" w:space="0" w:color="auto"/>
                  <w:bottom w:val="single" w:sz="4" w:space="0" w:color="auto"/>
                </w:tcBorders>
              </w:tcPr>
            </w:tcPrChange>
          </w:tcPr>
          <w:p w14:paraId="172CA6E7" w14:textId="77777777" w:rsidR="00FA1038" w:rsidRPr="0060045E" w:rsidRDefault="00FA1038" w:rsidP="00FA1038">
            <w:pPr>
              <w:tabs>
                <w:tab w:val="left" w:pos="1260"/>
              </w:tabs>
              <w:spacing w:line="200" w:lineRule="exact"/>
              <w:rPr>
                <w:ins w:id="266" w:author="Chetan Shah" w:date="2025-03-31T10:43:00Z" w16du:dateUtc="2025-03-31T14:43:00Z"/>
                <w:rFonts w:ascii="Arial" w:eastAsia="Arial Unicode MS" w:hAnsi="Arial" w:cs="Arial"/>
                <w:sz w:val="12"/>
              </w:rPr>
            </w:pPr>
            <w:ins w:id="267" w:author="Chetan Shah" w:date="2025-03-31T10:43:00Z" w16du:dateUtc="2025-03-31T14:43:00Z">
              <w:r w:rsidRPr="0060045E">
                <w:rPr>
                  <w:rFonts w:ascii="Arial" w:eastAsia="Arial Unicode MS" w:hAnsi="Arial" w:cs="Arial"/>
                  <w:sz w:val="12"/>
                </w:rPr>
                <w:t>PROFESSIONAL SERVICES</w:t>
              </w:r>
            </w:ins>
          </w:p>
          <w:p w14:paraId="270BB9B2" w14:textId="77777777" w:rsidR="00FA1038" w:rsidRPr="00AF7335" w:rsidRDefault="00FA1038" w:rsidP="00FA1038">
            <w:pPr>
              <w:pStyle w:val="TitleBold"/>
              <w:spacing w:line="200" w:lineRule="exact"/>
              <w:jc w:val="center"/>
              <w:rPr>
                <w:ins w:id="268" w:author="Chetan Shah" w:date="2025-03-31T10:43:00Z" w16du:dateUtc="2025-03-31T14:43:00Z"/>
              </w:rPr>
            </w:pPr>
            <w:ins w:id="269" w:author="Chetan Shah" w:date="2025-03-31T10:43:00Z" w16du:dateUtc="2025-03-31T14:43:00Z">
              <w:r>
                <w:t>2017</w:t>
              </w:r>
            </w:ins>
          </w:p>
        </w:tc>
        <w:tc>
          <w:tcPr>
            <w:tcW w:w="2287" w:type="dxa"/>
            <w:tcBorders>
              <w:bottom w:val="single" w:sz="4" w:space="0" w:color="auto"/>
            </w:tcBorders>
            <w:tcPrChange w:id="270" w:author="Chetan Shah" w:date="2025-03-31T10:43:00Z" w16du:dateUtc="2025-03-31T14:43:00Z">
              <w:tcPr>
                <w:tcW w:w="2287" w:type="dxa"/>
                <w:tcBorders>
                  <w:bottom w:val="single" w:sz="4" w:space="0" w:color="auto"/>
                </w:tcBorders>
              </w:tcPr>
            </w:tcPrChange>
          </w:tcPr>
          <w:p w14:paraId="07DFA9F9" w14:textId="77777777" w:rsidR="00FA1038" w:rsidRPr="0060045E" w:rsidRDefault="00FA1038" w:rsidP="00FA1038">
            <w:pPr>
              <w:tabs>
                <w:tab w:val="left" w:pos="1260"/>
              </w:tabs>
              <w:spacing w:line="200" w:lineRule="exact"/>
              <w:rPr>
                <w:ins w:id="271" w:author="Chetan Shah" w:date="2025-03-31T10:43:00Z" w16du:dateUtc="2025-03-31T14:43:00Z"/>
                <w:rFonts w:ascii="Arial" w:eastAsia="Arial Unicode MS" w:hAnsi="Arial" w:cs="Arial"/>
                <w:sz w:val="12"/>
              </w:rPr>
            </w:pPr>
            <w:ins w:id="272" w:author="Chetan Shah" w:date="2025-03-31T10:43:00Z" w16du:dateUtc="2025-03-31T14:43:00Z">
              <w:r w:rsidRPr="0060045E">
                <w:rPr>
                  <w:rFonts w:ascii="Arial" w:eastAsia="Arial Unicode MS" w:hAnsi="Arial" w:cs="Arial"/>
                  <w:sz w:val="12"/>
                </w:rPr>
                <w:t>CONSTRUCTION (If applicable)</w:t>
              </w:r>
            </w:ins>
          </w:p>
          <w:p w14:paraId="2A8873CD" w14:textId="77777777" w:rsidR="00FA1038" w:rsidRPr="00AF7335" w:rsidRDefault="00FA1038" w:rsidP="00FA1038">
            <w:pPr>
              <w:pStyle w:val="TitleBold"/>
              <w:spacing w:line="200" w:lineRule="exact"/>
              <w:jc w:val="center"/>
              <w:rPr>
                <w:ins w:id="273" w:author="Chetan Shah" w:date="2025-03-31T10:43:00Z" w16du:dateUtc="2025-03-31T14:43:00Z"/>
              </w:rPr>
            </w:pPr>
            <w:ins w:id="274" w:author="Chetan Shah" w:date="2025-03-31T10:43:00Z" w16du:dateUtc="2025-03-31T14:43:00Z">
              <w:r>
                <w:t>N/A</w:t>
              </w:r>
            </w:ins>
          </w:p>
        </w:tc>
      </w:tr>
      <w:tr w:rsidR="00FA1038" w:rsidRPr="00AF7335" w14:paraId="57534E0E" w14:textId="77777777" w:rsidTr="00476EBB">
        <w:tblPrEx>
          <w:tblPrExChange w:id="275" w:author="Chetan Shah" w:date="2025-03-31T10:43:00Z" w16du:dateUtc="2025-03-31T14:43:00Z">
            <w:tblPrEx>
              <w:tblW w:w="11145" w:type="dxa"/>
              <w:tblInd w:w="-108" w:type="dxa"/>
            </w:tblPrEx>
          </w:tblPrExChange>
        </w:tblPrEx>
        <w:trPr>
          <w:cantSplit/>
          <w:trHeight w:val="90"/>
          <w:ins w:id="276" w:author="Chetan Shah" w:date="2025-03-31T10:43:00Z" w16du:dateUtc="2025-03-31T14:43:00Z"/>
          <w:trPrChange w:id="277" w:author="Chetan Shah" w:date="2025-03-31T10:43:00Z" w16du:dateUtc="2025-03-31T14:43:00Z">
            <w:trPr>
              <w:cantSplit/>
              <w:trHeight w:val="90"/>
            </w:trPr>
          </w:trPrChange>
        </w:trPr>
        <w:tc>
          <w:tcPr>
            <w:tcW w:w="450" w:type="dxa"/>
            <w:vMerge/>
            <w:vAlign w:val="center"/>
            <w:tcPrChange w:id="278" w:author="Chetan Shah" w:date="2025-03-31T10:43:00Z" w16du:dateUtc="2025-03-31T14:43:00Z">
              <w:tcPr>
                <w:tcW w:w="558" w:type="dxa"/>
                <w:gridSpan w:val="3"/>
                <w:vMerge/>
                <w:vAlign w:val="center"/>
              </w:tcPr>
            </w:tcPrChange>
          </w:tcPr>
          <w:p w14:paraId="5B9A5DAC" w14:textId="77777777" w:rsidR="00FA1038" w:rsidRPr="0060045E" w:rsidRDefault="00FA1038" w:rsidP="00FA1038">
            <w:pPr>
              <w:tabs>
                <w:tab w:val="left" w:pos="1260"/>
              </w:tabs>
              <w:spacing w:line="200" w:lineRule="exact"/>
              <w:jc w:val="right"/>
              <w:rPr>
                <w:ins w:id="279" w:author="Chetan Shah" w:date="2025-03-31T10:43:00Z" w16du:dateUtc="2025-03-31T14:43:00Z"/>
                <w:rFonts w:ascii="Arial" w:eastAsia="Arial Unicode MS" w:hAnsi="Arial" w:cs="Arial"/>
                <w:b/>
                <w:bCs/>
                <w:sz w:val="16"/>
                <w:szCs w:val="16"/>
              </w:rPr>
            </w:pPr>
          </w:p>
        </w:tc>
        <w:tc>
          <w:tcPr>
            <w:tcW w:w="5868" w:type="dxa"/>
            <w:tcBorders>
              <w:top w:val="single" w:sz="4" w:space="0" w:color="auto"/>
              <w:left w:val="single" w:sz="4" w:space="0" w:color="auto"/>
              <w:bottom w:val="nil"/>
              <w:right w:val="single" w:sz="4" w:space="0" w:color="auto"/>
            </w:tcBorders>
            <w:tcPrChange w:id="280" w:author="Chetan Shah" w:date="2025-03-31T10:43:00Z" w16du:dateUtc="2025-03-31T14:43:00Z">
              <w:tcPr>
                <w:tcW w:w="5868" w:type="dxa"/>
                <w:tcBorders>
                  <w:top w:val="single" w:sz="4" w:space="0" w:color="auto"/>
                  <w:left w:val="single" w:sz="4" w:space="0" w:color="auto"/>
                  <w:bottom w:val="nil"/>
                  <w:right w:val="single" w:sz="4" w:space="0" w:color="auto"/>
                </w:tcBorders>
              </w:tcPr>
            </w:tcPrChange>
          </w:tcPr>
          <w:p w14:paraId="4C086DAB" w14:textId="77777777" w:rsidR="00FA1038" w:rsidRPr="00AF7335" w:rsidRDefault="00FA1038" w:rsidP="00FA1038">
            <w:pPr>
              <w:tabs>
                <w:tab w:val="left" w:pos="1260"/>
              </w:tabs>
              <w:spacing w:line="200" w:lineRule="exact"/>
              <w:rPr>
                <w:ins w:id="281" w:author="Chetan Shah" w:date="2025-03-31T10:43:00Z" w16du:dateUtc="2025-03-31T14:43:00Z"/>
                <w:rFonts w:ascii="Arial" w:eastAsia="Arial Unicode MS" w:hAnsi="Arial" w:cs="Arial"/>
                <w:sz w:val="14"/>
              </w:rPr>
            </w:pPr>
            <w:ins w:id="282" w:author="Chetan Shah" w:date="2025-03-31T10:43:00Z" w16du:dateUtc="2025-03-31T14:43:00Z">
              <w:r w:rsidRPr="0060045E">
                <w:rPr>
                  <w:rFonts w:ascii="Arial" w:eastAsia="Arial Unicode MS" w:hAnsi="Arial" w:cs="Arial"/>
                  <w:sz w:val="14"/>
                </w:rPr>
                <w:t>(3</w:t>
              </w:r>
              <w:proofErr w:type="gramStart"/>
              <w:r w:rsidRPr="0060045E">
                <w:rPr>
                  <w:rFonts w:ascii="Arial" w:eastAsia="Arial Unicode MS" w:hAnsi="Arial" w:cs="Arial"/>
                  <w:sz w:val="14"/>
                </w:rPr>
                <w:t>)  BRIEF</w:t>
              </w:r>
              <w:proofErr w:type="gramEnd"/>
              <w:r w:rsidRPr="0060045E">
                <w:rPr>
                  <w:rFonts w:ascii="Arial" w:eastAsia="Arial Unicode MS" w:hAnsi="Arial" w:cs="Arial"/>
                  <w:sz w:val="14"/>
                </w:rPr>
                <w:t xml:space="preserve"> DESCRIPTION (Brief Scope, size, cost, etc.) AND SPECIFIC ROLE   </w:t>
              </w:r>
            </w:ins>
          </w:p>
        </w:tc>
        <w:tc>
          <w:tcPr>
            <w:tcW w:w="236" w:type="dxa"/>
            <w:tcBorders>
              <w:top w:val="single" w:sz="4" w:space="0" w:color="auto"/>
              <w:left w:val="single" w:sz="4" w:space="0" w:color="auto"/>
              <w:bottom w:val="single" w:sz="4" w:space="0" w:color="auto"/>
              <w:right w:val="single" w:sz="4" w:space="0" w:color="auto"/>
            </w:tcBorders>
            <w:tcPrChange w:id="283" w:author="Chetan Shah" w:date="2025-03-31T10:43:00Z" w16du:dateUtc="2025-03-31T14:43:00Z">
              <w:tcPr>
                <w:tcW w:w="236" w:type="dxa"/>
                <w:tcBorders>
                  <w:top w:val="single" w:sz="4" w:space="0" w:color="auto"/>
                  <w:left w:val="single" w:sz="4" w:space="0" w:color="auto"/>
                  <w:bottom w:val="single" w:sz="4" w:space="0" w:color="auto"/>
                  <w:right w:val="single" w:sz="4" w:space="0" w:color="auto"/>
                </w:tcBorders>
              </w:tcPr>
            </w:tcPrChange>
          </w:tcPr>
          <w:p w14:paraId="7A641F52" w14:textId="77777777" w:rsidR="00FA1038" w:rsidRPr="00AF7335" w:rsidRDefault="00FA1038" w:rsidP="00FA1038">
            <w:pPr>
              <w:tabs>
                <w:tab w:val="left" w:pos="1260"/>
              </w:tabs>
              <w:spacing w:line="200" w:lineRule="exact"/>
              <w:rPr>
                <w:ins w:id="284" w:author="Chetan Shah" w:date="2025-03-31T10:43:00Z" w16du:dateUtc="2025-03-31T14:43:00Z"/>
                <w:rFonts w:ascii="Arial" w:eastAsia="Arial Unicode MS" w:hAnsi="Arial" w:cs="Arial"/>
                <w:b/>
                <w:bCs/>
                <w:sz w:val="14"/>
              </w:rPr>
            </w:pPr>
          </w:p>
        </w:tc>
        <w:tc>
          <w:tcPr>
            <w:tcW w:w="4483" w:type="dxa"/>
            <w:gridSpan w:val="2"/>
            <w:tcBorders>
              <w:top w:val="single" w:sz="4" w:space="0" w:color="auto"/>
              <w:left w:val="single" w:sz="4" w:space="0" w:color="auto"/>
              <w:bottom w:val="nil"/>
            </w:tcBorders>
            <w:tcPrChange w:id="285" w:author="Chetan Shah" w:date="2025-03-31T10:43:00Z" w16du:dateUtc="2025-03-31T14:43:00Z">
              <w:tcPr>
                <w:tcW w:w="4483" w:type="dxa"/>
                <w:gridSpan w:val="2"/>
                <w:tcBorders>
                  <w:top w:val="single" w:sz="4" w:space="0" w:color="auto"/>
                  <w:left w:val="single" w:sz="4" w:space="0" w:color="auto"/>
                  <w:bottom w:val="nil"/>
                </w:tcBorders>
              </w:tcPr>
            </w:tcPrChange>
          </w:tcPr>
          <w:p w14:paraId="6E1283B3" w14:textId="77777777" w:rsidR="00FA1038" w:rsidRPr="00AF7335" w:rsidRDefault="00FA1038" w:rsidP="00FA1038">
            <w:pPr>
              <w:tabs>
                <w:tab w:val="left" w:pos="1260"/>
              </w:tabs>
              <w:spacing w:line="200" w:lineRule="exact"/>
              <w:rPr>
                <w:ins w:id="286" w:author="Chetan Shah" w:date="2025-03-31T10:43:00Z" w16du:dateUtc="2025-03-31T14:43:00Z"/>
                <w:rFonts w:ascii="Arial" w:eastAsia="Arial Unicode MS" w:hAnsi="Arial" w:cs="Arial"/>
                <w:sz w:val="14"/>
              </w:rPr>
            </w:pPr>
            <w:ins w:id="287" w:author="Chetan Shah" w:date="2025-03-31T10:43:00Z" w16du:dateUtc="2025-03-31T14:43:00Z">
              <w:r w:rsidRPr="0060045E">
                <w:rPr>
                  <w:rFonts w:ascii="Arial" w:eastAsia="Arial Unicode MS" w:hAnsi="Arial" w:cs="Arial"/>
                  <w:sz w:val="14"/>
                </w:rPr>
                <w:t xml:space="preserve">Check if project </w:t>
              </w:r>
              <w:proofErr w:type="gramStart"/>
              <w:r w:rsidRPr="0060045E">
                <w:rPr>
                  <w:rFonts w:ascii="Arial" w:eastAsia="Arial Unicode MS" w:hAnsi="Arial" w:cs="Arial"/>
                  <w:sz w:val="14"/>
                </w:rPr>
                <w:t>performed</w:t>
              </w:r>
              <w:proofErr w:type="gramEnd"/>
              <w:r w:rsidRPr="0060045E">
                <w:rPr>
                  <w:rFonts w:ascii="Arial" w:eastAsia="Arial Unicode MS" w:hAnsi="Arial" w:cs="Arial"/>
                  <w:sz w:val="14"/>
                </w:rPr>
                <w:t xml:space="preserve"> with current firm</w:t>
              </w:r>
            </w:ins>
          </w:p>
        </w:tc>
      </w:tr>
      <w:tr w:rsidR="00FA1038" w:rsidRPr="00AF7335" w14:paraId="1E9E0468" w14:textId="77777777" w:rsidTr="00476EBB">
        <w:tblPrEx>
          <w:tblPrExChange w:id="288" w:author="Chetan Shah" w:date="2025-03-31T10:43:00Z" w16du:dateUtc="2025-03-31T14:43:00Z">
            <w:tblPrEx>
              <w:tblW w:w="11145" w:type="dxa"/>
              <w:tblInd w:w="-108" w:type="dxa"/>
            </w:tblPrEx>
          </w:tblPrExChange>
        </w:tblPrEx>
        <w:trPr>
          <w:cantSplit/>
          <w:trHeight w:val="90"/>
          <w:ins w:id="289" w:author="Chetan Shah" w:date="2025-03-31T10:43:00Z" w16du:dateUtc="2025-03-31T14:43:00Z"/>
          <w:trPrChange w:id="290" w:author="Chetan Shah" w:date="2025-03-31T10:43:00Z" w16du:dateUtc="2025-03-31T14:43:00Z">
            <w:trPr>
              <w:cantSplit/>
              <w:trHeight w:val="90"/>
            </w:trPr>
          </w:trPrChange>
        </w:trPr>
        <w:tc>
          <w:tcPr>
            <w:tcW w:w="450" w:type="dxa"/>
            <w:vMerge/>
            <w:tcBorders>
              <w:bottom w:val="single" w:sz="4" w:space="0" w:color="auto"/>
            </w:tcBorders>
            <w:vAlign w:val="center"/>
            <w:tcPrChange w:id="291" w:author="Chetan Shah" w:date="2025-03-31T10:43:00Z" w16du:dateUtc="2025-03-31T14:43:00Z">
              <w:tcPr>
                <w:tcW w:w="558" w:type="dxa"/>
                <w:gridSpan w:val="3"/>
                <w:vMerge/>
                <w:tcBorders>
                  <w:bottom w:val="single" w:sz="4" w:space="0" w:color="auto"/>
                </w:tcBorders>
                <w:vAlign w:val="center"/>
              </w:tcPr>
            </w:tcPrChange>
          </w:tcPr>
          <w:p w14:paraId="31E65BCF" w14:textId="77777777" w:rsidR="00FA1038" w:rsidRPr="0060045E" w:rsidRDefault="00FA1038" w:rsidP="00FA1038">
            <w:pPr>
              <w:tabs>
                <w:tab w:val="left" w:pos="1260"/>
              </w:tabs>
              <w:spacing w:line="200" w:lineRule="exact"/>
              <w:jc w:val="right"/>
              <w:rPr>
                <w:ins w:id="292" w:author="Chetan Shah" w:date="2025-03-31T10:43:00Z" w16du:dateUtc="2025-03-31T14:43:00Z"/>
                <w:rFonts w:ascii="Arial" w:eastAsia="Arial Unicode MS" w:hAnsi="Arial" w:cs="Arial"/>
                <w:b/>
                <w:bCs/>
                <w:sz w:val="16"/>
                <w:szCs w:val="16"/>
              </w:rPr>
            </w:pPr>
          </w:p>
        </w:tc>
        <w:tc>
          <w:tcPr>
            <w:tcW w:w="10587" w:type="dxa"/>
            <w:gridSpan w:val="4"/>
            <w:tcBorders>
              <w:top w:val="nil"/>
              <w:left w:val="single" w:sz="4" w:space="0" w:color="auto"/>
            </w:tcBorders>
            <w:tcPrChange w:id="293" w:author="Chetan Shah" w:date="2025-03-31T10:43:00Z" w16du:dateUtc="2025-03-31T14:43:00Z">
              <w:tcPr>
                <w:tcW w:w="10587" w:type="dxa"/>
                <w:gridSpan w:val="4"/>
                <w:tcBorders>
                  <w:top w:val="nil"/>
                  <w:left w:val="single" w:sz="4" w:space="0" w:color="auto"/>
                </w:tcBorders>
              </w:tcPr>
            </w:tcPrChange>
          </w:tcPr>
          <w:p w14:paraId="6D5CDD2D" w14:textId="04009184" w:rsidR="00FA1038" w:rsidRPr="00AF7335" w:rsidRDefault="00FA1038" w:rsidP="00FA1038">
            <w:pPr>
              <w:spacing w:line="200" w:lineRule="exact"/>
              <w:jc w:val="both"/>
              <w:rPr>
                <w:ins w:id="294" w:author="Chetan Shah" w:date="2025-03-31T10:43:00Z" w16du:dateUtc="2025-03-31T14:43:00Z"/>
                <w:rFonts w:ascii="Arial Narrow" w:hAnsi="Arial Narrow"/>
                <w:bCs/>
                <w:sz w:val="20"/>
                <w:szCs w:val="20"/>
              </w:rPr>
            </w:pPr>
            <w:ins w:id="295" w:author="Chetan Shah" w:date="2025-03-31T10:43:00Z" w16du:dateUtc="2025-03-31T14:43:00Z">
              <w:r w:rsidRPr="000920D0">
                <w:rPr>
                  <w:rFonts w:ascii="Arial Narrow" w:hAnsi="Arial Narrow"/>
                  <w:bCs/>
                  <w:sz w:val="20"/>
                  <w:szCs w:val="20"/>
                </w:rPr>
                <w:t>Supervised a team of 3 engineers</w:t>
              </w:r>
              <w:r w:rsidRPr="000920D0" w:rsidDel="00632390">
                <w:rPr>
                  <w:rFonts w:ascii="Arial Narrow" w:hAnsi="Arial Narrow"/>
                  <w:bCs/>
                  <w:sz w:val="20"/>
                  <w:szCs w:val="20"/>
                </w:rPr>
                <w:t xml:space="preserve"> </w:t>
              </w:r>
              <w:r w:rsidRPr="000920D0">
                <w:rPr>
                  <w:rFonts w:ascii="Arial Narrow" w:hAnsi="Arial Narrow"/>
                  <w:bCs/>
                  <w:sz w:val="20"/>
                  <w:szCs w:val="20"/>
                </w:rPr>
                <w:t>/</w:t>
              </w:r>
              <w:r w:rsidRPr="000920D0" w:rsidDel="00632390">
                <w:rPr>
                  <w:rFonts w:ascii="Arial Narrow" w:hAnsi="Arial Narrow"/>
                  <w:bCs/>
                  <w:sz w:val="20"/>
                  <w:szCs w:val="20"/>
                </w:rPr>
                <w:t xml:space="preserve"> </w:t>
              </w:r>
              <w:r w:rsidRPr="000920D0">
                <w:rPr>
                  <w:rFonts w:ascii="Arial Narrow" w:hAnsi="Arial Narrow"/>
                  <w:bCs/>
                  <w:sz w:val="20"/>
                  <w:szCs w:val="20"/>
                </w:rPr>
                <w:t xml:space="preserve">divers </w:t>
              </w:r>
              <w:r w:rsidRPr="000920D0">
                <w:rPr>
                  <w:rFonts w:ascii="Arial Narrow" w:hAnsi="Arial Narrow"/>
                  <w:b/>
                  <w:color w:val="0070C0"/>
                  <w:sz w:val="20"/>
                  <w:szCs w:val="20"/>
                </w:rPr>
                <w:t xml:space="preserve">performing Type 2 or Type 3 underwater </w:t>
              </w:r>
              <w:r>
                <w:rPr>
                  <w:rFonts w:ascii="Arial Narrow" w:hAnsi="Arial Narrow"/>
                  <w:b/>
                  <w:color w:val="0070C0"/>
                  <w:sz w:val="20"/>
                  <w:szCs w:val="20"/>
                </w:rPr>
                <w:t xml:space="preserve">and </w:t>
              </w:r>
              <w:r w:rsidRPr="000920D0">
                <w:rPr>
                  <w:rFonts w:ascii="Arial Narrow" w:hAnsi="Arial Narrow"/>
                  <w:b/>
                  <w:color w:val="0070C0"/>
                  <w:sz w:val="20"/>
                  <w:szCs w:val="20"/>
                </w:rPr>
                <w:t>structural inspections, and fathometer surveys of 15</w:t>
              </w:r>
              <w:r w:rsidRPr="000920D0">
                <w:rPr>
                  <w:rFonts w:ascii="Arial Narrow" w:hAnsi="Arial Narrow"/>
                  <w:bCs/>
                  <w:color w:val="0070C0"/>
                  <w:sz w:val="20"/>
                  <w:szCs w:val="20"/>
                </w:rPr>
                <w:t xml:space="preserve"> </w:t>
              </w:r>
              <w:r w:rsidRPr="000920D0">
                <w:rPr>
                  <w:rFonts w:ascii="Arial Narrow" w:hAnsi="Arial Narrow"/>
                  <w:bCs/>
                  <w:sz w:val="20"/>
                  <w:szCs w:val="20"/>
                </w:rPr>
                <w:t xml:space="preserve">New Jersey Turnpike </w:t>
              </w:r>
              <w:r w:rsidRPr="000920D0">
                <w:rPr>
                  <w:rFonts w:ascii="Arial Narrow" w:hAnsi="Arial Narrow"/>
                  <w:b/>
                  <w:color w:val="0070C0"/>
                  <w:sz w:val="20"/>
                  <w:szCs w:val="20"/>
                </w:rPr>
                <w:t>NBIS</w:t>
              </w:r>
              <w:r w:rsidRPr="000920D0">
                <w:rPr>
                  <w:rFonts w:ascii="Arial Narrow" w:hAnsi="Arial Narrow"/>
                  <w:bCs/>
                  <w:sz w:val="20"/>
                  <w:szCs w:val="20"/>
                </w:rPr>
                <w:t xml:space="preserve"> </w:t>
              </w:r>
              <w:proofErr w:type="spellStart"/>
              <w:proofErr w:type="gramStart"/>
              <w:r w:rsidRPr="000920D0">
                <w:rPr>
                  <w:rFonts w:ascii="Arial Narrow" w:hAnsi="Arial Narrow"/>
                  <w:bCs/>
                  <w:sz w:val="20"/>
                  <w:szCs w:val="20"/>
                </w:rPr>
                <w:t>b</w:t>
              </w:r>
              <w:r w:rsidRPr="000920D0" w:rsidDel="00632390">
                <w:rPr>
                  <w:rFonts w:ascii="Arial Narrow" w:hAnsi="Arial Narrow"/>
                  <w:bCs/>
                  <w:sz w:val="20"/>
                  <w:szCs w:val="20"/>
                </w:rPr>
                <w:t>B</w:t>
              </w:r>
              <w:r w:rsidRPr="000920D0">
                <w:rPr>
                  <w:rFonts w:ascii="Arial Narrow" w:hAnsi="Arial Narrow"/>
                  <w:bCs/>
                  <w:sz w:val="20"/>
                  <w:szCs w:val="20"/>
                </w:rPr>
                <w:t>ridges</w:t>
              </w:r>
              <w:proofErr w:type="spellEnd"/>
              <w:proofErr w:type="gramEnd"/>
              <w:r w:rsidRPr="000920D0">
                <w:rPr>
                  <w:rFonts w:ascii="Arial Narrow" w:hAnsi="Arial Narrow"/>
                  <w:bCs/>
                  <w:sz w:val="20"/>
                  <w:szCs w:val="20"/>
                </w:rPr>
                <w:t xml:space="preserve"> in accordance with NBIS, FHWA, NJTA, NJDOT, and OSHA standards. Responsibilities included organizing and scheduling inspections, performing the inspections, collecting field data, structural evaluations, preparing inspection reports, including CAD drawings, repair recommendations, and structural condition ratings</w:t>
              </w:r>
              <w:r w:rsidRPr="000920D0">
                <w:rPr>
                  <w:rFonts w:ascii="Arial Narrow" w:hAnsi="Arial Narrow" w:cs="Arial"/>
                  <w:b/>
                  <w:sz w:val="20"/>
                  <w:szCs w:val="20"/>
                </w:rPr>
                <w:t xml:space="preserve"> </w:t>
              </w:r>
              <w:r w:rsidRPr="000920D0">
                <w:rPr>
                  <w:rFonts w:ascii="Arial Narrow" w:hAnsi="Arial Narrow"/>
                  <w:bCs/>
                  <w:sz w:val="20"/>
                  <w:szCs w:val="20"/>
                </w:rPr>
                <w:t>in</w:t>
              </w:r>
              <w:r w:rsidRPr="000920D0">
                <w:rPr>
                  <w:rFonts w:ascii="Arial Narrow" w:hAnsi="Arial Narrow" w:cs="Arial"/>
                  <w:bCs/>
                  <w:sz w:val="20"/>
                  <w:szCs w:val="20"/>
                </w:rPr>
                <w:t xml:space="preserve"> </w:t>
              </w:r>
              <w:r w:rsidRPr="000920D0">
                <w:rPr>
                  <w:rFonts w:ascii="Arial Narrow" w:hAnsi="Arial Narrow"/>
                  <w:bCs/>
                  <w:sz w:val="20"/>
                  <w:szCs w:val="20"/>
                </w:rPr>
                <w:t>acco</w:t>
              </w:r>
              <w:r w:rsidRPr="000920D0">
                <w:rPr>
                  <w:rFonts w:ascii="Arial Narrow" w:hAnsi="Arial Narrow"/>
                  <w:bCs/>
                  <w:sz w:val="20"/>
                  <w:szCs w:val="20"/>
                </w:rPr>
                <w:t>r</w:t>
              </w:r>
              <w:r w:rsidRPr="000920D0">
                <w:rPr>
                  <w:rFonts w:ascii="Arial Narrow" w:hAnsi="Arial Narrow"/>
                  <w:bCs/>
                  <w:sz w:val="20"/>
                  <w:szCs w:val="20"/>
                </w:rPr>
                <w:t>dance with the N</w:t>
              </w:r>
            </w:ins>
            <w:ins w:id="296" w:author="Chetan Shah" w:date="2025-03-31T10:56:00Z" w16du:dateUtc="2025-03-31T14:56:00Z">
              <w:r w:rsidR="00017D70">
                <w:rPr>
                  <w:rFonts w:ascii="Arial Narrow" w:hAnsi="Arial Narrow"/>
                  <w:bCs/>
                  <w:sz w:val="20"/>
                  <w:szCs w:val="20"/>
                </w:rPr>
                <w:t>BIS, BIRM, N</w:t>
              </w:r>
            </w:ins>
            <w:ins w:id="297" w:author="Chetan Shah" w:date="2025-03-31T10:43:00Z" w16du:dateUtc="2025-03-31T14:43:00Z">
              <w:r w:rsidRPr="000920D0">
                <w:rPr>
                  <w:rFonts w:ascii="Arial Narrow" w:hAnsi="Arial Narrow"/>
                  <w:bCs/>
                  <w:sz w:val="20"/>
                  <w:szCs w:val="20"/>
                </w:rPr>
                <w:t xml:space="preserve">JDOT </w:t>
              </w:r>
              <w:r w:rsidRPr="000920D0">
                <w:rPr>
                  <w:rFonts w:ascii="Arial Narrow" w:hAnsi="Arial Narrow"/>
                  <w:bCs/>
                  <w:i/>
                  <w:iCs/>
                  <w:sz w:val="20"/>
                  <w:szCs w:val="20"/>
                </w:rPr>
                <w:t>Underwater Inspection and Evaluation of New Jersey Bridges Guidelines Manual</w:t>
              </w:r>
              <w:r w:rsidRPr="000920D0">
                <w:rPr>
                  <w:rFonts w:ascii="Arial Narrow" w:hAnsi="Arial Narrow"/>
                  <w:bCs/>
                  <w:sz w:val="20"/>
                  <w:szCs w:val="20"/>
                </w:rPr>
                <w:t>, June 1994, Rev. June 1997 &amp; May 2008.</w:t>
              </w:r>
            </w:ins>
          </w:p>
        </w:tc>
      </w:tr>
    </w:tbl>
    <w:p w14:paraId="0325D51A" w14:textId="77777777" w:rsidR="00EC485C" w:rsidRDefault="00EC485C" w:rsidP="00FA1038">
      <w:pPr>
        <w:tabs>
          <w:tab w:val="left" w:pos="1260"/>
        </w:tabs>
      </w:pPr>
    </w:p>
    <w:sectPr w:rsidR="00EC485C" w:rsidSect="00476EBB">
      <w:pgSz w:w="12240" w:h="15840" w:code="1"/>
      <w:pgMar w:top="547" w:right="720" w:bottom="720" w:left="547" w:header="720" w:footer="720" w:gutter="0"/>
      <w:cols w:space="720"/>
      <w:docGrid w:linePitch="360"/>
      <w:sectPrChange w:id="298" w:author="Chetan Shah" w:date="2025-03-31T10:40:00Z" w16du:dateUtc="2025-03-31T14:40:00Z">
        <w:sectPr w:rsidR="00EC485C" w:rsidSect="00476EBB">
          <w:pgMar w:top="547" w:right="720" w:bottom="720" w:left="720" w:header="720" w:footer="72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05E7C" w14:textId="77777777" w:rsidR="00476EBB" w:rsidRDefault="00476EBB" w:rsidP="00476EBB">
      <w:r>
        <w:separator/>
      </w:r>
    </w:p>
  </w:endnote>
  <w:endnote w:type="continuationSeparator" w:id="0">
    <w:p w14:paraId="18340A7D" w14:textId="77777777" w:rsidR="00476EBB" w:rsidRDefault="00476EBB" w:rsidP="00476E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65E28" w14:textId="77777777" w:rsidR="00476EBB" w:rsidRDefault="00476EBB" w:rsidP="00476EBB">
      <w:r>
        <w:separator/>
      </w:r>
    </w:p>
  </w:footnote>
  <w:footnote w:type="continuationSeparator" w:id="0">
    <w:p w14:paraId="0C8AB082" w14:textId="77777777" w:rsidR="00476EBB" w:rsidRDefault="00476EBB" w:rsidP="00476E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5D85"/>
    <w:multiLevelType w:val="hybridMultilevel"/>
    <w:tmpl w:val="D834D294"/>
    <w:lvl w:ilvl="0" w:tplc="14B82C04">
      <w:start w:val="18"/>
      <w:numFmt w:val="decimal"/>
      <w:lvlText w:val="%1."/>
      <w:lvlJc w:val="left"/>
      <w:pPr>
        <w:tabs>
          <w:tab w:val="num" w:pos="720"/>
        </w:tabs>
        <w:ind w:left="720" w:hanging="360"/>
      </w:pPr>
      <w:rPr>
        <w:rFonts w:hint="default"/>
      </w:rPr>
    </w:lvl>
    <w:lvl w:ilvl="1" w:tplc="1236071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D2D34CB"/>
    <w:multiLevelType w:val="hybridMultilevel"/>
    <w:tmpl w:val="04D0D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DB228DD"/>
    <w:multiLevelType w:val="hybridMultilevel"/>
    <w:tmpl w:val="0B400FA8"/>
    <w:lvl w:ilvl="0" w:tplc="AD96D46E">
      <w:start w:val="2"/>
      <w:numFmt w:val="lowerLetter"/>
      <w:lvlText w:val="%1."/>
      <w:lvlJc w:val="left"/>
      <w:pPr>
        <w:tabs>
          <w:tab w:val="num" w:pos="720"/>
        </w:tabs>
        <w:ind w:left="720" w:hanging="360"/>
      </w:pPr>
      <w:rPr>
        <w:rFonts w:hint="default"/>
      </w:rPr>
    </w:lvl>
    <w:lvl w:ilvl="1" w:tplc="E99C9028">
      <w:start w:val="15"/>
      <w:numFmt w:val="decimal"/>
      <w:lvlText w:val="%2."/>
      <w:lvlJc w:val="left"/>
      <w:pPr>
        <w:tabs>
          <w:tab w:val="num" w:pos="1440"/>
        </w:tabs>
        <w:ind w:left="1440" w:hanging="360"/>
      </w:pPr>
      <w:rPr>
        <w:rFonts w:hint="default"/>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F49146A"/>
    <w:multiLevelType w:val="hybridMultilevel"/>
    <w:tmpl w:val="DEC4BA74"/>
    <w:lvl w:ilvl="0" w:tplc="0DC20D7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2422B5D"/>
    <w:multiLevelType w:val="hybridMultilevel"/>
    <w:tmpl w:val="76228376"/>
    <w:lvl w:ilvl="0" w:tplc="E61A21A4">
      <w:start w:val="5"/>
      <w:numFmt w:val="upperLetter"/>
      <w:pStyle w:val="Heading1"/>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42A546E"/>
    <w:multiLevelType w:val="hybridMultilevel"/>
    <w:tmpl w:val="86A4AE86"/>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46E0452"/>
    <w:multiLevelType w:val="hybridMultilevel"/>
    <w:tmpl w:val="6046E520"/>
    <w:lvl w:ilvl="0" w:tplc="80D262C4">
      <w:start w:val="2"/>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1F55EFF"/>
    <w:multiLevelType w:val="hybridMultilevel"/>
    <w:tmpl w:val="2B9A2C5A"/>
    <w:lvl w:ilvl="0" w:tplc="14B82C04">
      <w:start w:val="16"/>
      <w:numFmt w:val="decimal"/>
      <w:lvlText w:val="%1."/>
      <w:lvlJc w:val="left"/>
      <w:pPr>
        <w:tabs>
          <w:tab w:val="num" w:pos="720"/>
        </w:tabs>
        <w:ind w:left="720" w:hanging="360"/>
      </w:pPr>
      <w:rPr>
        <w:rFonts w:hint="default"/>
      </w:rPr>
    </w:lvl>
    <w:lvl w:ilvl="1" w:tplc="2C868E4A">
      <w:start w:val="3"/>
      <w:numFmt w:val="decimal"/>
      <w:lvlText w:val="(%2"/>
      <w:lvlJc w:val="left"/>
      <w:pPr>
        <w:tabs>
          <w:tab w:val="num" w:pos="1440"/>
        </w:tabs>
        <w:ind w:left="1440" w:hanging="360"/>
      </w:pPr>
      <w:rPr>
        <w:rFonts w:hint="default"/>
      </w:rPr>
    </w:lvl>
    <w:lvl w:ilvl="2" w:tplc="FA6474A2">
      <w:start w:val="1"/>
      <w:numFmt w:val="decimal"/>
      <w:lvlText w:val="(%3)"/>
      <w:lvlJc w:val="left"/>
      <w:pPr>
        <w:tabs>
          <w:tab w:val="num" w:pos="2340"/>
        </w:tabs>
        <w:ind w:left="2340" w:hanging="360"/>
      </w:pPr>
      <w:rPr>
        <w:rFonts w:hint="default"/>
        <w:i w:val="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5558109">
    <w:abstractNumId w:val="4"/>
  </w:num>
  <w:num w:numId="2" w16cid:durableId="1356541060">
    <w:abstractNumId w:val="7"/>
  </w:num>
  <w:num w:numId="3" w16cid:durableId="125128107">
    <w:abstractNumId w:val="0"/>
  </w:num>
  <w:num w:numId="4" w16cid:durableId="1876237463">
    <w:abstractNumId w:val="6"/>
  </w:num>
  <w:num w:numId="5" w16cid:durableId="216598896">
    <w:abstractNumId w:val="3"/>
  </w:num>
  <w:num w:numId="6" w16cid:durableId="986668621">
    <w:abstractNumId w:val="2"/>
  </w:num>
  <w:num w:numId="7" w16cid:durableId="1875119751">
    <w:abstractNumId w:val="5"/>
  </w:num>
  <w:num w:numId="8" w16cid:durableId="157366180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tan Shah">
    <w15:presenceInfo w15:providerId="AD" w15:userId="S::cshah@kseng.com::1f4a8adb-171d-47f8-a324-fb9657c27a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c0MDEwNrUwMAQyzZR0lIJTi4sz8/NACgxrASjbYZ4sAAAA"/>
  </w:docVars>
  <w:rsids>
    <w:rsidRoot w:val="009E2ED9"/>
    <w:rsid w:val="00017D70"/>
    <w:rsid w:val="00095A15"/>
    <w:rsid w:val="000D76FC"/>
    <w:rsid w:val="000E2EA0"/>
    <w:rsid w:val="000F42A2"/>
    <w:rsid w:val="001129F7"/>
    <w:rsid w:val="001134E9"/>
    <w:rsid w:val="00114A2E"/>
    <w:rsid w:val="001B3B8D"/>
    <w:rsid w:val="001B47FF"/>
    <w:rsid w:val="00241EAE"/>
    <w:rsid w:val="00266FB8"/>
    <w:rsid w:val="002C009C"/>
    <w:rsid w:val="0030210B"/>
    <w:rsid w:val="003021FD"/>
    <w:rsid w:val="00305C8D"/>
    <w:rsid w:val="00394889"/>
    <w:rsid w:val="003E035D"/>
    <w:rsid w:val="003F2D62"/>
    <w:rsid w:val="003F4B86"/>
    <w:rsid w:val="00423888"/>
    <w:rsid w:val="004416F7"/>
    <w:rsid w:val="00457804"/>
    <w:rsid w:val="00476EBB"/>
    <w:rsid w:val="00535D2F"/>
    <w:rsid w:val="005415B4"/>
    <w:rsid w:val="00566B2F"/>
    <w:rsid w:val="005B5853"/>
    <w:rsid w:val="005D1B57"/>
    <w:rsid w:val="0060045E"/>
    <w:rsid w:val="00604597"/>
    <w:rsid w:val="0061282F"/>
    <w:rsid w:val="00640EF8"/>
    <w:rsid w:val="00656964"/>
    <w:rsid w:val="006671E1"/>
    <w:rsid w:val="006A397C"/>
    <w:rsid w:val="00702888"/>
    <w:rsid w:val="00786C64"/>
    <w:rsid w:val="008021CA"/>
    <w:rsid w:val="00812B6A"/>
    <w:rsid w:val="00832ACC"/>
    <w:rsid w:val="0083614E"/>
    <w:rsid w:val="00837ED5"/>
    <w:rsid w:val="008529C6"/>
    <w:rsid w:val="0086609A"/>
    <w:rsid w:val="008B572C"/>
    <w:rsid w:val="009008B9"/>
    <w:rsid w:val="009058C0"/>
    <w:rsid w:val="00907C6F"/>
    <w:rsid w:val="009838EF"/>
    <w:rsid w:val="009C2D4A"/>
    <w:rsid w:val="009E2ED9"/>
    <w:rsid w:val="009F4F4C"/>
    <w:rsid w:val="00A2432A"/>
    <w:rsid w:val="00A43CD6"/>
    <w:rsid w:val="00A45AF2"/>
    <w:rsid w:val="00A51B35"/>
    <w:rsid w:val="00A67EB3"/>
    <w:rsid w:val="00A80497"/>
    <w:rsid w:val="00AA5347"/>
    <w:rsid w:val="00AB0B32"/>
    <w:rsid w:val="00AE69E2"/>
    <w:rsid w:val="00AF1009"/>
    <w:rsid w:val="00AF7335"/>
    <w:rsid w:val="00B07440"/>
    <w:rsid w:val="00B53397"/>
    <w:rsid w:val="00B62D54"/>
    <w:rsid w:val="00B670BE"/>
    <w:rsid w:val="00B80E6F"/>
    <w:rsid w:val="00B97334"/>
    <w:rsid w:val="00BA0979"/>
    <w:rsid w:val="00BD6CAF"/>
    <w:rsid w:val="00BF5AFD"/>
    <w:rsid w:val="00C5283E"/>
    <w:rsid w:val="00C76ED4"/>
    <w:rsid w:val="00C844E5"/>
    <w:rsid w:val="00C9555C"/>
    <w:rsid w:val="00D03BEE"/>
    <w:rsid w:val="00D231BA"/>
    <w:rsid w:val="00D43BC5"/>
    <w:rsid w:val="00D67A5B"/>
    <w:rsid w:val="00D73BDA"/>
    <w:rsid w:val="00DC3218"/>
    <w:rsid w:val="00DE1AD5"/>
    <w:rsid w:val="00DF0F3D"/>
    <w:rsid w:val="00DF17C6"/>
    <w:rsid w:val="00E216A2"/>
    <w:rsid w:val="00E27FA0"/>
    <w:rsid w:val="00E44DE1"/>
    <w:rsid w:val="00E60178"/>
    <w:rsid w:val="00E83ABF"/>
    <w:rsid w:val="00EA590F"/>
    <w:rsid w:val="00EC485C"/>
    <w:rsid w:val="00ED55AD"/>
    <w:rsid w:val="00ED6F83"/>
    <w:rsid w:val="00EE5511"/>
    <w:rsid w:val="00EE64E4"/>
    <w:rsid w:val="00F205D2"/>
    <w:rsid w:val="00F77DDE"/>
    <w:rsid w:val="00F82AC9"/>
    <w:rsid w:val="00F878D2"/>
    <w:rsid w:val="00F9624F"/>
    <w:rsid w:val="00F977BE"/>
    <w:rsid w:val="00FA1038"/>
    <w:rsid w:val="00FB18CB"/>
    <w:rsid w:val="00FB56FF"/>
    <w:rsid w:val="00FC7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00FE185"/>
  <w15:chartTrackingRefBased/>
  <w15:docId w15:val="{18B0A9B2-6588-42AA-B28F-BB0E27E25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numPr>
        <w:numId w:val="1"/>
      </w:numPr>
      <w:tabs>
        <w:tab w:val="left" w:pos="1260"/>
      </w:tabs>
      <w:spacing w:line="200" w:lineRule="exact"/>
      <w:outlineLvl w:val="0"/>
    </w:pPr>
    <w:rPr>
      <w:rFonts w:ascii="Arial Unicode MS" w:eastAsia="Arial Unicode MS" w:hAnsi="Arial Unicode MS" w:cs="Arial Unicode MS"/>
      <w:b/>
      <w:bCs/>
      <w:sz w:val="20"/>
    </w:rPr>
  </w:style>
  <w:style w:type="paragraph" w:styleId="Heading2">
    <w:name w:val="heading 2"/>
    <w:basedOn w:val="Normal"/>
    <w:next w:val="Normal"/>
    <w:qFormat/>
    <w:pPr>
      <w:keepNext/>
      <w:tabs>
        <w:tab w:val="left" w:pos="1260"/>
      </w:tabs>
      <w:outlineLvl w:val="1"/>
    </w:pPr>
    <w:rPr>
      <w:rFonts w:ascii="Arial" w:eastAsia="Arial Unicode MS" w:hAnsi="Arial" w:cs="Arial"/>
      <w:b/>
      <w:bCs/>
      <w:sz w:val="20"/>
    </w:rPr>
  </w:style>
  <w:style w:type="paragraph" w:styleId="Heading3">
    <w:name w:val="heading 3"/>
    <w:basedOn w:val="Normal"/>
    <w:next w:val="Normal"/>
    <w:qFormat/>
    <w:pPr>
      <w:keepNext/>
      <w:tabs>
        <w:tab w:val="left" w:pos="480"/>
        <w:tab w:val="left" w:pos="1260"/>
      </w:tabs>
      <w:ind w:firstLine="360"/>
      <w:outlineLvl w:val="2"/>
    </w:pPr>
    <w:rPr>
      <w:rFonts w:ascii="Arial" w:hAnsi="Arial" w:cs="Arial"/>
      <w:b/>
      <w:bCs/>
      <w:kern w:val="20"/>
      <w:sz w:val="20"/>
    </w:rPr>
  </w:style>
  <w:style w:type="paragraph" w:styleId="Heading4">
    <w:name w:val="heading 4"/>
    <w:basedOn w:val="Normal"/>
    <w:next w:val="Normal"/>
    <w:link w:val="Heading4Char"/>
    <w:semiHidden/>
    <w:unhideWhenUsed/>
    <w:qFormat/>
    <w:rsid w:val="00AF7335"/>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pPr>
      <w:widowControl w:val="0"/>
      <w:autoSpaceDE w:val="0"/>
      <w:autoSpaceDN w:val="0"/>
      <w:adjustRightInd w:val="0"/>
      <w:jc w:val="both"/>
    </w:pPr>
    <w:rPr>
      <w:rFonts w:ascii="Arial" w:hAnsi="Arial" w:cs="Arial"/>
      <w:sz w:val="19"/>
      <w:szCs w:val="20"/>
    </w:rPr>
  </w:style>
  <w:style w:type="paragraph" w:customStyle="1" w:styleId="TitleBold">
    <w:name w:val="Title_Bold"/>
    <w:basedOn w:val="Normal"/>
    <w:link w:val="TitleBoldChar"/>
    <w:qFormat/>
    <w:rsid w:val="00423888"/>
    <w:pPr>
      <w:tabs>
        <w:tab w:val="left" w:pos="1260"/>
      </w:tabs>
    </w:pPr>
    <w:rPr>
      <w:rFonts w:ascii="Arial Narrow" w:eastAsia="Arial Unicode MS" w:hAnsi="Arial Narrow" w:cs="Arial"/>
      <w:b/>
      <w:bCs/>
      <w:sz w:val="18"/>
      <w:szCs w:val="18"/>
    </w:rPr>
  </w:style>
  <w:style w:type="character" w:customStyle="1" w:styleId="TitleBoldChar">
    <w:name w:val="Title_Bold Char"/>
    <w:link w:val="TitleBold"/>
    <w:rsid w:val="00423888"/>
    <w:rPr>
      <w:rFonts w:ascii="Arial Narrow" w:eastAsia="Arial Unicode MS" w:hAnsi="Arial Narrow" w:cs="Arial"/>
      <w:b/>
      <w:bCs/>
      <w:sz w:val="18"/>
      <w:szCs w:val="18"/>
    </w:rPr>
  </w:style>
  <w:style w:type="paragraph" w:styleId="NoSpacing">
    <w:name w:val="No Spacing"/>
    <w:qFormat/>
    <w:rsid w:val="00BD6CAF"/>
    <w:rPr>
      <w:sz w:val="24"/>
      <w:szCs w:val="24"/>
    </w:rPr>
  </w:style>
  <w:style w:type="paragraph" w:styleId="Header">
    <w:name w:val="header"/>
    <w:basedOn w:val="Normal"/>
    <w:link w:val="HeaderChar"/>
    <w:uiPriority w:val="99"/>
    <w:rsid w:val="00AF7335"/>
    <w:pPr>
      <w:tabs>
        <w:tab w:val="center" w:pos="4680"/>
        <w:tab w:val="right" w:pos="9360"/>
      </w:tabs>
    </w:pPr>
  </w:style>
  <w:style w:type="character" w:customStyle="1" w:styleId="HeaderChar">
    <w:name w:val="Header Char"/>
    <w:basedOn w:val="DefaultParagraphFont"/>
    <w:link w:val="Header"/>
    <w:uiPriority w:val="99"/>
    <w:rsid w:val="00AF7335"/>
    <w:rPr>
      <w:sz w:val="24"/>
      <w:szCs w:val="24"/>
    </w:rPr>
  </w:style>
  <w:style w:type="character" w:customStyle="1" w:styleId="Heading4Char">
    <w:name w:val="Heading 4 Char"/>
    <w:basedOn w:val="DefaultParagraphFont"/>
    <w:link w:val="Heading4"/>
    <w:semiHidden/>
    <w:rsid w:val="00AF7335"/>
    <w:rPr>
      <w:rFonts w:asciiTheme="majorHAnsi" w:eastAsiaTheme="majorEastAsia" w:hAnsiTheme="majorHAnsi" w:cstheme="majorBidi"/>
      <w:i/>
      <w:iCs/>
      <w:color w:val="0F4761" w:themeColor="accent1" w:themeShade="BF"/>
      <w:sz w:val="24"/>
      <w:szCs w:val="24"/>
    </w:rPr>
  </w:style>
  <w:style w:type="paragraph" w:styleId="Revision">
    <w:name w:val="Revision"/>
    <w:hidden/>
    <w:uiPriority w:val="99"/>
    <w:semiHidden/>
    <w:rsid w:val="001B3B8D"/>
    <w:rPr>
      <w:sz w:val="24"/>
      <w:szCs w:val="24"/>
    </w:rPr>
  </w:style>
  <w:style w:type="paragraph" w:styleId="Footer">
    <w:name w:val="footer"/>
    <w:basedOn w:val="Normal"/>
    <w:link w:val="FooterChar"/>
    <w:rsid w:val="00476EBB"/>
    <w:pPr>
      <w:tabs>
        <w:tab w:val="center" w:pos="4680"/>
        <w:tab w:val="right" w:pos="9360"/>
      </w:tabs>
    </w:pPr>
  </w:style>
  <w:style w:type="character" w:customStyle="1" w:styleId="FooterChar">
    <w:name w:val="Footer Char"/>
    <w:basedOn w:val="DefaultParagraphFont"/>
    <w:link w:val="Footer"/>
    <w:rsid w:val="00476EB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D0AA6D-0BCE-4F43-85CA-FCC04444D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943</Words>
  <Characters>8301</Characters>
  <Application>Microsoft Office Word</Application>
  <DocSecurity>0</DocSecurity>
  <Lines>69</Lines>
  <Paragraphs>18</Paragraphs>
  <ScaleCrop>false</ScaleCrop>
  <HeadingPairs>
    <vt:vector size="2" baseType="variant">
      <vt:variant>
        <vt:lpstr>Title</vt:lpstr>
      </vt:variant>
      <vt:variant>
        <vt:i4>1</vt:i4>
      </vt:variant>
    </vt:vector>
  </HeadingPairs>
  <TitlesOfParts>
    <vt:vector size="1" baseType="lpstr">
      <vt:lpstr> </vt:lpstr>
    </vt:vector>
  </TitlesOfParts>
  <Company>KSE</Company>
  <LinksUpToDate>false</LinksUpToDate>
  <CharactersWithSpaces>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dkeable</dc:creator>
  <cp:keywords/>
  <cp:lastModifiedBy>Chetan Shah</cp:lastModifiedBy>
  <cp:revision>3</cp:revision>
  <cp:lastPrinted>2025-03-28T16:35:00Z</cp:lastPrinted>
  <dcterms:created xsi:type="dcterms:W3CDTF">2025-03-31T14:54:00Z</dcterms:created>
  <dcterms:modified xsi:type="dcterms:W3CDTF">2025-03-31T14:58:00Z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2c447b87a3786f7bdcab3d2076c88dab17fe17d897831e494854f3a034e24072</vt:lpwstr>
  </property>
</Properties>
</file>