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1A95" w:rsidRDefault="005B1A95" w:rsidP="006379A3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:rsidR="005B1A95" w:rsidRDefault="006379A3" w:rsidP="006379A3">
      <w:pPr>
        <w:rPr>
          <w:rFonts w:ascii="Arial" w:hAnsi="Arial" w:cs="Arial"/>
          <w:sz w:val="19"/>
        </w:rPr>
      </w:pPr>
      <w:r w:rsidRPr="006379A3">
        <w:rPr>
          <w:rFonts w:ascii="Arial" w:hAnsi="Arial" w:cs="Arial"/>
          <w:sz w:val="19"/>
        </w:rPr>
        <w:t>Higher Diploma</w:t>
      </w:r>
      <w:r>
        <w:rPr>
          <w:rFonts w:ascii="Arial" w:hAnsi="Arial" w:cs="Arial"/>
          <w:sz w:val="19"/>
        </w:rPr>
        <w:t>/</w:t>
      </w:r>
      <w:r w:rsidRPr="006379A3">
        <w:rPr>
          <w:rFonts w:ascii="Arial" w:hAnsi="Arial" w:cs="Arial"/>
          <w:sz w:val="19"/>
        </w:rPr>
        <w:t>Audio Production</w:t>
      </w:r>
      <w:r>
        <w:rPr>
          <w:rFonts w:ascii="Arial" w:hAnsi="Arial" w:cs="Arial"/>
          <w:sz w:val="19"/>
        </w:rPr>
        <w:t xml:space="preserve">, </w:t>
      </w:r>
      <w:r w:rsidRPr="006379A3">
        <w:rPr>
          <w:rFonts w:ascii="Arial" w:hAnsi="Arial" w:cs="Arial"/>
          <w:sz w:val="19"/>
        </w:rPr>
        <w:t>Obafemi Awolowo University</w:t>
      </w:r>
      <w:r>
        <w:rPr>
          <w:rFonts w:ascii="Arial" w:hAnsi="Arial" w:cs="Arial"/>
          <w:sz w:val="19"/>
        </w:rPr>
        <w:t>,</w:t>
      </w:r>
      <w:r w:rsidRPr="006379A3">
        <w:rPr>
          <w:rFonts w:ascii="Arial" w:hAnsi="Arial" w:cs="Arial"/>
          <w:sz w:val="19"/>
        </w:rPr>
        <w:t xml:space="preserve"> Ile-Ife, Nigeria</w:t>
      </w:r>
      <w:r>
        <w:rPr>
          <w:rFonts w:ascii="Arial" w:hAnsi="Arial" w:cs="Arial"/>
          <w:sz w:val="19"/>
        </w:rPr>
        <w:t>,</w:t>
      </w:r>
      <w:r w:rsidRPr="006379A3">
        <w:rPr>
          <w:rFonts w:ascii="Arial" w:hAnsi="Arial" w:cs="Arial"/>
          <w:sz w:val="19"/>
        </w:rPr>
        <w:t xml:space="preserve"> 2014</w:t>
      </w:r>
    </w:p>
    <w:p w:rsidR="005B1A95" w:rsidRDefault="005B1A95" w:rsidP="006379A3">
      <w:pPr>
        <w:rPr>
          <w:rFonts w:ascii="Arial" w:hAnsi="Arial" w:cs="Arial"/>
          <w:sz w:val="19"/>
        </w:rPr>
      </w:pPr>
    </w:p>
    <w:p w:rsidR="005B1A95" w:rsidRDefault="005B1A95" w:rsidP="006379A3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>PROFESSIONAL TRAIN</w:t>
      </w:r>
      <w:r w:rsidR="006379A3">
        <w:t>ING</w:t>
      </w:r>
      <w:r w:rsidR="00E137B1">
        <w:t>/CERTIFICATION</w:t>
      </w:r>
    </w:p>
    <w:p w:rsidR="006379A3" w:rsidRDefault="006379A3" w:rsidP="006379A3">
      <w:pPr>
        <w:pStyle w:val="Default"/>
        <w:rPr>
          <w:color w:val="auto"/>
          <w:sz w:val="19"/>
          <w:szCs w:val="20"/>
        </w:rPr>
      </w:pPr>
      <w:r w:rsidRPr="006379A3">
        <w:rPr>
          <w:color w:val="auto"/>
          <w:sz w:val="19"/>
          <w:szCs w:val="20"/>
        </w:rPr>
        <w:t>ACI</w:t>
      </w:r>
      <w:r>
        <w:rPr>
          <w:color w:val="auto"/>
          <w:sz w:val="19"/>
          <w:szCs w:val="20"/>
        </w:rPr>
        <w:t>,</w:t>
      </w:r>
      <w:r w:rsidRPr="006379A3">
        <w:rPr>
          <w:color w:val="auto"/>
          <w:sz w:val="19"/>
          <w:szCs w:val="20"/>
        </w:rPr>
        <w:t xml:space="preserve"> 2023 Certified</w:t>
      </w:r>
    </w:p>
    <w:p w:rsidR="006379A3" w:rsidRPr="006379A3" w:rsidRDefault="006379A3" w:rsidP="006379A3">
      <w:pPr>
        <w:pStyle w:val="Default"/>
        <w:rPr>
          <w:color w:val="auto"/>
          <w:sz w:val="19"/>
          <w:szCs w:val="20"/>
        </w:rPr>
      </w:pPr>
      <w:r>
        <w:rPr>
          <w:color w:val="auto"/>
          <w:sz w:val="19"/>
          <w:szCs w:val="20"/>
        </w:rPr>
        <w:t xml:space="preserve">OSHA, </w:t>
      </w:r>
      <w:r w:rsidRPr="006379A3">
        <w:rPr>
          <w:color w:val="auto"/>
          <w:sz w:val="19"/>
          <w:szCs w:val="20"/>
        </w:rPr>
        <w:t>30-Hour Construction Safety and Health</w:t>
      </w:r>
      <w:r>
        <w:rPr>
          <w:color w:val="auto"/>
          <w:sz w:val="19"/>
          <w:szCs w:val="20"/>
        </w:rPr>
        <w:t>,</w:t>
      </w:r>
      <w:r w:rsidRPr="006379A3">
        <w:rPr>
          <w:color w:val="auto"/>
          <w:sz w:val="19"/>
          <w:szCs w:val="20"/>
        </w:rPr>
        <w:t xml:space="preserve"> 2023 Certified</w:t>
      </w:r>
    </w:p>
    <w:p w:rsidR="006379A3" w:rsidRPr="006379A3" w:rsidRDefault="006379A3" w:rsidP="00E61F1C">
      <w:pPr>
        <w:pStyle w:val="Default"/>
        <w:rPr>
          <w:color w:val="auto"/>
          <w:sz w:val="19"/>
          <w:szCs w:val="20"/>
        </w:rPr>
      </w:pPr>
      <w:r w:rsidRPr="006379A3">
        <w:rPr>
          <w:color w:val="auto"/>
          <w:sz w:val="19"/>
          <w:szCs w:val="20"/>
        </w:rPr>
        <w:t>8-Hour Pre-Assignment Training Course for Security Guards</w:t>
      </w:r>
      <w:r w:rsidR="00E61F1C">
        <w:rPr>
          <w:color w:val="auto"/>
          <w:sz w:val="19"/>
          <w:szCs w:val="20"/>
        </w:rPr>
        <w:t>,</w:t>
      </w:r>
      <w:r w:rsidRPr="006379A3">
        <w:rPr>
          <w:color w:val="auto"/>
          <w:sz w:val="19"/>
          <w:szCs w:val="20"/>
        </w:rPr>
        <w:t xml:space="preserve"> 2022 Certified</w:t>
      </w:r>
    </w:p>
    <w:p w:rsidR="006379A3" w:rsidRPr="006379A3" w:rsidRDefault="006379A3" w:rsidP="00E61F1C">
      <w:pPr>
        <w:pStyle w:val="Default"/>
        <w:rPr>
          <w:color w:val="auto"/>
          <w:sz w:val="19"/>
          <w:szCs w:val="20"/>
        </w:rPr>
      </w:pPr>
      <w:r w:rsidRPr="006379A3">
        <w:rPr>
          <w:color w:val="auto"/>
          <w:sz w:val="19"/>
          <w:szCs w:val="20"/>
        </w:rPr>
        <w:t>16-Hour</w:t>
      </w:r>
      <w:r w:rsidR="00E61F1C">
        <w:rPr>
          <w:color w:val="auto"/>
          <w:sz w:val="19"/>
          <w:szCs w:val="20"/>
        </w:rPr>
        <w:t>,</w:t>
      </w:r>
      <w:r w:rsidRPr="006379A3">
        <w:rPr>
          <w:color w:val="auto"/>
          <w:sz w:val="19"/>
          <w:szCs w:val="20"/>
        </w:rPr>
        <w:t xml:space="preserve"> On-the-Job Training Course for Security Guards</w:t>
      </w:r>
      <w:r w:rsidR="00E61F1C">
        <w:rPr>
          <w:color w:val="auto"/>
          <w:sz w:val="19"/>
          <w:szCs w:val="20"/>
        </w:rPr>
        <w:t>,</w:t>
      </w:r>
      <w:r w:rsidRPr="006379A3">
        <w:rPr>
          <w:color w:val="auto"/>
          <w:sz w:val="19"/>
          <w:szCs w:val="20"/>
        </w:rPr>
        <w:t xml:space="preserve"> 2022 Certified</w:t>
      </w:r>
    </w:p>
    <w:p w:rsidR="006379A3" w:rsidRPr="006379A3" w:rsidRDefault="006379A3" w:rsidP="00E61F1C">
      <w:pPr>
        <w:pStyle w:val="Default"/>
        <w:rPr>
          <w:color w:val="auto"/>
          <w:sz w:val="19"/>
          <w:szCs w:val="20"/>
        </w:rPr>
      </w:pPr>
      <w:r w:rsidRPr="006379A3">
        <w:rPr>
          <w:color w:val="auto"/>
          <w:sz w:val="19"/>
          <w:szCs w:val="20"/>
        </w:rPr>
        <w:t>American Traffic Safety Services Association (ATSSA)</w:t>
      </w:r>
      <w:r w:rsidR="00E61F1C">
        <w:rPr>
          <w:color w:val="auto"/>
          <w:sz w:val="19"/>
          <w:szCs w:val="20"/>
        </w:rPr>
        <w:t xml:space="preserve">, </w:t>
      </w:r>
      <w:r w:rsidRPr="006379A3">
        <w:rPr>
          <w:color w:val="auto"/>
          <w:sz w:val="19"/>
          <w:szCs w:val="20"/>
        </w:rPr>
        <w:t>2022 Certified</w:t>
      </w:r>
    </w:p>
    <w:p w:rsidR="006379A3" w:rsidRPr="006379A3" w:rsidRDefault="00E61F1C" w:rsidP="00E61F1C">
      <w:pPr>
        <w:pStyle w:val="Default"/>
        <w:rPr>
          <w:color w:val="auto"/>
          <w:sz w:val="19"/>
          <w:szCs w:val="20"/>
        </w:rPr>
      </w:pPr>
      <w:r w:rsidRPr="006379A3">
        <w:rPr>
          <w:color w:val="auto"/>
          <w:sz w:val="19"/>
          <w:szCs w:val="20"/>
        </w:rPr>
        <w:t>All City Professional Training and Career Services</w:t>
      </w:r>
      <w:r>
        <w:rPr>
          <w:color w:val="auto"/>
          <w:sz w:val="19"/>
          <w:szCs w:val="20"/>
        </w:rPr>
        <w:t xml:space="preserve">, </w:t>
      </w:r>
      <w:r w:rsidR="006379A3" w:rsidRPr="006379A3">
        <w:rPr>
          <w:color w:val="auto"/>
          <w:sz w:val="19"/>
          <w:szCs w:val="20"/>
        </w:rPr>
        <w:t>HMR Metal Detection-Homeland Security Training</w:t>
      </w:r>
      <w:r>
        <w:rPr>
          <w:color w:val="auto"/>
          <w:sz w:val="19"/>
          <w:szCs w:val="20"/>
        </w:rPr>
        <w:t xml:space="preserve">, </w:t>
      </w:r>
      <w:r w:rsidR="006379A3" w:rsidRPr="006379A3">
        <w:rPr>
          <w:color w:val="auto"/>
          <w:sz w:val="19"/>
          <w:szCs w:val="20"/>
        </w:rPr>
        <w:t>2023 Certified</w:t>
      </w:r>
    </w:p>
    <w:p w:rsidR="006379A3" w:rsidRPr="006379A3" w:rsidRDefault="00E61F1C" w:rsidP="00E61F1C">
      <w:pPr>
        <w:pStyle w:val="Default"/>
        <w:rPr>
          <w:color w:val="auto"/>
          <w:sz w:val="19"/>
          <w:szCs w:val="20"/>
        </w:rPr>
      </w:pPr>
      <w:r w:rsidRPr="006379A3">
        <w:rPr>
          <w:color w:val="auto"/>
          <w:sz w:val="19"/>
          <w:szCs w:val="20"/>
        </w:rPr>
        <w:t>All City Professional Training and Career Services</w:t>
      </w:r>
      <w:r>
        <w:rPr>
          <w:color w:val="auto"/>
          <w:sz w:val="19"/>
          <w:szCs w:val="20"/>
        </w:rPr>
        <w:t xml:space="preserve">, </w:t>
      </w:r>
      <w:r w:rsidR="006379A3" w:rsidRPr="006379A3">
        <w:rPr>
          <w:color w:val="auto"/>
          <w:sz w:val="19"/>
          <w:szCs w:val="20"/>
        </w:rPr>
        <w:t>HMR Anti-Terrorism Awareness-Homeland Security Training</w:t>
      </w:r>
      <w:r>
        <w:rPr>
          <w:color w:val="auto"/>
          <w:sz w:val="19"/>
          <w:szCs w:val="20"/>
        </w:rPr>
        <w:t xml:space="preserve">, </w:t>
      </w:r>
      <w:r w:rsidR="006379A3" w:rsidRPr="006379A3">
        <w:rPr>
          <w:color w:val="auto"/>
          <w:sz w:val="19"/>
          <w:szCs w:val="20"/>
        </w:rPr>
        <w:t>2023 Certified</w:t>
      </w:r>
    </w:p>
    <w:p w:rsidR="006379A3" w:rsidRPr="006379A3" w:rsidRDefault="00E61F1C" w:rsidP="00E61F1C">
      <w:pPr>
        <w:pStyle w:val="Default"/>
        <w:rPr>
          <w:color w:val="auto"/>
          <w:sz w:val="19"/>
          <w:szCs w:val="20"/>
        </w:rPr>
      </w:pPr>
      <w:r>
        <w:rPr>
          <w:color w:val="auto"/>
          <w:sz w:val="19"/>
          <w:szCs w:val="20"/>
        </w:rPr>
        <w:t xml:space="preserve">FDNY, </w:t>
      </w:r>
      <w:r w:rsidR="006379A3" w:rsidRPr="006379A3">
        <w:rPr>
          <w:color w:val="auto"/>
          <w:sz w:val="19"/>
          <w:szCs w:val="20"/>
        </w:rPr>
        <w:t>Fire Guard FO1</w:t>
      </w:r>
      <w:r>
        <w:rPr>
          <w:color w:val="auto"/>
          <w:sz w:val="19"/>
          <w:szCs w:val="20"/>
        </w:rPr>
        <w:t>,</w:t>
      </w:r>
      <w:r w:rsidR="006379A3" w:rsidRPr="006379A3">
        <w:rPr>
          <w:color w:val="auto"/>
          <w:sz w:val="19"/>
          <w:szCs w:val="20"/>
        </w:rPr>
        <w:t xml:space="preserve"> 2023 Certified</w:t>
      </w:r>
    </w:p>
    <w:p w:rsidR="005B1A95" w:rsidRDefault="005B1A95" w:rsidP="006379A3">
      <w:pPr>
        <w:rPr>
          <w:rFonts w:ascii="Arial" w:hAnsi="Arial" w:cs="Arial"/>
          <w:sz w:val="19"/>
        </w:rPr>
      </w:pPr>
    </w:p>
    <w:p w:rsidR="005B1A95" w:rsidRDefault="005B1A95" w:rsidP="006379A3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:rsidR="005B1A95" w:rsidRDefault="005B1A95" w:rsidP="006379A3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Mr. </w:t>
      </w:r>
      <w:proofErr w:type="spellStart"/>
      <w:r w:rsidR="004873A0">
        <w:t>Ol</w:t>
      </w:r>
      <w:r>
        <w:t>as</w:t>
      </w:r>
      <w:r w:rsidR="004873A0">
        <w:t>oji</w:t>
      </w:r>
      <w:proofErr w:type="spellEnd"/>
      <w:r w:rsidR="004873A0">
        <w:t xml:space="preserve"> </w:t>
      </w:r>
      <w:r>
        <w:t xml:space="preserve">has </w:t>
      </w:r>
      <w:r w:rsidR="004873A0">
        <w:t xml:space="preserve">more than two </w:t>
      </w:r>
      <w:r>
        <w:t xml:space="preserve">years of experience </w:t>
      </w:r>
      <w:r w:rsidR="004873A0">
        <w:t xml:space="preserve">as a safety manager, as well as an additional 15+ years in other positions. </w:t>
      </w:r>
      <w:r w:rsidR="00E15F96">
        <w:t>He has e</w:t>
      </w:r>
      <w:r w:rsidR="00E15F96" w:rsidRPr="00E15F96">
        <w:t xml:space="preserve">xcellent communication and organizational skills to coordinate, supervise, manage, and train others to accomplish goals. </w:t>
      </w:r>
      <w:r w:rsidR="00E15F96">
        <w:t>He is h</w:t>
      </w:r>
      <w:r w:rsidR="00E15F96" w:rsidRPr="00E15F96">
        <w:t>ighly dependable, passionate, honest</w:t>
      </w:r>
      <w:r w:rsidR="00E15F96">
        <w:t>,</w:t>
      </w:r>
      <w:r w:rsidR="00E15F96" w:rsidRPr="00E15F96">
        <w:t xml:space="preserve"> and enterprising.</w:t>
      </w:r>
      <w:r w:rsidR="00E15F96">
        <w:t xml:space="preserve"> He possesses e</w:t>
      </w:r>
      <w:r w:rsidR="00E15F96" w:rsidRPr="00E15F96">
        <w:t xml:space="preserve">xcellent critical thinking skills, social perceptiveness, </w:t>
      </w:r>
      <w:r w:rsidR="00E15F96">
        <w:t>a</w:t>
      </w:r>
      <w:r w:rsidR="00E15F96" w:rsidRPr="00E15F96">
        <w:t>ppropriate judgment</w:t>
      </w:r>
      <w:r w:rsidR="00E15F96">
        <w:t>,</w:t>
      </w:r>
      <w:r w:rsidR="00E15F96" w:rsidRPr="00E15F96">
        <w:t xml:space="preserve"> and </w:t>
      </w:r>
      <w:r w:rsidR="00E15F96">
        <w:t xml:space="preserve">good </w:t>
      </w:r>
      <w:r w:rsidR="00E15F96" w:rsidRPr="00E15F96">
        <w:t>decision-making skills</w:t>
      </w:r>
      <w:r w:rsidR="00E15F96">
        <w:t>. He is an a</w:t>
      </w:r>
      <w:r w:rsidR="00E15F96" w:rsidRPr="00E15F96">
        <w:t>ctive listener</w:t>
      </w:r>
      <w:r w:rsidR="00E15F96">
        <w:t>, with e</w:t>
      </w:r>
      <w:r w:rsidR="00E15F96" w:rsidRPr="00E15F96">
        <w:t xml:space="preserve">xcellent writing and reading comprehension, </w:t>
      </w:r>
      <w:r w:rsidR="00E15F96">
        <w:t xml:space="preserve">as well as </w:t>
      </w:r>
      <w:r w:rsidR="00E15F96" w:rsidRPr="00E15F96">
        <w:t>personal computer</w:t>
      </w:r>
      <w:r w:rsidR="00E15F96">
        <w:t xml:space="preserve"> </w:t>
      </w:r>
      <w:r w:rsidR="00E15F96" w:rsidRPr="00E15F96">
        <w:t>and document processing</w:t>
      </w:r>
      <w:r w:rsidR="00E15F96">
        <w:t xml:space="preserve"> skills</w:t>
      </w:r>
      <w:r w:rsidR="00E15F96" w:rsidRPr="00E15F96">
        <w:t>.</w:t>
      </w:r>
      <w:r w:rsidR="00E15F96">
        <w:t xml:space="preserve"> </w:t>
      </w:r>
      <w:r>
        <w:t>His representative experience includes:</w:t>
      </w:r>
    </w:p>
    <w:p w:rsidR="005B1A95" w:rsidRPr="00E15F96" w:rsidRDefault="005B1A95" w:rsidP="00E15F9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BD029C" w:rsidRPr="005300DD" w:rsidRDefault="00BD029C" w:rsidP="00BD029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  <w:r w:rsidRPr="00AE187F">
        <w:rPr>
          <w:b/>
          <w:bCs/>
        </w:rPr>
        <w:t xml:space="preserve">JFK NTO, </w:t>
      </w:r>
      <w:r w:rsidR="00403E7E" w:rsidRPr="00AE187F">
        <w:rPr>
          <w:b/>
          <w:bCs/>
        </w:rPr>
        <w:t>LLC, Special</w:t>
      </w:r>
      <w:r w:rsidRPr="00AE187F">
        <w:rPr>
          <w:b/>
          <w:bCs/>
        </w:rPr>
        <w:t xml:space="preserve"> Inspection Services for the New Terminal One at John F. Kennedy International Airport, Queens, NY </w:t>
      </w:r>
      <w:r>
        <w:rPr>
          <w:b/>
          <w:bCs/>
        </w:rPr>
        <w:t>-</w:t>
      </w:r>
      <w:r>
        <w:t xml:space="preserve"> Special Inspector. Provided </w:t>
      </w:r>
      <w:r>
        <w:rPr>
          <w:szCs w:val="19"/>
        </w:rPr>
        <w:t xml:space="preserve">special inspection </w:t>
      </w:r>
      <w:r w:rsidRPr="005300DD">
        <w:rPr>
          <w:szCs w:val="19"/>
        </w:rPr>
        <w:t xml:space="preserve">services </w:t>
      </w:r>
      <w:r>
        <w:rPr>
          <w:szCs w:val="19"/>
        </w:rPr>
        <w:t>for all site civil utilities, roadways and foundations</w:t>
      </w:r>
      <w:r w:rsidRPr="005300DD">
        <w:rPr>
          <w:szCs w:val="19"/>
        </w:rPr>
        <w:t xml:space="preserve">. </w:t>
      </w:r>
      <w:r>
        <w:rPr>
          <w:szCs w:val="19"/>
        </w:rPr>
        <w:t xml:space="preserve">KSE is providing project management and field inspection, which includes the </w:t>
      </w:r>
      <w:r>
        <w:rPr>
          <w:bCs/>
          <w:iCs/>
          <w:szCs w:val="19"/>
          <w:lang w:eastAsia="x-none"/>
        </w:rPr>
        <w:t>c</w:t>
      </w:r>
      <w:r w:rsidRPr="003B6358">
        <w:rPr>
          <w:bCs/>
          <w:iCs/>
          <w:szCs w:val="19"/>
          <w:lang w:eastAsia="x-none"/>
        </w:rPr>
        <w:t>oordina</w:t>
      </w:r>
      <w:r>
        <w:rPr>
          <w:bCs/>
          <w:iCs/>
          <w:szCs w:val="19"/>
          <w:lang w:eastAsia="x-none"/>
        </w:rPr>
        <w:t>tion,</w:t>
      </w:r>
      <w:r w:rsidRPr="003B6358">
        <w:rPr>
          <w:bCs/>
          <w:iCs/>
          <w:szCs w:val="19"/>
          <w:lang w:eastAsia="x-none"/>
        </w:rPr>
        <w:t xml:space="preserve"> review</w:t>
      </w:r>
      <w:r>
        <w:rPr>
          <w:bCs/>
          <w:iCs/>
          <w:szCs w:val="19"/>
          <w:lang w:eastAsia="x-none"/>
        </w:rPr>
        <w:t>,</w:t>
      </w:r>
      <w:r w:rsidRPr="003B6358">
        <w:rPr>
          <w:bCs/>
          <w:iCs/>
          <w:szCs w:val="19"/>
          <w:lang w:eastAsia="x-none"/>
        </w:rPr>
        <w:t xml:space="preserve"> and approval </w:t>
      </w:r>
      <w:r>
        <w:rPr>
          <w:bCs/>
          <w:iCs/>
          <w:szCs w:val="19"/>
          <w:lang w:eastAsia="x-none"/>
        </w:rPr>
        <w:t>of submittals and shop drawings; coordination of</w:t>
      </w:r>
      <w:r w:rsidRPr="003B6358">
        <w:rPr>
          <w:bCs/>
          <w:iCs/>
          <w:szCs w:val="19"/>
          <w:lang w:eastAsia="x-none"/>
        </w:rPr>
        <w:t xml:space="preserve"> R</w:t>
      </w:r>
      <w:r>
        <w:rPr>
          <w:bCs/>
          <w:iCs/>
          <w:szCs w:val="19"/>
          <w:lang w:eastAsia="x-none"/>
        </w:rPr>
        <w:t>FIs; r</w:t>
      </w:r>
      <w:r w:rsidRPr="003B6358">
        <w:rPr>
          <w:bCs/>
          <w:iCs/>
          <w:szCs w:val="19"/>
          <w:lang w:eastAsia="x-none"/>
        </w:rPr>
        <w:t>eview a</w:t>
      </w:r>
      <w:r>
        <w:rPr>
          <w:bCs/>
          <w:iCs/>
          <w:szCs w:val="19"/>
          <w:lang w:eastAsia="x-none"/>
        </w:rPr>
        <w:t>nd approval</w:t>
      </w:r>
      <w:r w:rsidRPr="003B6358">
        <w:rPr>
          <w:bCs/>
          <w:iCs/>
          <w:szCs w:val="19"/>
          <w:lang w:eastAsia="x-none"/>
        </w:rPr>
        <w:t xml:space="preserve"> </w:t>
      </w:r>
      <w:r>
        <w:rPr>
          <w:bCs/>
          <w:iCs/>
          <w:szCs w:val="19"/>
          <w:lang w:eastAsia="x-none"/>
        </w:rPr>
        <w:t xml:space="preserve">of </w:t>
      </w:r>
      <w:r w:rsidRPr="003B6358">
        <w:rPr>
          <w:bCs/>
          <w:iCs/>
          <w:szCs w:val="19"/>
          <w:lang w:eastAsia="x-none"/>
        </w:rPr>
        <w:t>payment applications</w:t>
      </w:r>
      <w:r>
        <w:rPr>
          <w:bCs/>
          <w:iCs/>
          <w:szCs w:val="19"/>
          <w:lang w:eastAsia="x-none"/>
        </w:rPr>
        <w:t>; scheduling</w:t>
      </w:r>
      <w:r w:rsidRPr="003B6358">
        <w:rPr>
          <w:bCs/>
          <w:iCs/>
          <w:szCs w:val="19"/>
          <w:lang w:eastAsia="x-none"/>
        </w:rPr>
        <w:t xml:space="preserve"> and </w:t>
      </w:r>
      <w:r>
        <w:rPr>
          <w:bCs/>
          <w:iCs/>
          <w:szCs w:val="19"/>
          <w:lang w:eastAsia="x-none"/>
        </w:rPr>
        <w:t>management of</w:t>
      </w:r>
      <w:r w:rsidRPr="003B6358">
        <w:rPr>
          <w:bCs/>
          <w:iCs/>
          <w:szCs w:val="19"/>
          <w:lang w:eastAsia="x-none"/>
        </w:rPr>
        <w:t xml:space="preserve"> progress meetings</w:t>
      </w:r>
      <w:r>
        <w:rPr>
          <w:bCs/>
          <w:iCs/>
          <w:szCs w:val="19"/>
          <w:lang w:eastAsia="x-none"/>
        </w:rPr>
        <w:t>; review of change order requests and provision of recommendations; p</w:t>
      </w:r>
      <w:r w:rsidRPr="003B6358">
        <w:rPr>
          <w:bCs/>
          <w:iCs/>
          <w:szCs w:val="19"/>
          <w:lang w:eastAsia="x-none"/>
        </w:rPr>
        <w:t>erform</w:t>
      </w:r>
      <w:r>
        <w:rPr>
          <w:bCs/>
          <w:iCs/>
          <w:szCs w:val="19"/>
          <w:lang w:eastAsia="x-none"/>
        </w:rPr>
        <w:t>ance of</w:t>
      </w:r>
      <w:r w:rsidRPr="003B6358">
        <w:rPr>
          <w:bCs/>
          <w:iCs/>
          <w:szCs w:val="19"/>
          <w:lang w:eastAsia="x-none"/>
        </w:rPr>
        <w:t xml:space="preserve"> final building inspection</w:t>
      </w:r>
      <w:r>
        <w:rPr>
          <w:bCs/>
          <w:iCs/>
          <w:szCs w:val="19"/>
          <w:lang w:eastAsia="x-none"/>
        </w:rPr>
        <w:t>s</w:t>
      </w:r>
      <w:r w:rsidRPr="003B6358">
        <w:rPr>
          <w:bCs/>
          <w:iCs/>
          <w:szCs w:val="19"/>
          <w:lang w:eastAsia="x-none"/>
        </w:rPr>
        <w:t xml:space="preserve"> </w:t>
      </w:r>
      <w:r>
        <w:rPr>
          <w:bCs/>
          <w:iCs/>
          <w:szCs w:val="19"/>
          <w:lang w:eastAsia="x-none"/>
        </w:rPr>
        <w:t xml:space="preserve">leading to the issuance of </w:t>
      </w:r>
      <w:r w:rsidRPr="003B6358">
        <w:rPr>
          <w:bCs/>
          <w:iCs/>
          <w:szCs w:val="19"/>
          <w:lang w:eastAsia="x-none"/>
        </w:rPr>
        <w:t>su</w:t>
      </w:r>
      <w:r>
        <w:rPr>
          <w:bCs/>
          <w:iCs/>
          <w:szCs w:val="19"/>
          <w:lang w:eastAsia="x-none"/>
        </w:rPr>
        <w:t>bstantial completion and preparation of</w:t>
      </w:r>
      <w:r w:rsidRPr="003B6358">
        <w:rPr>
          <w:bCs/>
          <w:iCs/>
          <w:szCs w:val="19"/>
          <w:lang w:eastAsia="x-none"/>
        </w:rPr>
        <w:t xml:space="preserve"> the final punch list in cooperation with the architect</w:t>
      </w:r>
      <w:r>
        <w:rPr>
          <w:bCs/>
          <w:iCs/>
          <w:szCs w:val="19"/>
          <w:lang w:eastAsia="x-none"/>
        </w:rPr>
        <w:t>; and r</w:t>
      </w:r>
      <w:r w:rsidRPr="003B6358">
        <w:rPr>
          <w:bCs/>
          <w:iCs/>
          <w:szCs w:val="19"/>
          <w:lang w:eastAsia="x-none"/>
        </w:rPr>
        <w:t>eview</w:t>
      </w:r>
      <w:r>
        <w:rPr>
          <w:bCs/>
          <w:iCs/>
          <w:szCs w:val="19"/>
          <w:lang w:eastAsia="x-none"/>
        </w:rPr>
        <w:t xml:space="preserve"> of the</w:t>
      </w:r>
      <w:r w:rsidRPr="003B6358">
        <w:rPr>
          <w:bCs/>
          <w:iCs/>
          <w:szCs w:val="19"/>
          <w:lang w:eastAsia="x-none"/>
        </w:rPr>
        <w:t xml:space="preserve"> final as-built</w:t>
      </w:r>
      <w:r>
        <w:rPr>
          <w:bCs/>
          <w:iCs/>
          <w:szCs w:val="19"/>
          <w:lang w:eastAsia="x-none"/>
        </w:rPr>
        <w:t xml:space="preserve"> drawings </w:t>
      </w:r>
      <w:r w:rsidRPr="003B6358">
        <w:rPr>
          <w:bCs/>
          <w:iCs/>
          <w:szCs w:val="19"/>
          <w:lang w:eastAsia="x-none"/>
        </w:rPr>
        <w:t>prepared by the contractor fo</w:t>
      </w:r>
      <w:r>
        <w:rPr>
          <w:bCs/>
          <w:iCs/>
          <w:szCs w:val="19"/>
          <w:lang w:eastAsia="x-none"/>
        </w:rPr>
        <w:t xml:space="preserve">r maintenance plans and manuals </w:t>
      </w:r>
      <w:r w:rsidRPr="003B6358">
        <w:rPr>
          <w:bCs/>
          <w:iCs/>
          <w:szCs w:val="19"/>
          <w:lang w:eastAsia="x-none"/>
        </w:rPr>
        <w:t xml:space="preserve">received from the contractor and reviewed for completeness prior to submission to the </w:t>
      </w:r>
      <w:r>
        <w:rPr>
          <w:bCs/>
          <w:iCs/>
          <w:szCs w:val="19"/>
          <w:lang w:eastAsia="x-none"/>
        </w:rPr>
        <w:t xml:space="preserve">client and Queens </w:t>
      </w:r>
      <w:r w:rsidRPr="003B6358">
        <w:rPr>
          <w:bCs/>
          <w:iCs/>
          <w:szCs w:val="19"/>
          <w:lang w:eastAsia="x-none"/>
        </w:rPr>
        <w:t xml:space="preserve">County for their records. </w:t>
      </w:r>
      <w:r>
        <w:rPr>
          <w:bCs/>
          <w:iCs/>
          <w:szCs w:val="19"/>
          <w:lang w:eastAsia="x-none"/>
        </w:rPr>
        <w:t xml:space="preserve">Special inspections included the inspection of rebar and testing of freshly mixed concrete. </w:t>
      </w:r>
      <w:bookmarkStart w:id="0" w:name="_Hlk129871964"/>
      <w:r>
        <w:rPr>
          <w:szCs w:val="19"/>
        </w:rPr>
        <w:t>Cast-in-place/rebar inspections were performed, as well as soil compaction and masonry. In the laboratory KSE performed sieve analysis, Atterberg limits, hydrometer, pH, proctor, and classification tests on soil</w:t>
      </w:r>
      <w:bookmarkEnd w:id="0"/>
      <w:r>
        <w:rPr>
          <w:szCs w:val="19"/>
        </w:rPr>
        <w:t>, as well as checking the mix design and compressive strength of concrete cylinders and designs.  (2023 - Present)</w:t>
      </w:r>
    </w:p>
    <w:p w:rsidR="00BD029C" w:rsidRDefault="00BD029C" w:rsidP="00BD029C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E15F96" w:rsidRPr="00E15F96" w:rsidRDefault="00E15F96" w:rsidP="00E15F9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E15F96">
        <w:rPr>
          <w:b/>
          <w:bCs/>
        </w:rPr>
        <w:t>Allstars Protective Services, Rosedale, NY -</w:t>
      </w:r>
      <w:r>
        <w:t xml:space="preserve"> </w:t>
      </w:r>
      <w:r w:rsidRPr="00E15F96">
        <w:t>Safety Manager / Flagger</w:t>
      </w:r>
      <w:r>
        <w:t xml:space="preserve">. </w:t>
      </w:r>
      <w:r w:rsidR="002A30A3" w:rsidRPr="00E15F96">
        <w:t>Ensur</w:t>
      </w:r>
      <w:r w:rsidR="002A30A3">
        <w:t>ed c</w:t>
      </w:r>
      <w:r w:rsidR="002A30A3" w:rsidRPr="00E15F96">
        <w:t>ompliance and adhere</w:t>
      </w:r>
      <w:r w:rsidR="002A30A3">
        <w:t>d</w:t>
      </w:r>
      <w:r w:rsidR="002A30A3" w:rsidRPr="00E15F96">
        <w:t xml:space="preserve"> to Occupational Health and Safety guidelines for all the workers at construction sites. </w:t>
      </w:r>
      <w:r w:rsidR="002A30A3">
        <w:t xml:space="preserve">Mr. </w:t>
      </w:r>
      <w:proofErr w:type="spellStart"/>
      <w:r w:rsidR="002A30A3">
        <w:t>Olasoji</w:t>
      </w:r>
      <w:proofErr w:type="spellEnd"/>
      <w:r w:rsidR="002A30A3">
        <w:t xml:space="preserve"> was </w:t>
      </w:r>
      <w:r w:rsidR="002A30A3" w:rsidRPr="00E15F96">
        <w:t>also responsible for overseeing company employee</w:t>
      </w:r>
      <w:r w:rsidR="002A30A3">
        <w:t>s</w:t>
      </w:r>
      <w:r w:rsidR="002A30A3" w:rsidRPr="00E15F96">
        <w:t>’ safety at job site</w:t>
      </w:r>
      <w:r w:rsidR="002A30A3">
        <w:t>s,</w:t>
      </w:r>
      <w:r w:rsidR="002A30A3" w:rsidRPr="00E15F96">
        <w:t xml:space="preserve"> as well as control</w:t>
      </w:r>
      <w:r w:rsidR="002A30A3">
        <w:t>ling</w:t>
      </w:r>
      <w:r w:rsidR="002A30A3" w:rsidRPr="00E15F96">
        <w:t xml:space="preserve"> the flow of traffic around </w:t>
      </w:r>
      <w:r w:rsidR="002A30A3">
        <w:t>r</w:t>
      </w:r>
      <w:r w:rsidR="002A30A3" w:rsidRPr="00E15F96">
        <w:t xml:space="preserve">oad construction sites </w:t>
      </w:r>
      <w:r w:rsidR="002A30A3">
        <w:t>and</w:t>
      </w:r>
      <w:r w:rsidR="002A30A3" w:rsidRPr="00E15F96">
        <w:t xml:space="preserve"> guiding pedestrians. </w:t>
      </w:r>
      <w:r w:rsidR="002A30A3">
        <w:t xml:space="preserve"> (</w:t>
      </w:r>
      <w:r w:rsidRPr="00E15F96">
        <w:t xml:space="preserve">11/2021 </w:t>
      </w:r>
      <w:r w:rsidR="002A30A3">
        <w:t xml:space="preserve">- </w:t>
      </w:r>
      <w:r w:rsidR="00BD029C">
        <w:t>2023</w:t>
      </w:r>
      <w:r w:rsidR="002A30A3">
        <w:t>)</w:t>
      </w:r>
    </w:p>
    <w:p w:rsidR="00E15F96" w:rsidRPr="00E15F96" w:rsidRDefault="00E15F96" w:rsidP="00E15F9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2A30A3" w:rsidRDefault="002A30A3" w:rsidP="002A30A3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proofErr w:type="spellStart"/>
      <w:r w:rsidRPr="002A30A3">
        <w:rPr>
          <w:b/>
          <w:bCs/>
        </w:rPr>
        <w:t>Ooni</w:t>
      </w:r>
      <w:proofErr w:type="spellEnd"/>
      <w:r w:rsidRPr="002A30A3">
        <w:rPr>
          <w:b/>
          <w:bCs/>
        </w:rPr>
        <w:t xml:space="preserve"> of Ife in Council, </w:t>
      </w:r>
      <w:proofErr w:type="spellStart"/>
      <w:r w:rsidRPr="002A30A3">
        <w:rPr>
          <w:b/>
          <w:bCs/>
        </w:rPr>
        <w:t>Ooni’s</w:t>
      </w:r>
      <w:proofErr w:type="spellEnd"/>
      <w:r w:rsidRPr="002A30A3">
        <w:rPr>
          <w:b/>
          <w:bCs/>
        </w:rPr>
        <w:t xml:space="preserve"> Palace, </w:t>
      </w:r>
      <w:proofErr w:type="spellStart"/>
      <w:r w:rsidRPr="002A30A3">
        <w:rPr>
          <w:b/>
          <w:bCs/>
        </w:rPr>
        <w:t>Enuwa</w:t>
      </w:r>
      <w:proofErr w:type="spellEnd"/>
      <w:r w:rsidRPr="002A30A3">
        <w:rPr>
          <w:b/>
          <w:bCs/>
        </w:rPr>
        <w:t xml:space="preserve"> Squares, Ile-Ife, Nigeria -</w:t>
      </w:r>
      <w:r>
        <w:t xml:space="preserve"> </w:t>
      </w:r>
      <w:r w:rsidRPr="002A30A3">
        <w:t>Coordinator</w:t>
      </w:r>
      <w:r>
        <w:t>,</w:t>
      </w:r>
      <w:r w:rsidRPr="002A30A3">
        <w:t xml:space="preserve"> Music Entertainment Department</w:t>
      </w:r>
      <w:r>
        <w:t>. Served a</w:t>
      </w:r>
      <w:r w:rsidRPr="002A30A3">
        <w:t xml:space="preserve">s official DJ to the paramount king in Nigeria, His Imperial Majesty </w:t>
      </w:r>
      <w:proofErr w:type="spellStart"/>
      <w:r w:rsidRPr="002A30A3">
        <w:t>Ooni</w:t>
      </w:r>
      <w:proofErr w:type="spellEnd"/>
      <w:r w:rsidRPr="002A30A3">
        <w:t xml:space="preserve"> Adeyeye </w:t>
      </w:r>
      <w:proofErr w:type="spellStart"/>
      <w:r w:rsidRPr="002A30A3">
        <w:t>Ogunwusi</w:t>
      </w:r>
      <w:proofErr w:type="spellEnd"/>
      <w:r w:rsidRPr="002A30A3">
        <w:t xml:space="preserve"> </w:t>
      </w:r>
      <w:proofErr w:type="spellStart"/>
      <w:r w:rsidRPr="002A30A3">
        <w:t>Ojaja</w:t>
      </w:r>
      <w:proofErr w:type="spellEnd"/>
      <w:r w:rsidRPr="002A30A3">
        <w:t xml:space="preserve"> II (</w:t>
      </w:r>
      <w:proofErr w:type="spellStart"/>
      <w:r w:rsidRPr="002A30A3">
        <w:t>Ooni</w:t>
      </w:r>
      <w:proofErr w:type="spellEnd"/>
      <w:r w:rsidRPr="002A30A3">
        <w:t xml:space="preserve"> of Ife). </w:t>
      </w:r>
      <w:r>
        <w:t xml:space="preserve">Mr. </w:t>
      </w:r>
      <w:proofErr w:type="spellStart"/>
      <w:r>
        <w:t>Olasoji</w:t>
      </w:r>
      <w:proofErr w:type="spellEnd"/>
      <w:r>
        <w:t xml:space="preserve"> </w:t>
      </w:r>
      <w:r w:rsidRPr="002A30A3">
        <w:t xml:space="preserve">ensured that all major events </w:t>
      </w:r>
      <w:r>
        <w:t>we</w:t>
      </w:r>
      <w:r w:rsidRPr="002A30A3">
        <w:t>re proper</w:t>
      </w:r>
      <w:r>
        <w:t>ly</w:t>
      </w:r>
      <w:r w:rsidRPr="002A30A3">
        <w:t xml:space="preserve"> planned and organized successfully. </w:t>
      </w:r>
      <w:r>
        <w:t>He was r</w:t>
      </w:r>
      <w:r w:rsidRPr="002A30A3">
        <w:t xml:space="preserve">esponsible for teaching staffs how to operate professional music </w:t>
      </w:r>
      <w:r w:rsidR="00403E7E" w:rsidRPr="002A30A3">
        <w:t>equipment and</w:t>
      </w:r>
      <w:r>
        <w:t xml:space="preserve"> was </w:t>
      </w:r>
      <w:r w:rsidRPr="002A30A3">
        <w:t>also responsible for everything related to music production and entertainment, including management, budgeting</w:t>
      </w:r>
      <w:r>
        <w:t>,</w:t>
      </w:r>
      <w:r w:rsidRPr="002A30A3">
        <w:t xml:space="preserve"> and recruitment. </w:t>
      </w:r>
      <w:r>
        <w:t xml:space="preserve"> (</w:t>
      </w:r>
      <w:r w:rsidRPr="002A30A3">
        <w:t xml:space="preserve">10/2015 </w:t>
      </w:r>
      <w:r>
        <w:t>-</w:t>
      </w:r>
      <w:r w:rsidRPr="002A30A3">
        <w:t xml:space="preserve"> 1/ 2019</w:t>
      </w:r>
      <w:r>
        <w:t>)</w:t>
      </w:r>
    </w:p>
    <w:p w:rsidR="002A30A3" w:rsidRPr="002A30A3" w:rsidRDefault="002A30A3" w:rsidP="002A30A3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2A30A3">
        <w:t xml:space="preserve"> </w:t>
      </w:r>
    </w:p>
    <w:p w:rsidR="002A30A3" w:rsidRPr="002A30A3" w:rsidRDefault="002A30A3" w:rsidP="002A30A3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2A30A3">
        <w:rPr>
          <w:b/>
          <w:bCs/>
        </w:rPr>
        <w:t>ETISALAT Nigeria Telecommunications, Lagos, Nigeria -</w:t>
      </w:r>
      <w:r>
        <w:t xml:space="preserve"> </w:t>
      </w:r>
      <w:r w:rsidRPr="002A30A3">
        <w:t>Official Music Disk Jockey</w:t>
      </w:r>
      <w:r>
        <w:t xml:space="preserve">. </w:t>
      </w:r>
      <w:r w:rsidRPr="002A30A3">
        <w:t>Provid</w:t>
      </w:r>
      <w:r>
        <w:t xml:space="preserve">ed </w:t>
      </w:r>
      <w:r w:rsidRPr="002A30A3">
        <w:t>music at events</w:t>
      </w:r>
      <w:r>
        <w:t xml:space="preserve"> and </w:t>
      </w:r>
      <w:r w:rsidRPr="002A30A3">
        <w:t>concerts for the marketing department for product promotion</w:t>
      </w:r>
      <w:r>
        <w:t>s,</w:t>
      </w:r>
      <w:r w:rsidRPr="002A30A3">
        <w:t xml:space="preserve"> </w:t>
      </w:r>
      <w:r>
        <w:t xml:space="preserve">primarily </w:t>
      </w:r>
      <w:r w:rsidRPr="002A30A3">
        <w:t>using equipment designed for professional DJ</w:t>
      </w:r>
      <w:r>
        <w:t>s</w:t>
      </w:r>
      <w:r w:rsidRPr="002A30A3">
        <w:t>.</w:t>
      </w:r>
      <w:r>
        <w:t xml:space="preserve">  (</w:t>
      </w:r>
      <w:r w:rsidRPr="002A30A3">
        <w:t xml:space="preserve">1/2011 </w:t>
      </w:r>
      <w:r>
        <w:t>-</w:t>
      </w:r>
      <w:r w:rsidRPr="002A30A3">
        <w:t xml:space="preserve"> 8/2015</w:t>
      </w:r>
      <w:r>
        <w:t>)</w:t>
      </w:r>
    </w:p>
    <w:p w:rsidR="005B1A95" w:rsidRPr="002A30A3" w:rsidRDefault="005B1A95" w:rsidP="002A30A3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B6035F" w:rsidRPr="00B6035F" w:rsidRDefault="00B6035F" w:rsidP="00B6035F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B6035F">
        <w:rPr>
          <w:b/>
          <w:bCs/>
        </w:rPr>
        <w:t>PHAT Vibes Entertainment, Victoria Island, Lagos, Nigeria -</w:t>
      </w:r>
      <w:r>
        <w:t xml:space="preserve"> </w:t>
      </w:r>
      <w:r w:rsidRPr="00B6035F">
        <w:t>Business Development Manager</w:t>
      </w:r>
      <w:r>
        <w:t xml:space="preserve">. </w:t>
      </w:r>
      <w:r w:rsidRPr="00B6035F">
        <w:t>Develop</w:t>
      </w:r>
      <w:r>
        <w:t>ed</w:t>
      </w:r>
      <w:r w:rsidRPr="00B6035F">
        <w:t>, execute</w:t>
      </w:r>
      <w:r>
        <w:t>d</w:t>
      </w:r>
      <w:r w:rsidRPr="00B6035F">
        <w:t>, and overs</w:t>
      </w:r>
      <w:r>
        <w:t>aw</w:t>
      </w:r>
      <w:r w:rsidRPr="00B6035F">
        <w:t xml:space="preserve"> a business strategy that prioritize</w:t>
      </w:r>
      <w:r>
        <w:t>d</w:t>
      </w:r>
      <w:r w:rsidRPr="00B6035F">
        <w:t xml:space="preserve"> growth and positive customer ratings. Maintain</w:t>
      </w:r>
      <w:r>
        <w:t xml:space="preserve">ed </w:t>
      </w:r>
      <w:r w:rsidRPr="00B6035F">
        <w:t xml:space="preserve">positive professional relationships. </w:t>
      </w:r>
      <w:r>
        <w:t xml:space="preserve"> (</w:t>
      </w:r>
      <w:r w:rsidRPr="00B6035F">
        <w:t xml:space="preserve">2/2004 </w:t>
      </w:r>
      <w:r>
        <w:t>-</w:t>
      </w:r>
      <w:r w:rsidRPr="00B6035F">
        <w:t xml:space="preserve"> 12/2011</w:t>
      </w:r>
      <w:r>
        <w:t>)</w:t>
      </w:r>
    </w:p>
    <w:p w:rsidR="002A30A3" w:rsidRPr="002A30A3" w:rsidRDefault="002A30A3" w:rsidP="002A30A3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2A30A3" w:rsidRPr="002A30A3" w:rsidRDefault="002A30A3" w:rsidP="002A30A3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2A30A3" w:rsidRPr="002A30A3" w:rsidRDefault="002A30A3" w:rsidP="002A30A3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sectPr w:rsidR="002A30A3" w:rsidRPr="002A30A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08BB" w:rsidRDefault="001308BB">
      <w:r>
        <w:separator/>
      </w:r>
    </w:p>
  </w:endnote>
  <w:endnote w:type="continuationSeparator" w:id="0">
    <w:p w:rsidR="001308BB" w:rsidRDefault="00130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position:absolute;margin-left:-2.25pt;margin-top:-45pt;width:510.6pt;height:7.2pt;z-index:251655168;mso-position-vertical-relative:page" o:allowincell="f">
          <v:imagedata r:id="rId1" o:title=""/>
          <w10:wrap anchory="page"/>
        </v:shape>
      </w:pict>
    </w: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left:0;text-align:left;margin-left:-.75pt;margin-top:3.15pt;width:70.8pt;height:25.8pt;z-index:251658240;mso-width-relative:margin;mso-height-relative:margin" stroked="f">
          <v:fill r:id="rId2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6" style="position:absolute;left:0;text-align:left;margin-left:517.5pt;margin-top:727.5pt;width:70pt;height:57pt;z-index:-251659264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45" style="position:absolute;left:0;text-align:left;margin-left:517.5pt;margin-top:727.5pt;width:70pt;height:57pt;z-index:-251660288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8" type="#_x0000_t75" style="position:absolute;margin-left:-2.25pt;margin-top:-45pt;width:510.6pt;height:7.2pt;z-index:251659264;mso-position-vertical-relative:page" o:allowincell="f">
          <v:imagedata r:id="rId1" o:title=""/>
          <w10:wrap anchory="page"/>
        </v:shape>
      </w:pict>
    </w:r>
  </w:p>
  <w:p w:rsidR="005B1A95" w:rsidRDefault="00D0260A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left:0;text-align:left;margin-left:-.75pt;margin-top:3.15pt;width:70.8pt;height:25.8pt;z-index:251662336;mso-width-relative:margin;mso-height-relative:margin" stroked="f">
          <v:fill r:id="rId2" o:title="KSE logo" recolor="t" rotate="t" type="frame"/>
          <v:textbox style="mso-next-textbox:#_x0000_s1052"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51" style="position:absolute;left:0;text-align:left;margin-left:517.5pt;margin-top:727.5pt;width:70pt;height:57pt;z-index:-251655168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50" style="position:absolute;left:0;text-align:left;margin-left:517.5pt;margin-top:727.5pt;width:70pt;height:57pt;z-index:-251656192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pStyle w:val="Footer"/>
      <w:rPr>
        <w:sz w:val="16"/>
        <w:szCs w:val="16"/>
      </w:rPr>
    </w:pP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left:0;text-align:left;margin-left:-.75pt;margin-top:3.15pt;width:70.8pt;height:25.8pt;z-index:251654144;mso-width-relative:margin;mso-height-relative:margin" stroked="f">
          <v:fill r:id="rId1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0" style="position:absolute;left:0;text-align:left;margin-left:517.5pt;margin-top:727.5pt;width:70pt;height:57pt;z-index:-251663360;mso-position-horizontal-relative:text;mso-position-vertical-relative:text" fillcolor="none" stroked="f" o:cliptowrap="t">
          <v:fill r:id="rId2" o:title="20th-logo1" recolor="t" rotate="t" type="frame"/>
        </v:rect>
      </w:pict>
    </w:r>
    <w:r>
      <w:pict>
        <v:rect id="_x0000_s1039" style="position:absolute;left:0;text-align:left;margin-left:517.5pt;margin-top:727.5pt;width:70pt;height:57pt;z-index:-251664384;mso-position-horizontal-relative:text;mso-position-vertical-relative:text" fillcolor="none" stroked="f" o:cliptowrap="t">
          <v:fill r:id="rId2" o:title="20th-logo1" recolor="t" rotate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08BB" w:rsidRDefault="001308BB">
      <w:r>
        <w:separator/>
      </w:r>
    </w:p>
  </w:footnote>
  <w:footnote w:type="continuationSeparator" w:id="0">
    <w:p w:rsidR="001308BB" w:rsidRDefault="001308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9A3" w:rsidRDefault="006379A3" w:rsidP="006379A3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DENNIS OLATUNDE OLASOJI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6379A3">
      <w:rPr>
        <w:rFonts w:ascii="Arial" w:hAnsi="Arial" w:cs="Arial"/>
        <w:b/>
        <w:bCs/>
        <w:i/>
        <w:iCs/>
        <w:sz w:val="24"/>
        <w:szCs w:val="24"/>
      </w:rPr>
      <w:t>.</w:t>
    </w:r>
  </w:p>
  <w:p w:rsidR="006379A3" w:rsidRDefault="006379A3" w:rsidP="006379A3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Special Inspector</w:t>
    </w:r>
    <w:del w:id="1" w:author="Alex Rosenzweig" w:date="2024-06-28T11:12:00Z">
      <w:r w:rsidDel="00104EB7">
        <w:delText>(</w:delText>
      </w:r>
      <w:r w:rsidRPr="006379A3" w:rsidDel="00104EB7">
        <w:rPr>
          <w:highlight w:val="yellow"/>
        </w:rPr>
        <w:delText>?</w:delText>
      </w:r>
      <w:r w:rsidDel="00104EB7">
        <w:delText>)</w:delText>
      </w:r>
    </w:del>
  </w:p>
  <w:p w:rsidR="005B1A95" w:rsidRPr="006379A3" w:rsidRDefault="006379A3" w:rsidP="006379A3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position:absolute;margin-left:-2.25pt;margin-top:-45pt;width:510.6pt;height:7.2pt;z-index:251663360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9A3" w:rsidRDefault="006379A3" w:rsidP="006379A3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DENNIS OLATUNDE OLASOJI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6379A3">
      <w:rPr>
        <w:rFonts w:ascii="Arial" w:hAnsi="Arial" w:cs="Arial"/>
        <w:b/>
        <w:bCs/>
        <w:i/>
        <w:iCs/>
        <w:sz w:val="24"/>
        <w:szCs w:val="24"/>
      </w:rPr>
      <w:t>.</w:t>
    </w:r>
  </w:p>
  <w:p w:rsidR="006379A3" w:rsidRDefault="006379A3" w:rsidP="006379A3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Special Inspector(</w:t>
    </w:r>
    <w:r w:rsidRPr="006379A3">
      <w:rPr>
        <w:highlight w:val="yellow"/>
      </w:rPr>
      <w:t>?</w:t>
    </w:r>
    <w:r>
      <w:t>)</w:t>
    </w:r>
  </w:p>
  <w:p w:rsidR="005B1A95" w:rsidRPr="006379A3" w:rsidRDefault="006379A3" w:rsidP="006379A3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4" type="#_x0000_t75" style="position:absolute;margin-left:-2.25pt;margin-top:-45pt;width:510.6pt;height:7.2pt;z-index:251664384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1A95" w:rsidRDefault="006379A3" w:rsidP="006379A3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D</w:t>
    </w:r>
    <w:r w:rsidR="005B1A95">
      <w:rPr>
        <w:rFonts w:ascii="Arial" w:hAnsi="Arial" w:cs="Arial"/>
        <w:b/>
        <w:bCs/>
        <w:sz w:val="24"/>
      </w:rPr>
      <w:t>E</w:t>
    </w:r>
    <w:r>
      <w:rPr>
        <w:rFonts w:ascii="Arial" w:hAnsi="Arial" w:cs="Arial"/>
        <w:b/>
        <w:bCs/>
        <w:sz w:val="24"/>
      </w:rPr>
      <w:t>NNI</w:t>
    </w:r>
    <w:r w:rsidR="005B1A95">
      <w:rPr>
        <w:rFonts w:ascii="Arial" w:hAnsi="Arial" w:cs="Arial"/>
        <w:b/>
        <w:bCs/>
        <w:sz w:val="24"/>
      </w:rPr>
      <w:t>S</w:t>
    </w:r>
    <w:r>
      <w:rPr>
        <w:rFonts w:ascii="Arial" w:hAnsi="Arial" w:cs="Arial"/>
        <w:b/>
        <w:bCs/>
        <w:sz w:val="24"/>
      </w:rPr>
      <w:t xml:space="preserve"> </w:t>
    </w:r>
    <w:r w:rsidR="005B1A95">
      <w:rPr>
        <w:rFonts w:ascii="Arial" w:hAnsi="Arial" w:cs="Arial"/>
        <w:b/>
        <w:bCs/>
        <w:sz w:val="24"/>
      </w:rPr>
      <w:t>O</w:t>
    </w:r>
    <w:r>
      <w:rPr>
        <w:rFonts w:ascii="Arial" w:hAnsi="Arial" w:cs="Arial"/>
        <w:b/>
        <w:bCs/>
        <w:sz w:val="24"/>
      </w:rPr>
      <w:t>LATUND</w:t>
    </w:r>
    <w:r w:rsidR="005B1A95">
      <w:rPr>
        <w:rFonts w:ascii="Arial" w:hAnsi="Arial" w:cs="Arial"/>
        <w:b/>
        <w:bCs/>
        <w:sz w:val="24"/>
      </w:rPr>
      <w:t>E</w:t>
    </w:r>
    <w:r>
      <w:rPr>
        <w:rFonts w:ascii="Arial" w:hAnsi="Arial" w:cs="Arial"/>
        <w:b/>
        <w:bCs/>
        <w:sz w:val="24"/>
      </w:rPr>
      <w:t xml:space="preserve"> OLASOJI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 w:rsidRPr="006379A3">
      <w:rPr>
        <w:rFonts w:ascii="Arial" w:hAnsi="Arial" w:cs="Arial"/>
        <w:b/>
        <w:bCs/>
        <w:i/>
        <w:iCs/>
        <w:sz w:val="24"/>
        <w:szCs w:val="24"/>
      </w:rPr>
      <w:t>.</w:t>
    </w:r>
  </w:p>
  <w:p w:rsidR="005B1A95" w:rsidRDefault="006379A3" w:rsidP="006379A3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</w:t>
    </w:r>
    <w:r w:rsidR="005B1A95">
      <w:t>e</w:t>
    </w:r>
    <w:r>
      <w:t>ci</w:t>
    </w:r>
    <w:r w:rsidR="005B1A95">
      <w:t>a</w:t>
    </w:r>
    <w:r>
      <w:t>l Insp</w:t>
    </w:r>
    <w:r w:rsidR="005B1A95">
      <w:t>ect</w:t>
    </w:r>
    <w:r>
      <w:t>o</w:t>
    </w:r>
    <w:r w:rsidR="005B1A95">
      <w:t>r</w:t>
    </w:r>
  </w:p>
  <w:p w:rsidR="005B1A95" w:rsidRDefault="005B1A95" w:rsidP="006379A3">
    <w:pPr>
      <w:rPr>
        <w:rFonts w:ascii="Arial" w:hAnsi="Arial" w:cs="Arial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2.25pt;margin-top:-45pt;width:510.6pt;height:7.2pt;z-index:251651072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BC0A5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83E019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F77234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A7C5D90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895B1D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EF475FE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F5B6F5E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FBB4C8A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7EE32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99F625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11" w15:restartNumberingAfterBreak="0">
    <w:nsid w:val="66B12DB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8A1C81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95977989">
    <w:abstractNumId w:val="10"/>
  </w:num>
  <w:num w:numId="2" w16cid:durableId="503282273">
    <w:abstractNumId w:val="5"/>
  </w:num>
  <w:num w:numId="3" w16cid:durableId="893663497">
    <w:abstractNumId w:val="3"/>
  </w:num>
  <w:num w:numId="4" w16cid:durableId="1095051300">
    <w:abstractNumId w:val="9"/>
  </w:num>
  <w:num w:numId="5" w16cid:durableId="802234529">
    <w:abstractNumId w:val="12"/>
  </w:num>
  <w:num w:numId="6" w16cid:durableId="1797219584">
    <w:abstractNumId w:val="1"/>
  </w:num>
  <w:num w:numId="7" w16cid:durableId="162742234">
    <w:abstractNumId w:val="4"/>
  </w:num>
  <w:num w:numId="8" w16cid:durableId="1419208583">
    <w:abstractNumId w:val="6"/>
  </w:num>
  <w:num w:numId="9" w16cid:durableId="29763118">
    <w:abstractNumId w:val="8"/>
  </w:num>
  <w:num w:numId="10" w16cid:durableId="1776559081">
    <w:abstractNumId w:val="11"/>
  </w:num>
  <w:num w:numId="11" w16cid:durableId="1819148393">
    <w:abstractNumId w:val="0"/>
  </w:num>
  <w:num w:numId="12" w16cid:durableId="1966428223">
    <w:abstractNumId w:val="2"/>
  </w:num>
  <w:num w:numId="13" w16cid:durableId="12917872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US" w:vendorID="64" w:dllVersion="0" w:nlCheck="1" w:checkStyle="0"/>
  <w:proofState w:spelling="clean" w:grammar="clean"/>
  <w:trackRevisions/>
  <w:doNotTrackMove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60A"/>
    <w:rsid w:val="00104EB7"/>
    <w:rsid w:val="001308BB"/>
    <w:rsid w:val="002A30A3"/>
    <w:rsid w:val="002F365D"/>
    <w:rsid w:val="00403E7E"/>
    <w:rsid w:val="004873A0"/>
    <w:rsid w:val="005B1A95"/>
    <w:rsid w:val="005C3B95"/>
    <w:rsid w:val="006379A3"/>
    <w:rsid w:val="00737608"/>
    <w:rsid w:val="008371E1"/>
    <w:rsid w:val="00B41157"/>
    <w:rsid w:val="00B6035F"/>
    <w:rsid w:val="00BD029C"/>
    <w:rsid w:val="00C155FA"/>
    <w:rsid w:val="00D0260A"/>
    <w:rsid w:val="00DF2B09"/>
    <w:rsid w:val="00E137B1"/>
    <w:rsid w:val="00E15F96"/>
    <w:rsid w:val="00E61F1C"/>
    <w:rsid w:val="00F7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5:chartTrackingRefBased/>
  <w15:docId w15:val="{CA8A81DB-3A88-47C3-9971-48DA90997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paragraph" w:customStyle="1" w:styleId="Default">
    <w:name w:val="Default"/>
    <w:rsid w:val="006379A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104E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Farhan Shahid</cp:lastModifiedBy>
  <cp:revision>2</cp:revision>
  <cp:lastPrinted>2003-05-01T20:11:00Z</cp:lastPrinted>
  <dcterms:created xsi:type="dcterms:W3CDTF">2025-08-15T16:21:00Z</dcterms:created>
  <dcterms:modified xsi:type="dcterms:W3CDTF">2025-08-15T16:21:00Z</dcterms:modified>
</cp:coreProperties>
</file>