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C272" w14:textId="77777777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 w:rsidRPr="00643706">
        <w:t>EDUCATION</w:t>
      </w:r>
    </w:p>
    <w:p w14:paraId="0F588175" w14:textId="22A33BFB" w:rsidR="00643706" w:rsidRPr="00643706" w:rsidDel="00C37D5E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0" w:author="Alex Rosenzweig" w:date="2025-07-25T12:48:00Z" w16du:dateUtc="2025-07-25T16:48:00Z"/>
          <w:b w:val="0"/>
          <w:bCs w:val="0"/>
        </w:rPr>
      </w:pPr>
      <w:r w:rsidRPr="00643706">
        <w:rPr>
          <w:b w:val="0"/>
          <w:bCs w:val="0"/>
        </w:rPr>
        <w:t>M</w:t>
      </w:r>
      <w:del w:id="1" w:author="Alex Rosenzweig" w:date="2025-07-25T12:48:00Z" w16du:dateUtc="2025-07-25T16:48:00Z">
        <w:r w:rsidRPr="00643706" w:rsidDel="00C37D5E">
          <w:rPr>
            <w:b w:val="0"/>
            <w:bCs w:val="0"/>
          </w:rPr>
          <w:delText xml:space="preserve">aster of </w:delText>
        </w:r>
      </w:del>
      <w:r w:rsidRPr="00643706">
        <w:rPr>
          <w:b w:val="0"/>
          <w:bCs w:val="0"/>
        </w:rPr>
        <w:t>S</w:t>
      </w:r>
      <w:ins w:id="2" w:author="Alex Rosenzweig" w:date="2025-07-25T12:48:00Z" w16du:dateUtc="2025-07-25T16:48:00Z">
        <w:r w:rsidR="00C37D5E">
          <w:rPr>
            <w:b w:val="0"/>
            <w:bCs w:val="0"/>
          </w:rPr>
          <w:t>/</w:t>
        </w:r>
      </w:ins>
      <w:del w:id="3" w:author="Alex Rosenzweig" w:date="2025-07-25T12:48:00Z" w16du:dateUtc="2025-07-25T16:48:00Z">
        <w:r w:rsidRPr="00643706" w:rsidDel="00C37D5E">
          <w:rPr>
            <w:b w:val="0"/>
            <w:bCs w:val="0"/>
          </w:rPr>
          <w:delText xml:space="preserve">cience, </w:delText>
        </w:r>
      </w:del>
      <w:r w:rsidRPr="00643706">
        <w:rPr>
          <w:b w:val="0"/>
          <w:bCs w:val="0"/>
        </w:rPr>
        <w:t xml:space="preserve">Engineering Management </w:t>
      </w:r>
      <w:del w:id="4" w:author="Alex Rosenzweig" w:date="2025-07-25T12:48:00Z" w16du:dateUtc="2025-07-25T16:48:00Z">
        <w:r w:rsidRPr="00643706" w:rsidDel="00C37D5E">
          <w:rPr>
            <w:b w:val="0"/>
            <w:bCs w:val="0"/>
          </w:rPr>
          <w:delText>-</w:delText>
        </w:r>
      </w:del>
      <w:ins w:id="5" w:author="Alex Rosenzweig" w:date="2025-07-25T12:48:00Z" w16du:dateUtc="2025-07-25T16:48:00Z">
        <w:r w:rsidR="00C37D5E">
          <w:rPr>
            <w:b w:val="0"/>
            <w:bCs w:val="0"/>
          </w:rPr>
          <w:t>–</w:t>
        </w:r>
      </w:ins>
      <w:r w:rsidRPr="00643706">
        <w:rPr>
          <w:b w:val="0"/>
          <w:bCs w:val="0"/>
        </w:rPr>
        <w:t xml:space="preserve"> Construction</w:t>
      </w:r>
      <w:ins w:id="6" w:author="Alex Rosenzweig" w:date="2025-07-25T12:48:00Z" w16du:dateUtc="2025-07-25T16:48:00Z">
        <w:r w:rsidR="00C37D5E">
          <w:rPr>
            <w:b w:val="0"/>
            <w:bCs w:val="0"/>
          </w:rPr>
          <w:t xml:space="preserve"> </w:t>
        </w:r>
      </w:ins>
    </w:p>
    <w:p w14:paraId="516B2AA9" w14:textId="07AA43A7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 w:rsidRPr="00643706">
        <w:rPr>
          <w:b w:val="0"/>
          <w:bCs w:val="0"/>
        </w:rPr>
        <w:t>Management, University of North Texas - Denton, T</w:t>
      </w:r>
      <w:ins w:id="7" w:author="Alex Rosenzweig" w:date="2025-07-25T12:48:00Z" w16du:dateUtc="2025-07-25T16:48:00Z">
        <w:r w:rsidR="00C37D5E">
          <w:rPr>
            <w:b w:val="0"/>
            <w:bCs w:val="0"/>
          </w:rPr>
          <w:t>X, 5/2024</w:t>
        </w:r>
      </w:ins>
      <w:del w:id="8" w:author="Alex Rosenzweig" w:date="2025-07-25T12:48:00Z" w16du:dateUtc="2025-07-25T16:48:00Z">
        <w:r w:rsidRPr="00643706" w:rsidDel="00C37D5E">
          <w:rPr>
            <w:b w:val="0"/>
            <w:bCs w:val="0"/>
          </w:rPr>
          <w:delText>exas</w:delText>
        </w:r>
      </w:del>
    </w:p>
    <w:p w14:paraId="17508856" w14:textId="551B4058" w:rsidR="00643706" w:rsidRPr="00643706" w:rsidDel="00C37D5E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9" w:author="Alex Rosenzweig" w:date="2025-07-25T12:49:00Z" w16du:dateUtc="2025-07-25T16:49:00Z"/>
          <w:b w:val="0"/>
          <w:bCs w:val="0"/>
        </w:rPr>
      </w:pPr>
      <w:r w:rsidRPr="00643706">
        <w:rPr>
          <w:b w:val="0"/>
          <w:bCs w:val="0"/>
        </w:rPr>
        <w:t>Bachelor of Technology</w:t>
      </w:r>
      <w:ins w:id="10" w:author="Alex Rosenzweig" w:date="2025-07-25T12:49:00Z" w16du:dateUtc="2025-07-25T16:49:00Z">
        <w:r w:rsidR="00C37D5E">
          <w:rPr>
            <w:b w:val="0"/>
            <w:bCs w:val="0"/>
          </w:rPr>
          <w:t xml:space="preserve"> / </w:t>
        </w:r>
      </w:ins>
      <w:del w:id="11" w:author="Alex Rosenzweig" w:date="2025-07-25T12:49:00Z" w16du:dateUtc="2025-07-25T16:49:00Z">
        <w:r w:rsidRPr="00643706" w:rsidDel="00C37D5E">
          <w:rPr>
            <w:b w:val="0"/>
            <w:bCs w:val="0"/>
          </w:rPr>
          <w:delText xml:space="preserve">, </w:delText>
        </w:r>
      </w:del>
      <w:r w:rsidRPr="00643706">
        <w:rPr>
          <w:b w:val="0"/>
          <w:bCs w:val="0"/>
        </w:rPr>
        <w:t>Civil Engineering, CVR College of</w:t>
      </w:r>
      <w:ins w:id="12" w:author="Alex Rosenzweig" w:date="2025-07-25T12:49:00Z" w16du:dateUtc="2025-07-25T16:49:00Z">
        <w:r w:rsidR="00C37D5E">
          <w:rPr>
            <w:b w:val="0"/>
            <w:bCs w:val="0"/>
          </w:rPr>
          <w:t xml:space="preserve"> </w:t>
        </w:r>
      </w:ins>
    </w:p>
    <w:p w14:paraId="078B1726" w14:textId="3CF044D1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 w:rsidRPr="00643706">
        <w:rPr>
          <w:b w:val="0"/>
          <w:bCs w:val="0"/>
        </w:rPr>
        <w:t>Engineering- Hyderabad, India</w:t>
      </w:r>
      <w:ins w:id="13" w:author="Alex Rosenzweig" w:date="2025-07-25T12:49:00Z" w16du:dateUtc="2025-07-25T16:49:00Z">
        <w:r w:rsidR="00C37D5E">
          <w:rPr>
            <w:b w:val="0"/>
            <w:bCs w:val="0"/>
          </w:rPr>
          <w:t>, 5/2021</w:t>
        </w:r>
      </w:ins>
    </w:p>
    <w:p w14:paraId="45993C3D" w14:textId="77777777" w:rsidR="00643706" w:rsidRPr="00643706" w:rsidRDefault="00643706" w:rsidP="00BC2A3B"/>
    <w:p w14:paraId="7E03C05A" w14:textId="77777777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 w:rsidRPr="00643706">
        <w:t>PROFESSIONAL REGISTRATION / CERTIFICATION</w:t>
      </w:r>
    </w:p>
    <w:p w14:paraId="70F73BB2" w14:textId="55DE7AE3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 w:rsidRPr="00643706">
        <w:rPr>
          <w:b w:val="0"/>
          <w:bCs w:val="0"/>
        </w:rPr>
        <w:t>CMAA</w:t>
      </w:r>
      <w:ins w:id="14" w:author="Alex Rosenzweig" w:date="2025-07-25T12:50:00Z" w16du:dateUtc="2025-07-25T16:50:00Z">
        <w:r w:rsidR="00775C3A">
          <w:rPr>
            <w:b w:val="0"/>
            <w:bCs w:val="0"/>
          </w:rPr>
          <w:t>,</w:t>
        </w:r>
      </w:ins>
      <w:r w:rsidRPr="00643706">
        <w:rPr>
          <w:b w:val="0"/>
          <w:bCs w:val="0"/>
        </w:rPr>
        <w:t xml:space="preserve"> Construction Manager-in-Training (CMIT)</w:t>
      </w:r>
    </w:p>
    <w:p w14:paraId="57BA175F" w14:textId="2DFF0862" w:rsidR="00643706" w:rsidRPr="00643706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 w:rsidRPr="00643706">
        <w:rPr>
          <w:b w:val="0"/>
          <w:bCs w:val="0"/>
        </w:rPr>
        <w:t>OSHA</w:t>
      </w:r>
      <w:ins w:id="15" w:author="Alex Rosenzweig" w:date="2025-07-25T12:50:00Z" w16du:dateUtc="2025-07-25T16:50:00Z">
        <w:r w:rsidR="00775C3A">
          <w:rPr>
            <w:b w:val="0"/>
            <w:bCs w:val="0"/>
          </w:rPr>
          <w:t>,</w:t>
        </w:r>
      </w:ins>
      <w:r w:rsidRPr="00643706">
        <w:rPr>
          <w:b w:val="0"/>
          <w:bCs w:val="0"/>
        </w:rPr>
        <w:t xml:space="preserve"> 30-hour Construction Safety and Health</w:t>
      </w:r>
    </w:p>
    <w:p w14:paraId="42BB9841" w14:textId="77777777" w:rsidR="00643706" w:rsidRPr="00643706" w:rsidRDefault="00643706" w:rsidP="00BC2A3B"/>
    <w:p w14:paraId="191F6D28" w14:textId="223EE439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16" w:author="Alex Rosenzweig" w:date="2025-07-25T13:06:00Z" w16du:dateUtc="2025-07-25T17:06:00Z"/>
        </w:rPr>
      </w:pPr>
      <w:del w:id="17" w:author="Alex Rosenzweig" w:date="2025-07-25T13:06:00Z" w16du:dateUtc="2025-07-25T17:06:00Z">
        <w:r w:rsidRPr="00643706" w:rsidDel="008A24DB">
          <w:delText>SOFTWARE CAPABILITIES</w:delText>
        </w:r>
      </w:del>
    </w:p>
    <w:p w14:paraId="65AB629C" w14:textId="61C61C5F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18" w:author="Alex Rosenzweig" w:date="2025-07-25T13:06:00Z" w16du:dateUtc="2025-07-25T17:06:00Z"/>
          <w:moveFrom w:id="19" w:author="Alex Rosenzweig" w:date="2025-07-25T13:04:00Z" w16du:dateUtc="2025-07-25T17:04:00Z"/>
          <w:b w:val="0"/>
          <w:bCs w:val="0"/>
        </w:rPr>
      </w:pPr>
      <w:moveFromRangeStart w:id="20" w:author="Alex Rosenzweig" w:date="2025-07-25T13:04:00Z" w:name="move204341084"/>
      <w:moveFrom w:id="21" w:author="Alex Rosenzweig" w:date="2025-07-25T13:04:00Z" w16du:dateUtc="2025-07-25T17:04:00Z">
        <w:del w:id="22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Microsoft Project</w:delText>
          </w:r>
        </w:del>
      </w:moveFrom>
    </w:p>
    <w:p w14:paraId="7AF2D4A8" w14:textId="083B5529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23" w:author="Alex Rosenzweig" w:date="2025-07-25T13:06:00Z" w16du:dateUtc="2025-07-25T17:06:00Z"/>
          <w:moveFrom w:id="24" w:author="Alex Rosenzweig" w:date="2025-07-25T13:04:00Z" w16du:dateUtc="2025-07-25T17:04:00Z"/>
          <w:b w:val="0"/>
          <w:bCs w:val="0"/>
        </w:rPr>
      </w:pPr>
      <w:moveFrom w:id="25" w:author="Alex Rosenzweig" w:date="2025-07-25T13:04:00Z" w16du:dateUtc="2025-07-25T17:04:00Z">
        <w:del w:id="26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Primavera P6</w:delText>
          </w:r>
        </w:del>
      </w:moveFrom>
    </w:p>
    <w:p w14:paraId="50D53701" w14:textId="673EC7E7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27" w:author="Alex Rosenzweig" w:date="2025-07-25T13:06:00Z" w16du:dateUtc="2025-07-25T17:06:00Z"/>
          <w:moveFrom w:id="28" w:author="Alex Rosenzweig" w:date="2025-07-25T13:04:00Z" w16du:dateUtc="2025-07-25T17:04:00Z"/>
          <w:b w:val="0"/>
          <w:bCs w:val="0"/>
        </w:rPr>
      </w:pPr>
      <w:moveFrom w:id="29" w:author="Alex Rosenzweig" w:date="2025-07-25T13:04:00Z" w16du:dateUtc="2025-07-25T17:04:00Z">
        <w:del w:id="30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Revit</w:delText>
          </w:r>
        </w:del>
      </w:moveFrom>
    </w:p>
    <w:p w14:paraId="1EABF283" w14:textId="6E87EA18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31" w:author="Alex Rosenzweig" w:date="2025-07-25T13:06:00Z" w16du:dateUtc="2025-07-25T17:06:00Z"/>
          <w:moveFrom w:id="32" w:author="Alex Rosenzweig" w:date="2025-07-25T13:04:00Z" w16du:dateUtc="2025-07-25T17:04:00Z"/>
          <w:b w:val="0"/>
          <w:bCs w:val="0"/>
        </w:rPr>
      </w:pPr>
      <w:moveFrom w:id="33" w:author="Alex Rosenzweig" w:date="2025-07-25T13:04:00Z" w16du:dateUtc="2025-07-25T17:04:00Z">
        <w:del w:id="34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Procore</w:delText>
          </w:r>
        </w:del>
      </w:moveFrom>
    </w:p>
    <w:p w14:paraId="45835A90" w14:textId="6F2C7A40" w:rsidR="00643706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35" w:author="Alex Rosenzweig" w:date="2025-07-25T13:06:00Z" w16du:dateUtc="2025-07-25T17:06:00Z"/>
          <w:moveFrom w:id="36" w:author="Alex Rosenzweig" w:date="2025-07-25T13:04:00Z" w16du:dateUtc="2025-07-25T17:04:00Z"/>
          <w:b w:val="0"/>
          <w:bCs w:val="0"/>
        </w:rPr>
      </w:pPr>
      <w:moveFrom w:id="37" w:author="Alex Rosenzweig" w:date="2025-07-25T13:04:00Z" w16du:dateUtc="2025-07-25T17:04:00Z">
        <w:del w:id="38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Civil3D</w:delText>
          </w:r>
        </w:del>
      </w:moveFrom>
    </w:p>
    <w:p w14:paraId="596E5C3D" w14:textId="321A84A1" w:rsidR="005B1A95" w:rsidRPr="00643706" w:rsidDel="008A24DB" w:rsidRDefault="00643706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39" w:author="Alex Rosenzweig" w:date="2025-07-25T13:06:00Z" w16du:dateUtc="2025-07-25T17:06:00Z"/>
          <w:b w:val="0"/>
          <w:bCs w:val="0"/>
        </w:rPr>
      </w:pPr>
      <w:moveFrom w:id="40" w:author="Alex Rosenzweig" w:date="2025-07-25T13:04:00Z" w16du:dateUtc="2025-07-25T17:04:00Z">
        <w:del w:id="41" w:author="Alex Rosenzweig" w:date="2025-07-25T13:06:00Z" w16du:dateUtc="2025-07-25T17:06:00Z">
          <w:r w:rsidRPr="00643706" w:rsidDel="008A24DB">
            <w:rPr>
              <w:b w:val="0"/>
              <w:bCs w:val="0"/>
            </w:rPr>
            <w:delText>AutoCAD</w:delText>
          </w:r>
        </w:del>
      </w:moveFrom>
      <w:moveFromRangeEnd w:id="20"/>
    </w:p>
    <w:p w14:paraId="0D195F1D" w14:textId="3E5EE004" w:rsidR="005B1A95" w:rsidRPr="00643706" w:rsidDel="008A24DB" w:rsidRDefault="005B1A95" w:rsidP="00BC2A3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del w:id="42" w:author="Alex Rosenzweig" w:date="2025-07-25T13:06:00Z" w16du:dateUtc="2025-07-25T17:06:00Z"/>
          <w:b w:val="0"/>
          <w:bCs w:val="0"/>
        </w:rPr>
      </w:pPr>
    </w:p>
    <w:p w14:paraId="1579E870" w14:textId="28A65F2C" w:rsidR="005B1A95" w:rsidRDefault="005B1A95" w:rsidP="00BC2A3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35C5E65F" w14:textId="0C2B74F4" w:rsidR="008A24DB" w:rsidRPr="00643706" w:rsidDel="008A24DB" w:rsidRDefault="00643706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43" w:author="Alex Rosenzweig" w:date="2025-07-25T13:04:00Z" w16du:dateUtc="2025-07-25T17:04:00Z"/>
          <w:moveTo w:id="44" w:author="Alex Rosenzweig" w:date="2025-07-25T13:04:00Z" w16du:dateUtc="2025-07-25T17:04:00Z"/>
          <w:b w:val="0"/>
          <w:bCs w:val="0"/>
        </w:rPr>
        <w:pPrChange w:id="45" w:author="Alex Rosenzweig" w:date="2025-07-25T13:05:00Z" w16du:dateUtc="2025-07-25T17:05:00Z">
          <w:pPr>
            <w:pStyle w:val="Heading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</w:pPr>
        </w:pPrChange>
      </w:pPr>
      <w:r w:rsidRPr="008A24DB">
        <w:rPr>
          <w:b w:val="0"/>
          <w:bCs w:val="0"/>
          <w:rPrChange w:id="46" w:author="Alex Rosenzweig" w:date="2025-07-25T13:04:00Z" w16du:dateUtc="2025-07-25T17:04:00Z">
            <w:rPr/>
          </w:rPrChange>
        </w:rPr>
        <w:t xml:space="preserve">Mr. Pasam is an enthusiastic and resourceful </w:t>
      </w:r>
      <w:ins w:id="47" w:author="Alex Rosenzweig" w:date="2025-07-25T12:50:00Z" w16du:dateUtc="2025-07-25T16:50:00Z">
        <w:r w:rsidR="00775C3A" w:rsidRPr="008A24DB">
          <w:rPr>
            <w:b w:val="0"/>
            <w:bCs w:val="0"/>
            <w:rPrChange w:id="48" w:author="Alex Rosenzweig" w:date="2025-07-25T13:04:00Z" w16du:dateUtc="2025-07-25T17:04:00Z">
              <w:rPr/>
            </w:rPrChange>
          </w:rPr>
          <w:t>f</w:t>
        </w:r>
      </w:ins>
      <w:del w:id="49" w:author="Alex Rosenzweig" w:date="2025-07-25T12:50:00Z" w16du:dateUtc="2025-07-25T16:50:00Z">
        <w:r w:rsidRPr="008A24DB" w:rsidDel="00775C3A">
          <w:rPr>
            <w:b w:val="0"/>
            <w:bCs w:val="0"/>
            <w:rPrChange w:id="50" w:author="Alex Rosenzweig" w:date="2025-07-25T13:04:00Z" w16du:dateUtc="2025-07-25T17:04:00Z">
              <w:rPr/>
            </w:rPrChange>
          </w:rPr>
          <w:delText>F</w:delText>
        </w:r>
      </w:del>
      <w:r w:rsidRPr="008A24DB">
        <w:rPr>
          <w:b w:val="0"/>
          <w:bCs w:val="0"/>
          <w:rPrChange w:id="51" w:author="Alex Rosenzweig" w:date="2025-07-25T13:04:00Z" w16du:dateUtc="2025-07-25T17:04:00Z">
            <w:rPr/>
          </w:rPrChange>
        </w:rPr>
        <w:t xml:space="preserve">ield </w:t>
      </w:r>
      <w:ins w:id="52" w:author="Alex Rosenzweig" w:date="2025-07-25T12:51:00Z" w16du:dateUtc="2025-07-25T16:51:00Z">
        <w:r w:rsidR="00775C3A" w:rsidRPr="008A24DB">
          <w:rPr>
            <w:b w:val="0"/>
            <w:bCs w:val="0"/>
            <w:rPrChange w:id="53" w:author="Alex Rosenzweig" w:date="2025-07-25T13:04:00Z" w16du:dateUtc="2025-07-25T17:04:00Z">
              <w:rPr/>
            </w:rPrChange>
          </w:rPr>
          <w:t>e</w:t>
        </w:r>
      </w:ins>
      <w:del w:id="54" w:author="Alex Rosenzweig" w:date="2025-07-25T12:51:00Z" w16du:dateUtc="2025-07-25T16:51:00Z">
        <w:r w:rsidRPr="008A24DB" w:rsidDel="00775C3A">
          <w:rPr>
            <w:b w:val="0"/>
            <w:bCs w:val="0"/>
            <w:rPrChange w:id="55" w:author="Alex Rosenzweig" w:date="2025-07-25T13:04:00Z" w16du:dateUtc="2025-07-25T17:04:00Z">
              <w:rPr/>
            </w:rPrChange>
          </w:rPr>
          <w:delText>E</w:delText>
        </w:r>
      </w:del>
      <w:r w:rsidRPr="008A24DB">
        <w:rPr>
          <w:b w:val="0"/>
          <w:bCs w:val="0"/>
          <w:rPrChange w:id="56" w:author="Alex Rosenzweig" w:date="2025-07-25T13:04:00Z" w16du:dateUtc="2025-07-25T17:04:00Z">
            <w:rPr/>
          </w:rPrChange>
        </w:rPr>
        <w:t>ngineer with a strong academic background in civil engineering</w:t>
      </w:r>
      <w:ins w:id="57" w:author="Alex Rosenzweig" w:date="2025-07-25T12:51:00Z" w16du:dateUtc="2025-07-25T16:51:00Z">
        <w:r w:rsidR="00775C3A" w:rsidRPr="008A24DB">
          <w:rPr>
            <w:b w:val="0"/>
            <w:bCs w:val="0"/>
            <w:rPrChange w:id="58" w:author="Alex Rosenzweig" w:date="2025-07-25T13:04:00Z" w16du:dateUtc="2025-07-25T17:04:00Z">
              <w:rPr/>
            </w:rPrChange>
          </w:rPr>
          <w:t xml:space="preserve"> and</w:t>
        </w:r>
      </w:ins>
      <w:del w:id="59" w:author="Alex Rosenzweig" w:date="2025-07-25T12:51:00Z" w16du:dateUtc="2025-07-25T16:51:00Z">
        <w:r w:rsidRPr="008A24DB" w:rsidDel="00775C3A">
          <w:rPr>
            <w:b w:val="0"/>
            <w:bCs w:val="0"/>
            <w:rPrChange w:id="60" w:author="Alex Rosenzweig" w:date="2025-07-25T13:04:00Z" w16du:dateUtc="2025-07-25T17:04:00Z">
              <w:rPr/>
            </w:rPrChange>
          </w:rPr>
          <w:delText>,</w:delText>
        </w:r>
      </w:del>
      <w:r w:rsidRPr="008A24DB">
        <w:rPr>
          <w:b w:val="0"/>
          <w:bCs w:val="0"/>
          <w:rPrChange w:id="61" w:author="Alex Rosenzweig" w:date="2025-07-25T13:04:00Z" w16du:dateUtc="2025-07-25T17:04:00Z">
            <w:rPr/>
          </w:rPrChange>
        </w:rPr>
        <w:t xml:space="preserve"> </w:t>
      </w:r>
      <w:r w:rsidRPr="008A24DB">
        <w:rPr>
          <w:b w:val="0"/>
          <w:bCs w:val="0"/>
          <w:rPrChange w:id="62" w:author="Alex Rosenzweig" w:date="2025-07-25T13:04:00Z" w16du:dateUtc="2025-07-25T17:04:00Z">
            <w:rPr/>
          </w:rPrChange>
        </w:rPr>
        <w:t>construction management</w:t>
      </w:r>
      <w:ins w:id="63" w:author="Alex Rosenzweig" w:date="2025-07-25T12:51:00Z" w16du:dateUtc="2025-07-25T16:51:00Z">
        <w:r w:rsidR="00775C3A" w:rsidRPr="008A24DB">
          <w:rPr>
            <w:b w:val="0"/>
            <w:bCs w:val="0"/>
            <w:rPrChange w:id="64" w:author="Alex Rosenzweig" w:date="2025-07-25T13:04:00Z" w16du:dateUtc="2025-07-25T17:04:00Z">
              <w:rPr/>
            </w:rPrChange>
          </w:rPr>
          <w:t>, and</w:t>
        </w:r>
      </w:ins>
      <w:r w:rsidRPr="008A24DB">
        <w:rPr>
          <w:b w:val="0"/>
          <w:bCs w:val="0"/>
          <w:rPrChange w:id="65" w:author="Alex Rosenzweig" w:date="2025-07-25T13:04:00Z" w16du:dateUtc="2025-07-25T17:04:00Z">
            <w:rPr/>
          </w:rPrChange>
        </w:rPr>
        <w:t xml:space="preserve"> with excellent problem-solving and teamwork abilities. He is skilled in project management,</w:t>
      </w:r>
      <w:r w:rsidRPr="008A24DB">
        <w:rPr>
          <w:b w:val="0"/>
          <w:bCs w:val="0"/>
          <w:rPrChange w:id="66" w:author="Alex Rosenzweig" w:date="2025-07-25T13:04:00Z" w16du:dateUtc="2025-07-25T17:04:00Z">
            <w:rPr/>
          </w:rPrChange>
        </w:rPr>
        <w:t xml:space="preserve"> </w:t>
      </w:r>
      <w:r w:rsidRPr="008A24DB">
        <w:rPr>
          <w:b w:val="0"/>
          <w:bCs w:val="0"/>
          <w:rPrChange w:id="67" w:author="Alex Rosenzweig" w:date="2025-07-25T13:04:00Z" w16du:dateUtc="2025-07-25T17:04:00Z">
            <w:rPr/>
          </w:rPrChange>
        </w:rPr>
        <w:t>site inspection, engineering design, budgeting</w:t>
      </w:r>
      <w:ins w:id="68" w:author="Alex Rosenzweig" w:date="2025-07-25T12:51:00Z" w16du:dateUtc="2025-07-25T16:51:00Z">
        <w:r w:rsidR="00775C3A" w:rsidRPr="008A24DB">
          <w:rPr>
            <w:b w:val="0"/>
            <w:bCs w:val="0"/>
            <w:rPrChange w:id="69" w:author="Alex Rosenzweig" w:date="2025-07-25T13:04:00Z" w16du:dateUtc="2025-07-25T17:04:00Z">
              <w:rPr/>
            </w:rPrChange>
          </w:rPr>
          <w:t>,</w:t>
        </w:r>
      </w:ins>
      <w:r w:rsidRPr="008A24DB">
        <w:rPr>
          <w:b w:val="0"/>
          <w:bCs w:val="0"/>
          <w:rPrChange w:id="70" w:author="Alex Rosenzweig" w:date="2025-07-25T13:04:00Z" w16du:dateUtc="2025-07-25T17:04:00Z">
            <w:rPr/>
          </w:rPrChange>
        </w:rPr>
        <w:t xml:space="preserve"> and estimating, as well as quality control and assurance.</w:t>
      </w:r>
      <w:ins w:id="71" w:author="Alex Rosenzweig" w:date="2025-07-25T13:03:00Z" w16du:dateUtc="2025-07-25T17:03:00Z">
        <w:r w:rsidR="008A24DB" w:rsidRPr="008A24DB">
          <w:rPr>
            <w:b w:val="0"/>
            <w:bCs w:val="0"/>
            <w:rPrChange w:id="72" w:author="Alex Rosenzweig" w:date="2025-07-25T13:04:00Z" w16du:dateUtc="2025-07-25T17:04:00Z">
              <w:rPr/>
            </w:rPrChange>
          </w:rPr>
          <w:t xml:space="preserve"> His skills include </w:t>
        </w:r>
      </w:ins>
      <w:ins w:id="73" w:author="Alex Rosenzweig" w:date="2025-07-25T13:04:00Z" w16du:dateUtc="2025-07-25T17:04:00Z">
        <w:r w:rsidR="008A24DB" w:rsidRPr="008A24DB">
          <w:rPr>
            <w:b w:val="0"/>
            <w:bCs w:val="0"/>
            <w:rPrChange w:id="74" w:author="Alex Rosenzweig" w:date="2025-07-25T13:04:00Z" w16du:dateUtc="2025-07-25T17:04:00Z">
              <w:rPr/>
            </w:rPrChange>
          </w:rPr>
          <w:t xml:space="preserve">the following software packages: </w:t>
        </w:r>
      </w:ins>
      <w:del w:id="75" w:author="Alex Rosenzweig" w:date="2025-07-25T13:04:00Z" w16du:dateUtc="2025-07-25T17:04:00Z">
        <w:r w:rsidRPr="00643706" w:rsidDel="008A24DB">
          <w:delText xml:space="preserve"> </w:delText>
        </w:r>
      </w:del>
      <w:moveToRangeStart w:id="76" w:author="Alex Rosenzweig" w:date="2025-07-25T13:04:00Z" w:name="move204341084"/>
      <w:moveTo w:id="77" w:author="Alex Rosenzweig" w:date="2025-07-25T13:04:00Z" w16du:dateUtc="2025-07-25T17:04:00Z">
        <w:r w:rsidR="008A24DB" w:rsidRPr="00643706">
          <w:rPr>
            <w:b w:val="0"/>
            <w:bCs w:val="0"/>
          </w:rPr>
          <w:t>Microsoft Project</w:t>
        </w:r>
      </w:moveTo>
      <w:ins w:id="78" w:author="Alex Rosenzweig" w:date="2025-07-25T13:04:00Z" w16du:dateUtc="2025-07-25T17:04:00Z">
        <w:r w:rsidR="008A24DB">
          <w:rPr>
            <w:b w:val="0"/>
            <w:bCs w:val="0"/>
          </w:rPr>
          <w:t xml:space="preserve">, </w:t>
        </w:r>
      </w:ins>
    </w:p>
    <w:p w14:paraId="042391C6" w14:textId="515E3A7A" w:rsidR="008A24DB" w:rsidRPr="00643706" w:rsidDel="008A24DB" w:rsidRDefault="008A24DB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79" w:author="Alex Rosenzweig" w:date="2025-07-25T13:04:00Z" w16du:dateUtc="2025-07-25T17:04:00Z"/>
          <w:moveTo w:id="80" w:author="Alex Rosenzweig" w:date="2025-07-25T13:04:00Z" w16du:dateUtc="2025-07-25T17:04:00Z"/>
          <w:b w:val="0"/>
          <w:bCs w:val="0"/>
        </w:rPr>
        <w:pPrChange w:id="81" w:author="Alex Rosenzweig" w:date="2025-07-25T13:05:00Z" w16du:dateUtc="2025-07-25T17:05:00Z">
          <w:pPr>
            <w:pStyle w:val="Heading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</w:pPr>
        </w:pPrChange>
      </w:pPr>
      <w:moveTo w:id="82" w:author="Alex Rosenzweig" w:date="2025-07-25T13:04:00Z" w16du:dateUtc="2025-07-25T17:04:00Z">
        <w:r w:rsidRPr="00643706">
          <w:rPr>
            <w:b w:val="0"/>
            <w:bCs w:val="0"/>
          </w:rPr>
          <w:t>Primavera P6</w:t>
        </w:r>
      </w:moveTo>
      <w:ins w:id="83" w:author="Alex Rosenzweig" w:date="2025-07-25T13:04:00Z" w16du:dateUtc="2025-07-25T17:04:00Z">
        <w:r>
          <w:rPr>
            <w:b w:val="0"/>
            <w:bCs w:val="0"/>
          </w:rPr>
          <w:t xml:space="preserve">, </w:t>
        </w:r>
      </w:ins>
    </w:p>
    <w:p w14:paraId="639C0270" w14:textId="31E63A1C" w:rsidR="008A24DB" w:rsidRPr="00643706" w:rsidDel="008A24DB" w:rsidRDefault="008A24DB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84" w:author="Alex Rosenzweig" w:date="2025-07-25T13:04:00Z" w16du:dateUtc="2025-07-25T17:04:00Z"/>
          <w:moveTo w:id="85" w:author="Alex Rosenzweig" w:date="2025-07-25T13:04:00Z" w16du:dateUtc="2025-07-25T17:04:00Z"/>
          <w:b w:val="0"/>
          <w:bCs w:val="0"/>
        </w:rPr>
        <w:pPrChange w:id="86" w:author="Alex Rosenzweig" w:date="2025-07-25T13:05:00Z" w16du:dateUtc="2025-07-25T17:05:00Z">
          <w:pPr>
            <w:pStyle w:val="Heading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</w:pPr>
        </w:pPrChange>
      </w:pPr>
      <w:moveTo w:id="87" w:author="Alex Rosenzweig" w:date="2025-07-25T13:04:00Z" w16du:dateUtc="2025-07-25T17:04:00Z">
        <w:r w:rsidRPr="00643706">
          <w:rPr>
            <w:b w:val="0"/>
            <w:bCs w:val="0"/>
          </w:rPr>
          <w:t>Revit</w:t>
        </w:r>
      </w:moveTo>
      <w:ins w:id="88" w:author="Alex Rosenzweig" w:date="2025-07-25T13:04:00Z" w16du:dateUtc="2025-07-25T17:04:00Z">
        <w:r>
          <w:rPr>
            <w:b w:val="0"/>
            <w:bCs w:val="0"/>
          </w:rPr>
          <w:t xml:space="preserve">, </w:t>
        </w:r>
      </w:ins>
    </w:p>
    <w:p w14:paraId="731674A7" w14:textId="55C42009" w:rsidR="008A24DB" w:rsidRPr="00643706" w:rsidDel="008A24DB" w:rsidRDefault="008A24DB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89" w:author="Alex Rosenzweig" w:date="2025-07-25T13:04:00Z" w16du:dateUtc="2025-07-25T17:04:00Z"/>
          <w:moveTo w:id="90" w:author="Alex Rosenzweig" w:date="2025-07-25T13:04:00Z" w16du:dateUtc="2025-07-25T17:04:00Z"/>
          <w:b w:val="0"/>
          <w:bCs w:val="0"/>
        </w:rPr>
        <w:pPrChange w:id="91" w:author="Alex Rosenzweig" w:date="2025-07-25T13:05:00Z" w16du:dateUtc="2025-07-25T17:05:00Z">
          <w:pPr>
            <w:pStyle w:val="Heading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</w:pPr>
        </w:pPrChange>
      </w:pPr>
      <w:moveTo w:id="92" w:author="Alex Rosenzweig" w:date="2025-07-25T13:04:00Z" w16du:dateUtc="2025-07-25T17:04:00Z">
        <w:r w:rsidRPr="00643706">
          <w:rPr>
            <w:b w:val="0"/>
            <w:bCs w:val="0"/>
          </w:rPr>
          <w:t>Procore</w:t>
        </w:r>
      </w:moveTo>
      <w:ins w:id="93" w:author="Alex Rosenzweig" w:date="2025-07-25T13:04:00Z" w16du:dateUtc="2025-07-25T17:04:00Z">
        <w:r>
          <w:rPr>
            <w:b w:val="0"/>
            <w:bCs w:val="0"/>
          </w:rPr>
          <w:t xml:space="preserve">, </w:t>
        </w:r>
      </w:ins>
    </w:p>
    <w:p w14:paraId="3F860F12" w14:textId="2D095E6F" w:rsidR="008A24DB" w:rsidRPr="00643706" w:rsidDel="008A24DB" w:rsidRDefault="008A24DB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94" w:author="Alex Rosenzweig" w:date="2025-07-25T13:05:00Z" w16du:dateUtc="2025-07-25T17:05:00Z"/>
          <w:moveTo w:id="95" w:author="Alex Rosenzweig" w:date="2025-07-25T13:04:00Z" w16du:dateUtc="2025-07-25T17:04:00Z"/>
          <w:b w:val="0"/>
          <w:bCs w:val="0"/>
        </w:rPr>
        <w:pPrChange w:id="96" w:author="Alex Rosenzweig" w:date="2025-07-25T13:05:00Z" w16du:dateUtc="2025-07-25T17:05:00Z">
          <w:pPr>
            <w:pStyle w:val="Heading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</w:pPr>
        </w:pPrChange>
      </w:pPr>
      <w:moveTo w:id="97" w:author="Alex Rosenzweig" w:date="2025-07-25T13:04:00Z" w16du:dateUtc="2025-07-25T17:04:00Z">
        <w:r w:rsidRPr="00643706">
          <w:rPr>
            <w:b w:val="0"/>
            <w:bCs w:val="0"/>
          </w:rPr>
          <w:t>Civil3D</w:t>
        </w:r>
      </w:moveTo>
      <w:ins w:id="98" w:author="Alex Rosenzweig" w:date="2025-07-25T13:04:00Z" w16du:dateUtc="2025-07-25T17:04:00Z">
        <w:r>
          <w:rPr>
            <w:b w:val="0"/>
            <w:bCs w:val="0"/>
          </w:rPr>
          <w:t>, an</w:t>
        </w:r>
      </w:ins>
      <w:ins w:id="99" w:author="Alex Rosenzweig" w:date="2025-07-25T13:05:00Z" w16du:dateUtc="2025-07-25T17:05:00Z">
        <w:r>
          <w:rPr>
            <w:b w:val="0"/>
            <w:bCs w:val="0"/>
          </w:rPr>
          <w:t xml:space="preserve">d </w:t>
        </w:r>
      </w:ins>
    </w:p>
    <w:p w14:paraId="7119F31A" w14:textId="16C7C5CD" w:rsidR="00643706" w:rsidRPr="008A24DB" w:rsidRDefault="008A24DB" w:rsidP="008A24D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 w:val="0"/>
          <w:bCs w:val="0"/>
          <w:rPrChange w:id="100" w:author="Alex Rosenzweig" w:date="2025-07-25T13:05:00Z" w16du:dateUtc="2025-07-25T17:05:00Z">
            <w:rPr/>
          </w:rPrChange>
        </w:rPr>
        <w:pPrChange w:id="101" w:author="Alex Rosenzweig" w:date="2025-07-25T13:05:00Z" w16du:dateUtc="2025-07-25T17:05:00Z">
          <w:pPr>
            <w:pStyle w:val="BodyText3"/>
            <w:tabs>
              <w:tab w:val="clear" w:pos="0"/>
              <w:tab w:val="clear" w:pos="360"/>
              <w:tab w:val="clear" w:pos="720"/>
              <w:tab w:val="clear" w:pos="1080"/>
              <w:tab w:val="clear" w:pos="1440"/>
              <w:tab w:val="clear" w:pos="1800"/>
              <w:tab w:val="clear" w:pos="2160"/>
              <w:tab w:val="clear" w:pos="2520"/>
              <w:tab w:val="clear" w:pos="2880"/>
              <w:tab w:val="clear" w:pos="3240"/>
              <w:tab w:val="clear" w:pos="3600"/>
              <w:tab w:val="clear" w:pos="3960"/>
              <w:tab w:val="clear" w:pos="4320"/>
              <w:tab w:val="clear" w:pos="4680"/>
              <w:tab w:val="clear" w:pos="5040"/>
              <w:tab w:val="clear" w:pos="5400"/>
              <w:tab w:val="clear" w:pos="5760"/>
              <w:tab w:val="clear" w:pos="6120"/>
              <w:tab w:val="clear" w:pos="6480"/>
              <w:tab w:val="clear" w:pos="6840"/>
              <w:tab w:val="clear" w:pos="7200"/>
              <w:tab w:val="clear" w:pos="7560"/>
              <w:tab w:val="clear" w:pos="7920"/>
              <w:tab w:val="clear" w:pos="8280"/>
              <w:tab w:val="clear" w:pos="8640"/>
              <w:tab w:val="clear" w:pos="9000"/>
              <w:tab w:val="clear" w:pos="9360"/>
            </w:tabs>
            <w:jc w:val="both"/>
          </w:pPr>
        </w:pPrChange>
      </w:pPr>
      <w:moveTo w:id="102" w:author="Alex Rosenzweig" w:date="2025-07-25T13:04:00Z" w16du:dateUtc="2025-07-25T17:04:00Z">
        <w:r w:rsidRPr="00643706">
          <w:rPr>
            <w:b w:val="0"/>
            <w:bCs w:val="0"/>
          </w:rPr>
          <w:t>AutoCAD</w:t>
        </w:r>
      </w:moveTo>
      <w:moveToRangeEnd w:id="76"/>
      <w:ins w:id="103" w:author="Alex Rosenzweig" w:date="2025-07-25T13:05:00Z" w16du:dateUtc="2025-07-25T17:05:00Z">
        <w:r>
          <w:rPr>
            <w:b w:val="0"/>
            <w:bCs w:val="0"/>
          </w:rPr>
          <w:t>.</w:t>
        </w:r>
      </w:ins>
      <w:ins w:id="104" w:author="Alex Rosenzweig" w:date="2025-07-25T13:04:00Z" w16du:dateUtc="2025-07-25T17:04:00Z">
        <w:r w:rsidRPr="008A24DB">
          <w:rPr>
            <w:b w:val="0"/>
            <w:bCs w:val="0"/>
            <w:rPrChange w:id="105" w:author="Alex Rosenzweig" w:date="2025-07-25T13:05:00Z" w16du:dateUtc="2025-07-25T17:05:00Z">
              <w:rPr/>
            </w:rPrChange>
          </w:rPr>
          <w:t xml:space="preserve"> </w:t>
        </w:r>
      </w:ins>
      <w:r w:rsidR="00643706" w:rsidRPr="008A24DB">
        <w:rPr>
          <w:b w:val="0"/>
          <w:bCs w:val="0"/>
          <w:rPrChange w:id="106" w:author="Alex Rosenzweig" w:date="2025-07-25T13:05:00Z" w16du:dateUtc="2025-07-25T17:05:00Z">
            <w:rPr/>
          </w:rPrChange>
        </w:rPr>
        <w:t>Mr. Pasam is</w:t>
      </w:r>
      <w:r w:rsidR="00643706" w:rsidRPr="008A24DB">
        <w:rPr>
          <w:b w:val="0"/>
          <w:bCs w:val="0"/>
          <w:rPrChange w:id="107" w:author="Alex Rosenzweig" w:date="2025-07-25T13:05:00Z" w16du:dateUtc="2025-07-25T17:05:00Z">
            <w:rPr/>
          </w:rPrChange>
        </w:rPr>
        <w:t xml:space="preserve"> </w:t>
      </w:r>
      <w:r w:rsidR="00643706" w:rsidRPr="008A24DB">
        <w:rPr>
          <w:b w:val="0"/>
          <w:bCs w:val="0"/>
          <w:rPrChange w:id="108" w:author="Alex Rosenzweig" w:date="2025-07-25T13:05:00Z" w16du:dateUtc="2025-07-25T17:05:00Z">
            <w:rPr/>
          </w:rPrChange>
        </w:rPr>
        <w:t>committed to delivering high-quality results and growing within a collaborative and fast-paced environment.</w:t>
      </w:r>
      <w:ins w:id="109" w:author="Alex Rosenzweig" w:date="2025-07-25T13:05:00Z" w16du:dateUtc="2025-07-25T17:05:00Z">
        <w:r>
          <w:rPr>
            <w:b w:val="0"/>
            <w:bCs w:val="0"/>
          </w:rPr>
          <w:t xml:space="preserve"> </w:t>
        </w:r>
        <w:r w:rsidRPr="008A24DB">
          <w:rPr>
            <w:b w:val="0"/>
            <w:bCs w:val="0"/>
            <w:rPrChange w:id="110" w:author="Alex Rosenzweig" w:date="2025-07-25T13:05:00Z" w16du:dateUtc="2025-07-25T17:05:00Z">
              <w:rPr/>
            </w:rPrChange>
          </w:rPr>
          <w:t>His representative project experience includes:</w:t>
        </w:r>
      </w:ins>
    </w:p>
    <w:p w14:paraId="327E4B8A" w14:textId="77777777" w:rsid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685CE7C" w14:textId="39BD0C81" w:rsidR="00643706" w:rsidRPr="00643706" w:rsidRDefault="00422FB5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ins w:id="111" w:author="Alex Rosenzweig" w:date="2025-07-25T13:59:00Z" w16du:dateUtc="2025-07-25T17:59:00Z">
        <w:r>
          <w:rPr>
            <w:b/>
            <w:bCs/>
          </w:rPr>
          <w:t>MTA Construction and De</w:t>
        </w:r>
      </w:ins>
      <w:ins w:id="112" w:author="Alex Rosenzweig" w:date="2025-07-25T14:00:00Z" w16du:dateUtc="2025-07-25T18:00:00Z">
        <w:r>
          <w:rPr>
            <w:b/>
            <w:bCs/>
          </w:rPr>
          <w:t>velopment (</w:t>
        </w:r>
      </w:ins>
      <w:r w:rsidR="00643706" w:rsidRPr="00643706">
        <w:rPr>
          <w:b/>
          <w:bCs/>
        </w:rPr>
        <w:t>MTA C&amp;D</w:t>
      </w:r>
      <w:ins w:id="113" w:author="Alex Rosenzweig" w:date="2025-07-25T14:00:00Z" w16du:dateUtc="2025-07-25T18:00:00Z">
        <w:r>
          <w:rPr>
            <w:b/>
            <w:bCs/>
          </w:rPr>
          <w:t>)</w:t>
        </w:r>
      </w:ins>
      <w:r w:rsidR="00643706" w:rsidRPr="00643706">
        <w:rPr>
          <w:b/>
          <w:bCs/>
        </w:rPr>
        <w:t>, Consultant Construction Management and Inspection Services for Mainline Track and Switch</w:t>
      </w:r>
      <w:r w:rsidR="00643706" w:rsidRPr="00643706">
        <w:rPr>
          <w:b/>
          <w:bCs/>
        </w:rPr>
        <w:t xml:space="preserve"> </w:t>
      </w:r>
      <w:r w:rsidR="00643706" w:rsidRPr="00643706">
        <w:rPr>
          <w:b/>
          <w:bCs/>
        </w:rPr>
        <w:t>Rehabilitation Phase</w:t>
      </w:r>
      <w:ins w:id="114" w:author="Alex Rosenzweig" w:date="2025-07-25T14:00:00Z" w16du:dateUtc="2025-07-25T18:00:00Z">
        <w:r>
          <w:rPr>
            <w:b/>
            <w:bCs/>
          </w:rPr>
          <w:t xml:space="preserve"> </w:t>
        </w:r>
      </w:ins>
      <w:del w:id="115" w:author="Alex Rosenzweig" w:date="2025-07-25T14:00:00Z" w16du:dateUtc="2025-07-25T18:00:00Z">
        <w:r w:rsidR="00643706" w:rsidRPr="00643706" w:rsidDel="00422FB5">
          <w:rPr>
            <w:b/>
            <w:bCs/>
          </w:rPr>
          <w:delText>-</w:delText>
        </w:r>
      </w:del>
      <w:r w:rsidR="00643706" w:rsidRPr="00643706">
        <w:rPr>
          <w:b/>
          <w:bCs/>
        </w:rPr>
        <w:t>II</w:t>
      </w:r>
      <w:ins w:id="116" w:author="Alex Rosenzweig" w:date="2025-07-25T14:00:00Z" w16du:dateUtc="2025-07-25T18:00:00Z">
        <w:r>
          <w:rPr>
            <w:b/>
            <w:bCs/>
          </w:rPr>
          <w:t>,</w:t>
        </w:r>
      </w:ins>
      <w:r w:rsidR="00643706" w:rsidRPr="00643706">
        <w:rPr>
          <w:b/>
          <w:bCs/>
        </w:rPr>
        <w:t xml:space="preserve"> </w:t>
      </w:r>
      <w:del w:id="117" w:author="Alex Rosenzweig" w:date="2025-07-25T14:00:00Z" w16du:dateUtc="2025-07-25T18:00:00Z">
        <w:r w:rsidR="00643706" w:rsidRPr="00643706" w:rsidDel="00422FB5">
          <w:rPr>
            <w:b/>
            <w:bCs/>
          </w:rPr>
          <w:delText xml:space="preserve">in the Borough of </w:delText>
        </w:r>
      </w:del>
      <w:r w:rsidR="00643706" w:rsidRPr="00643706">
        <w:rPr>
          <w:b/>
          <w:bCs/>
        </w:rPr>
        <w:t xml:space="preserve">Staten Island, </w:t>
      </w:r>
      <w:del w:id="118" w:author="Alex Rosenzweig" w:date="2025-07-25T14:00:00Z" w16du:dateUtc="2025-07-25T18:00:00Z">
        <w:r w:rsidR="00643706" w:rsidRPr="00643706" w:rsidDel="00422FB5">
          <w:rPr>
            <w:b/>
            <w:bCs/>
          </w:rPr>
          <w:delText xml:space="preserve">New York, </w:delText>
        </w:r>
      </w:del>
      <w:r w:rsidR="00643706" w:rsidRPr="00643706">
        <w:rPr>
          <w:b/>
          <w:bCs/>
        </w:rPr>
        <w:t xml:space="preserve">NY </w:t>
      </w:r>
      <w:ins w:id="119" w:author="Alex Rosenzweig" w:date="2025-07-25T14:00:00Z" w16du:dateUtc="2025-07-25T18:00:00Z">
        <w:r>
          <w:rPr>
            <w:b/>
            <w:bCs/>
          </w:rPr>
          <w:t>-</w:t>
        </w:r>
      </w:ins>
      <w:del w:id="120" w:author="Alex Rosenzweig" w:date="2025-07-25T14:00:00Z" w16du:dateUtc="2025-07-25T18:00:00Z">
        <w:r w:rsidR="00643706" w:rsidRPr="00643706" w:rsidDel="00422FB5">
          <w:rPr>
            <w:b/>
            <w:bCs/>
          </w:rPr>
          <w:delText>–</w:delText>
        </w:r>
      </w:del>
      <w:r w:rsidR="00643706" w:rsidRPr="00643706">
        <w:t xml:space="preserve"> Field Engineer. Supervised Construction</w:t>
      </w:r>
      <w:r w:rsidR="00643706">
        <w:t xml:space="preserve"> </w:t>
      </w:r>
      <w:r w:rsidR="00643706" w:rsidRPr="00643706">
        <w:t>Contract T-80289 field operations for the replacement of 2.5 miles of mainline track and DC contact rail, coordinating the</w:t>
      </w:r>
      <w:r w:rsidR="00643706">
        <w:t xml:space="preserve"> </w:t>
      </w:r>
      <w:r w:rsidR="00643706" w:rsidRPr="00643706">
        <w:t>removal of 100-lb rail and installation of 115-lb</w:t>
      </w:r>
      <w:ins w:id="121" w:author="Alex Rosenzweig" w:date="2025-07-25T14:01:00Z" w16du:dateUtc="2025-07-25T18:01:00Z">
        <w:r>
          <w:t>,</w:t>
        </w:r>
      </w:ins>
      <w:r w:rsidR="00643706" w:rsidRPr="00643706">
        <w:t xml:space="preserve"> continuously welded rail (CWR), ballast, and hardwood ties, resulting in a</w:t>
      </w:r>
      <w:r w:rsidR="00643706">
        <w:t xml:space="preserve"> </w:t>
      </w:r>
      <w:r w:rsidR="00643706" w:rsidRPr="00643706">
        <w:t xml:space="preserve">15% improvement in track durability. Mr. Pasam oversaw the successful installation of six new switches and </w:t>
      </w:r>
      <w:ins w:id="122" w:author="Alex Rosenzweig" w:date="2025-07-25T14:01:00Z" w16du:dateUtc="2025-07-25T18:01:00Z">
        <w:r>
          <w:t xml:space="preserve">more than </w:t>
        </w:r>
      </w:ins>
      <w:del w:id="123" w:author="Alex Rosenzweig" w:date="2025-07-25T14:01:00Z" w16du:dateUtc="2025-07-25T18:01:00Z">
        <w:r w:rsidR="00643706" w:rsidRPr="00643706" w:rsidDel="00422FB5">
          <w:delText xml:space="preserve">over </w:delText>
        </w:r>
      </w:del>
      <w:r w:rsidR="00643706" w:rsidRPr="00643706">
        <w:t>2,000</w:t>
      </w:r>
      <w:r w:rsidR="00643706">
        <w:t xml:space="preserve"> </w:t>
      </w:r>
      <w:r w:rsidR="00643706" w:rsidRPr="00643706">
        <w:t>linear feet of third rail, overseeing all associated cable connections, bonding, and feeder systems, which led to 100%</w:t>
      </w:r>
      <w:r w:rsidR="00643706">
        <w:t xml:space="preserve"> </w:t>
      </w:r>
      <w:r w:rsidR="00643706" w:rsidRPr="00643706">
        <w:t>system reliability in post-installation testing. Additionally, he conducted comprehensive hazardous materials surveys</w:t>
      </w:r>
      <w:r w:rsidR="00643706">
        <w:t xml:space="preserve"> </w:t>
      </w:r>
      <w:r w:rsidR="00643706" w:rsidRPr="00643706">
        <w:t>across the alignment, identifying and mitigating three critical Naturally Occurring Asbestos (NOA) zones and two lead</w:t>
      </w:r>
      <w:r w:rsidR="00643706">
        <w:t xml:space="preserve"> </w:t>
      </w:r>
      <w:r w:rsidR="00643706" w:rsidRPr="00643706">
        <w:t>paint areas, ensuring full regulatory compliance and avoiding potential remediation delays. His responsibilities also</w:t>
      </w:r>
      <w:r w:rsidR="00643706">
        <w:t xml:space="preserve"> </w:t>
      </w:r>
      <w:r w:rsidR="00643706" w:rsidRPr="00643706">
        <w:t>included overseeing the removal and reinstallation of more than 12 signal systems while minimizing operational downtime</w:t>
      </w:r>
      <w:r w:rsidR="00643706">
        <w:t xml:space="preserve"> </w:t>
      </w:r>
      <w:r w:rsidR="00643706" w:rsidRPr="00643706">
        <w:t>and maintaining on-schedule delivery within a $10</w:t>
      </w:r>
      <w:ins w:id="124" w:author="Alex Rosenzweig" w:date="2025-07-25T14:03:00Z" w16du:dateUtc="2025-07-25T18:03:00Z">
        <w:r>
          <w:t>+ million</w:t>
        </w:r>
      </w:ins>
      <w:del w:id="125" w:author="Alex Rosenzweig" w:date="2025-07-25T14:03:00Z" w16du:dateUtc="2025-07-25T18:03:00Z">
        <w:r w:rsidR="00643706" w:rsidRPr="00643706" w:rsidDel="00422FB5">
          <w:delText>M+</w:delText>
        </w:r>
      </w:del>
      <w:r w:rsidR="00643706" w:rsidRPr="00643706">
        <w:t xml:space="preserve"> budget. He collaborated closely with MTA inspectors, contractors,</w:t>
      </w:r>
      <w:r w:rsidR="00643706">
        <w:t xml:space="preserve"> </w:t>
      </w:r>
      <w:r w:rsidR="00643706" w:rsidRPr="00643706">
        <w:t>and environmental consultants, contributing to the project’s successful delivery with zero safety incidents and no</w:t>
      </w:r>
      <w:r w:rsidR="00643706">
        <w:t xml:space="preserve"> </w:t>
      </w:r>
      <w:r w:rsidR="00643706" w:rsidRPr="00643706">
        <w:t xml:space="preserve">regulatory violations. (2/2025 </w:t>
      </w:r>
      <w:ins w:id="126" w:author="Alex Rosenzweig" w:date="2025-07-25T14:02:00Z" w16du:dateUtc="2025-07-25T18:02:00Z">
        <w:r>
          <w:t>-</w:t>
        </w:r>
      </w:ins>
      <w:del w:id="127" w:author="Alex Rosenzweig" w:date="2025-07-25T14:02:00Z" w16du:dateUtc="2025-07-25T18:02:00Z">
        <w:r w:rsidR="00643706" w:rsidRPr="00643706" w:rsidDel="00422FB5">
          <w:delText>–</w:delText>
        </w:r>
      </w:del>
      <w:r w:rsidR="00643706" w:rsidRPr="00643706">
        <w:t xml:space="preserve"> Present)</w:t>
      </w:r>
    </w:p>
    <w:p w14:paraId="4E9197D9" w14:textId="77777777" w:rsid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FAD682B" w14:textId="73BA6DD0" w:rsidR="00643706" w:rsidRPr="00643706" w:rsidDel="00422FB5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128" w:author="Alex Rosenzweig" w:date="2025-07-25T14:04:00Z" w16du:dateUtc="2025-07-25T18:04:00Z"/>
        </w:rPr>
      </w:pPr>
      <w:r w:rsidRPr="00643706">
        <w:rPr>
          <w:b/>
          <w:bCs/>
        </w:rPr>
        <w:t xml:space="preserve">Commercial Construction, Irving, TX </w:t>
      </w:r>
      <w:ins w:id="129" w:author="Alex Rosenzweig" w:date="2025-07-25T14:02:00Z" w16du:dateUtc="2025-07-25T18:02:00Z">
        <w:r w:rsidR="00422FB5">
          <w:rPr>
            <w:b/>
            <w:bCs/>
          </w:rPr>
          <w:t>-</w:t>
        </w:r>
      </w:ins>
      <w:del w:id="130" w:author="Alex Rosenzweig" w:date="2025-07-25T14:02:00Z" w16du:dateUtc="2025-07-25T18:02:00Z">
        <w:r w:rsidRPr="00643706" w:rsidDel="00422FB5">
          <w:rPr>
            <w:b/>
            <w:bCs/>
          </w:rPr>
          <w:delText>–</w:delText>
        </w:r>
      </w:del>
      <w:r w:rsidRPr="00643706">
        <w:t xml:space="preserve"> Construction Intern. Supported the execution of a $50</w:t>
      </w:r>
      <w:ins w:id="131" w:author="Alex Rosenzweig" w:date="2025-07-25T14:03:00Z" w16du:dateUtc="2025-07-25T18:03:00Z">
        <w:r w:rsidR="00422FB5">
          <w:t xml:space="preserve"> million</w:t>
        </w:r>
      </w:ins>
      <w:del w:id="132" w:author="Alex Rosenzweig" w:date="2025-07-25T14:03:00Z" w16du:dateUtc="2025-07-25T18:03:00Z">
        <w:r w:rsidRPr="00643706" w:rsidDel="00422FB5">
          <w:delText>M</w:delText>
        </w:r>
      </w:del>
      <w:r w:rsidRPr="00643706">
        <w:t xml:space="preserve"> commercial building</w:t>
      </w:r>
      <w:r>
        <w:t xml:space="preserve"> </w:t>
      </w:r>
      <w:r w:rsidRPr="00643706">
        <w:t>project, contributing to its on-time completion within 12 months and 5% under budget. Mr. Pasam assisted in implementing</w:t>
      </w:r>
      <w:r>
        <w:t xml:space="preserve"> </w:t>
      </w:r>
      <w:r w:rsidRPr="00643706">
        <w:t>Procore project management software, which improved documentation accuracy by 30% and enhanced team</w:t>
      </w:r>
      <w:r>
        <w:t xml:space="preserve"> </w:t>
      </w:r>
      <w:r w:rsidRPr="00643706">
        <w:t>communication. He also revised project blueprints using AutoCAD, helping reduce change orders by 18% and increasing</w:t>
      </w:r>
      <w:r>
        <w:t xml:space="preserve"> </w:t>
      </w:r>
      <w:r w:rsidRPr="00643706">
        <w:t>design precision. He participated in identifying potential project risks and delays, contributing to the development of</w:t>
      </w:r>
      <w:r>
        <w:t xml:space="preserve"> </w:t>
      </w:r>
      <w:r w:rsidRPr="00643706">
        <w:t>mitigation plans that saved approximately $200</w:t>
      </w:r>
      <w:ins w:id="133" w:author="Alex Rosenzweig" w:date="2025-07-25T14:04:00Z" w16du:dateUtc="2025-07-25T18:04:00Z">
        <w:r w:rsidR="00422FB5">
          <w:t>,000</w:t>
        </w:r>
      </w:ins>
      <w:del w:id="134" w:author="Alex Rosenzweig" w:date="2025-07-25T14:04:00Z" w16du:dateUtc="2025-07-25T18:04:00Z">
        <w:r w:rsidRPr="00643706" w:rsidDel="00422FB5">
          <w:delText>K</w:delText>
        </w:r>
      </w:del>
      <w:r w:rsidRPr="00643706">
        <w:t xml:space="preserve"> in potential overruns. Additionally, Mr. Pasam supported coordination</w:t>
      </w:r>
      <w:r>
        <w:t xml:space="preserve"> </w:t>
      </w:r>
      <w:r w:rsidRPr="00643706">
        <w:t>with municipal authorities to ensure zoning and permitting compliance, helping the project avoid any permit-related delays.</w:t>
      </w:r>
      <w:ins w:id="135" w:author="Alex Rosenzweig" w:date="2025-07-25T14:04:00Z" w16du:dateUtc="2025-07-25T18:04:00Z">
        <w:r w:rsidR="00422FB5">
          <w:t xml:space="preserve">  </w:t>
        </w:r>
      </w:ins>
    </w:p>
    <w:p w14:paraId="0A81F245" w14:textId="7B5EB48E" w:rsidR="00643706" w:rsidRP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43706">
        <w:t xml:space="preserve">(5/2024 </w:t>
      </w:r>
      <w:ins w:id="136" w:author="Alex Rosenzweig" w:date="2025-07-25T14:04:00Z" w16du:dateUtc="2025-07-25T18:04:00Z">
        <w:r w:rsidR="00422FB5">
          <w:t>-</w:t>
        </w:r>
      </w:ins>
      <w:del w:id="137" w:author="Alex Rosenzweig" w:date="2025-07-25T14:04:00Z" w16du:dateUtc="2025-07-25T18:04:00Z">
        <w:r w:rsidRPr="00643706" w:rsidDel="00422FB5">
          <w:delText>–</w:delText>
        </w:r>
      </w:del>
      <w:r w:rsidRPr="00643706">
        <w:t xml:space="preserve"> 8/2024)</w:t>
      </w:r>
    </w:p>
    <w:p w14:paraId="0B943658" w14:textId="77777777" w:rsid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26CCCE03" w14:textId="5D4FA11E" w:rsid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ins w:id="138" w:author="Alex Rosenzweig" w:date="2025-07-25T14:04:00Z" w16du:dateUtc="2025-07-25T18:04:00Z"/>
        </w:rPr>
      </w:pPr>
      <w:r w:rsidRPr="00643706">
        <w:rPr>
          <w:b/>
          <w:bCs/>
        </w:rPr>
        <w:t xml:space="preserve">Vishal Sanjivini Project, Tukkuguda, Hyderabad, India </w:t>
      </w:r>
      <w:ins w:id="139" w:author="Alex Rosenzweig" w:date="2025-07-25T14:11:00Z" w16du:dateUtc="2025-07-25T18:11:00Z">
        <w:r w:rsidR="0045204B">
          <w:rPr>
            <w:b/>
            <w:bCs/>
          </w:rPr>
          <w:t>-</w:t>
        </w:r>
      </w:ins>
      <w:del w:id="140" w:author="Alex Rosenzweig" w:date="2025-07-25T14:11:00Z" w16du:dateUtc="2025-07-25T18:11:00Z">
        <w:r w:rsidRPr="00643706" w:rsidDel="0045204B">
          <w:rPr>
            <w:b/>
            <w:bCs/>
          </w:rPr>
          <w:delText>–</w:delText>
        </w:r>
      </w:del>
      <w:r w:rsidRPr="00643706">
        <w:t xml:space="preserve"> Testing and Quality Assurance Engineer. </w:t>
      </w:r>
      <w:del w:id="141" w:author="Alex Rosenzweig" w:date="2025-07-25T14:15:00Z" w16du:dateUtc="2025-07-25T18:15:00Z">
        <w:r w:rsidRPr="00643706" w:rsidDel="0045204B">
          <w:delText>Responsibilities o</w:delText>
        </w:r>
      </w:del>
      <w:ins w:id="142" w:author="Alex Rosenzweig" w:date="2025-07-25T14:15:00Z" w16du:dateUtc="2025-07-25T18:15:00Z">
        <w:r w:rsidR="0045204B">
          <w:t>O</w:t>
        </w:r>
      </w:ins>
      <w:r w:rsidRPr="00643706">
        <w:t>n</w:t>
      </w:r>
      <w:r>
        <w:t xml:space="preserve"> </w:t>
      </w:r>
      <w:r w:rsidRPr="00643706">
        <w:t>the Vishal Sanjivini project, a premium villa development, Mr. Pasam was responsible for ensuring strict adherence to</w:t>
      </w:r>
      <w:r>
        <w:t xml:space="preserve"> </w:t>
      </w:r>
      <w:r w:rsidRPr="00643706">
        <w:t>project specifications and industry standards. He conducted numerous on-site inspections to assess material quality,</w:t>
      </w:r>
      <w:r>
        <w:t xml:space="preserve"> </w:t>
      </w:r>
      <w:r w:rsidRPr="00643706">
        <w:t>directly contributing to a 7% reduction in overall project costs by identifying cost-effective, compliant materials. He</w:t>
      </w:r>
      <w:r>
        <w:t xml:space="preserve"> </w:t>
      </w:r>
      <w:r w:rsidRPr="00643706">
        <w:t>developed and implemented robust quality assurance strategies, policies, and procedures to ensure consistent</w:t>
      </w:r>
      <w:r>
        <w:t xml:space="preserve"> </w:t>
      </w:r>
      <w:r w:rsidRPr="00643706">
        <w:t>compliance across all construction phases. Working closely with project managers and senior engineers, Mr. Pasam</w:t>
      </w:r>
      <w:r>
        <w:t xml:space="preserve"> </w:t>
      </w:r>
      <w:r w:rsidRPr="00643706">
        <w:t>integrated Quality Assurance protocols into planning and execution, strengthening overall project integrity. His role</w:t>
      </w:r>
      <w:r>
        <w:t xml:space="preserve"> </w:t>
      </w:r>
      <w:r w:rsidRPr="00643706">
        <w:t>included testing construction materials such as steel and concrete to confirm their suitability and conformity with</w:t>
      </w:r>
      <w:r>
        <w:t xml:space="preserve"> </w:t>
      </w:r>
      <w:r w:rsidRPr="00643706">
        <w:t>specifications. He also evaluated the safety and performance of critical systems, including plumbing and electrical, and</w:t>
      </w:r>
      <w:r>
        <w:t xml:space="preserve"> </w:t>
      </w:r>
      <w:r w:rsidRPr="00643706">
        <w:t xml:space="preserve">regularly audited site activities to ensure </w:t>
      </w:r>
      <w:ins w:id="143" w:author="Alex Rosenzweig" w:date="2025-07-25T14:16:00Z" w16du:dateUtc="2025-07-25T18:16:00Z">
        <w:r w:rsidR="0045204B">
          <w:t xml:space="preserve">that </w:t>
        </w:r>
      </w:ins>
      <w:r w:rsidRPr="00643706">
        <w:t>all legal and quality standards were met, documenting any non</w:t>
      </w:r>
      <w:del w:id="144" w:author="Alex Rosenzweig" w:date="2025-07-25T14:17:00Z" w16du:dateUtc="2025-07-25T18:17:00Z">
        <w:r w:rsidRPr="00643706" w:rsidDel="0045204B">
          <w:delText>-</w:delText>
        </w:r>
      </w:del>
      <w:r w:rsidRPr="00643706">
        <w:t>conformances</w:t>
      </w:r>
      <w:r>
        <w:t xml:space="preserve"> </w:t>
      </w:r>
      <w:r w:rsidRPr="00643706">
        <w:t xml:space="preserve">and driving corrective actions. </w:t>
      </w:r>
      <w:ins w:id="145" w:author="Alex Rosenzweig" w:date="2025-07-25T14:17:00Z" w16du:dateUtc="2025-07-25T18:17:00Z">
        <w:r w:rsidR="0045204B">
          <w:t xml:space="preserve"> </w:t>
        </w:r>
      </w:ins>
      <w:r w:rsidRPr="00643706">
        <w:t xml:space="preserve">(8/2021 </w:t>
      </w:r>
      <w:ins w:id="146" w:author="Alex Rosenzweig" w:date="2025-07-25T14:17:00Z" w16du:dateUtc="2025-07-25T18:17:00Z">
        <w:r w:rsidR="0045204B">
          <w:t>-</w:t>
        </w:r>
      </w:ins>
      <w:del w:id="147" w:author="Alex Rosenzweig" w:date="2025-07-25T14:17:00Z" w16du:dateUtc="2025-07-25T18:17:00Z">
        <w:r w:rsidRPr="00643706" w:rsidDel="0045204B">
          <w:delText>–</w:delText>
        </w:r>
      </w:del>
      <w:r w:rsidRPr="00643706">
        <w:t xml:space="preserve"> 8/2022)</w:t>
      </w:r>
    </w:p>
    <w:p w14:paraId="7988E54F" w14:textId="77777777" w:rsidR="00422FB5" w:rsidRDefault="00422FB5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ins w:id="148" w:author="Alex Rosenzweig" w:date="2025-07-25T14:04:00Z" w16du:dateUtc="2025-07-25T18:04:00Z"/>
        </w:rPr>
      </w:pPr>
    </w:p>
    <w:p w14:paraId="3459453F" w14:textId="77777777" w:rsidR="00422FB5" w:rsidRDefault="00422FB5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B0923F5" w14:textId="77777777" w:rsidR="00643706" w:rsidRPr="00643706" w:rsidRDefault="00643706" w:rsidP="00BC2A3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  <w:i/>
          <w:iCs/>
        </w:rPr>
      </w:pPr>
      <w:r w:rsidRPr="00643706">
        <w:rPr>
          <w:b/>
          <w:bCs/>
          <w:i/>
          <w:iCs/>
        </w:rPr>
        <w:t>Academic Projects:</w:t>
      </w:r>
    </w:p>
    <w:p w14:paraId="3B577643" w14:textId="77777777" w:rsid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8B54D2A" w14:textId="4D970886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 w:rsidRPr="00643706">
        <w:rPr>
          <w:b/>
          <w:bCs/>
        </w:rPr>
        <w:t xml:space="preserve">Installing Solar Panels in </w:t>
      </w:r>
      <w:ins w:id="149" w:author="Alex Rosenzweig" w:date="2025-07-25T14:20:00Z" w16du:dateUtc="2025-07-25T18:20:00Z">
        <w:r w:rsidR="00DC3ABA" w:rsidRPr="00DC3ABA">
          <w:rPr>
            <w:b/>
            <w:bCs/>
            <w:rPrChange w:id="150" w:author="Alex Rosenzweig" w:date="2025-07-25T14:20:00Z" w16du:dateUtc="2025-07-25T18:20:00Z">
              <w:rPr/>
            </w:rPrChange>
          </w:rPr>
          <w:t>University of North Texas</w:t>
        </w:r>
        <w:r w:rsidR="00DC3ABA" w:rsidRPr="00643706">
          <w:rPr>
            <w:b/>
            <w:bCs/>
          </w:rPr>
          <w:t xml:space="preserve"> </w:t>
        </w:r>
        <w:r w:rsidR="00DC3ABA">
          <w:rPr>
            <w:b/>
            <w:bCs/>
          </w:rPr>
          <w:t>(</w:t>
        </w:r>
      </w:ins>
      <w:r w:rsidRPr="00643706">
        <w:rPr>
          <w:b/>
          <w:bCs/>
        </w:rPr>
        <w:t>UNT</w:t>
      </w:r>
      <w:ins w:id="151" w:author="Alex Rosenzweig" w:date="2025-07-25T14:20:00Z" w16du:dateUtc="2025-07-25T18:20:00Z">
        <w:r w:rsidR="00DC3ABA">
          <w:rPr>
            <w:b/>
            <w:bCs/>
          </w:rPr>
          <w:t>)</w:t>
        </w:r>
      </w:ins>
      <w:r w:rsidRPr="00643706">
        <w:rPr>
          <w:b/>
          <w:bCs/>
        </w:rPr>
        <w:t xml:space="preserve"> Campus Buildings – Denton, TX</w:t>
      </w:r>
    </w:p>
    <w:p w14:paraId="4753AFAA" w14:textId="7A3B47EF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43706">
        <w:t>As part of a student-led sustainability initiative, Mr. Pasam contributed to a $20 million solar panel installation project at</w:t>
      </w:r>
      <w:r>
        <w:t xml:space="preserve"> </w:t>
      </w:r>
      <w:r w:rsidRPr="00643706">
        <w:t>the University of North Texas, aimed at converting the Business Leadership Building and University Union Building into</w:t>
      </w:r>
      <w:r>
        <w:t xml:space="preserve"> </w:t>
      </w:r>
      <w:r w:rsidRPr="00643706">
        <w:t>energy-efficient, sustainable facilities. The project involved planning and supporting the installation of approximately 2,000</w:t>
      </w:r>
      <w:r>
        <w:t xml:space="preserve"> </w:t>
      </w:r>
      <w:r w:rsidRPr="00643706">
        <w:lastRenderedPageBreak/>
        <w:t>solar panels across 300,000 square feet of rooftop space, with an expected energy output of 40 MWh. Over the 13-month</w:t>
      </w:r>
      <w:r>
        <w:t xml:space="preserve"> </w:t>
      </w:r>
      <w:r w:rsidRPr="00643706">
        <w:t>timeline, he participated in various phases</w:t>
      </w:r>
      <w:ins w:id="152" w:author="Alex Rosenzweig" w:date="2025-07-25T14:21:00Z" w16du:dateUtc="2025-07-25T18:21:00Z">
        <w:r w:rsidR="00DC3ABA">
          <w:t>,</w:t>
        </w:r>
      </w:ins>
      <w:r w:rsidRPr="00643706">
        <w:t xml:space="preserve"> including site analysis, procurement planning, safety evaluations, and</w:t>
      </w:r>
      <w:r>
        <w:t xml:space="preserve"> </w:t>
      </w:r>
      <w:r w:rsidRPr="00643706">
        <w:t xml:space="preserve">coordination efforts, helping to advance UNT’s mission toward a greener and more energy-efficient campus. (3/2023 </w:t>
      </w:r>
      <w:ins w:id="153" w:author="Alex Rosenzweig" w:date="2025-07-25T14:21:00Z" w16du:dateUtc="2025-07-25T18:21:00Z">
        <w:r w:rsidR="00DC3ABA">
          <w:t>-</w:t>
        </w:r>
      </w:ins>
      <w:del w:id="154" w:author="Alex Rosenzweig" w:date="2025-07-25T14:21:00Z" w16du:dateUtc="2025-07-25T18:21:00Z">
        <w:r w:rsidRPr="00643706" w:rsidDel="00DC3ABA">
          <w:delText>–</w:delText>
        </w:r>
      </w:del>
      <w:r>
        <w:t xml:space="preserve"> </w:t>
      </w:r>
      <w:r w:rsidRPr="00643706">
        <w:t>4/2024)</w:t>
      </w:r>
    </w:p>
    <w:p w14:paraId="0C6DABBB" w14:textId="77777777" w:rsid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086EEE9" w14:textId="2560C4E1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 w:rsidRPr="00643706">
        <w:rPr>
          <w:b/>
          <w:bCs/>
        </w:rPr>
        <w:t>Loop 288 Improvements – Paris, TX</w:t>
      </w:r>
    </w:p>
    <w:p w14:paraId="627905B3" w14:textId="5591BC23" w:rsidR="00643706" w:rsidRPr="00643706" w:rsidDel="00DC3ABA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del w:id="155" w:author="Alex Rosenzweig" w:date="2025-07-25T14:26:00Z" w16du:dateUtc="2025-07-25T18:26:00Z"/>
        </w:rPr>
      </w:pPr>
      <w:r w:rsidRPr="00643706">
        <w:t>As part of an academic project, Mr. Pasam analyzed the proposed short-term and long-term improvements for Loop 286</w:t>
      </w:r>
      <w:r>
        <w:t xml:space="preserve"> </w:t>
      </w:r>
      <w:r w:rsidRPr="00643706">
        <w:t>in Paris, Texas, a 15.5-mile loop that includes US 82 and US 271. The project focused on enhancing safety, traffic flow,</w:t>
      </w:r>
      <w:r>
        <w:t xml:space="preserve"> </w:t>
      </w:r>
      <w:r w:rsidRPr="00643706">
        <w:t>and regional mobility through the addition of lanes, separation of high- and low-speed traffic via main lanes and frontage</w:t>
      </w:r>
      <w:r>
        <w:t xml:space="preserve"> </w:t>
      </w:r>
      <w:r w:rsidRPr="00643706">
        <w:t>roads, and improvements to drainage and accessibility. He also examined plans for pedestrian and bicyclist infrastructure,</w:t>
      </w:r>
      <w:r>
        <w:t xml:space="preserve"> </w:t>
      </w:r>
      <w:r w:rsidRPr="00643706">
        <w:t xml:space="preserve">including broad pathways and sidewalks, as well as ensuring </w:t>
      </w:r>
      <w:ins w:id="156" w:author="Alex Rosenzweig" w:date="2025-07-25T14:26:00Z" w16du:dateUtc="2025-07-25T18:26:00Z">
        <w:r w:rsidR="00DC3ABA">
          <w:t xml:space="preserve">that </w:t>
        </w:r>
      </w:ins>
      <w:r w:rsidRPr="00643706">
        <w:t>overpasses and bridges comply with clearance regulations.</w:t>
      </w:r>
      <w:r>
        <w:t xml:space="preserve"> </w:t>
      </w:r>
      <w:r w:rsidRPr="00643706">
        <w:t>This project emphasized addressing existing road deficiencies and developing strategies to improve traffic operations and</w:t>
      </w:r>
      <w:ins w:id="157" w:author="Alex Rosenzweig" w:date="2025-07-25T14:26:00Z" w16du:dateUtc="2025-07-25T18:26:00Z">
        <w:r w:rsidR="00DC3ABA">
          <w:t xml:space="preserve"> </w:t>
        </w:r>
      </w:ins>
    </w:p>
    <w:p w14:paraId="57DC8C54" w14:textId="00AEAE49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43706">
        <w:t xml:space="preserve">safety, aiming to create a more efficient and secure transportation system for the community. (8/2022 </w:t>
      </w:r>
      <w:ins w:id="158" w:author="Alex Rosenzweig" w:date="2025-07-25T14:26:00Z" w16du:dateUtc="2025-07-25T18:26:00Z">
        <w:r w:rsidR="00DC3ABA">
          <w:t>-</w:t>
        </w:r>
      </w:ins>
      <w:del w:id="159" w:author="Alex Rosenzweig" w:date="2025-07-25T14:26:00Z" w16du:dateUtc="2025-07-25T18:26:00Z">
        <w:r w:rsidRPr="00643706" w:rsidDel="00DC3ABA">
          <w:delText>–</w:delText>
        </w:r>
      </w:del>
      <w:r w:rsidRPr="00643706">
        <w:t xml:space="preserve"> 1/2023)</w:t>
      </w:r>
    </w:p>
    <w:p w14:paraId="536A3DCC" w14:textId="77777777" w:rsid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300465C" w14:textId="6661DD0E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 w:rsidRPr="00643706">
        <w:rPr>
          <w:b/>
          <w:bCs/>
        </w:rPr>
        <w:t>Experimental Investigation on Cement Bricks using HDPE Granules</w:t>
      </w:r>
    </w:p>
    <w:p w14:paraId="6BE3DA7F" w14:textId="0DB35238" w:rsidR="00643706" w:rsidRPr="00643706" w:rsidRDefault="00DC3ABA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ins w:id="160" w:author="Alex Rosenzweig" w:date="2025-07-25T14:26:00Z" w16du:dateUtc="2025-07-25T18:26:00Z">
        <w:r>
          <w:t>Mr. Pasam c</w:t>
        </w:r>
      </w:ins>
      <w:del w:id="161" w:author="Alex Rosenzweig" w:date="2025-07-25T14:26:00Z" w16du:dateUtc="2025-07-25T18:26:00Z">
        <w:r w:rsidR="00643706" w:rsidRPr="00643706" w:rsidDel="00DC3ABA">
          <w:delText>C</w:delText>
        </w:r>
      </w:del>
      <w:r w:rsidR="00643706" w:rsidRPr="00643706">
        <w:t>ollaborated with a three-person team to conduct field coordination studies on the use of High-Density Polyethylene</w:t>
      </w:r>
      <w:r w:rsidR="00643706">
        <w:t xml:space="preserve"> </w:t>
      </w:r>
      <w:r w:rsidR="00643706" w:rsidRPr="00643706">
        <w:t xml:space="preserve">(HDPE) in construction materials. </w:t>
      </w:r>
      <w:ins w:id="162" w:author="Alex Rosenzweig" w:date="2025-07-25T14:27:00Z" w16du:dateUtc="2025-07-25T18:27:00Z">
        <w:r>
          <w:t>He a</w:t>
        </w:r>
      </w:ins>
      <w:del w:id="163" w:author="Alex Rosenzweig" w:date="2025-07-25T14:27:00Z" w16du:dateUtc="2025-07-25T18:27:00Z">
        <w:r w:rsidR="00643706" w:rsidRPr="00643706" w:rsidDel="00DC3ABA">
          <w:delText>A</w:delText>
        </w:r>
      </w:del>
      <w:r w:rsidR="00643706" w:rsidRPr="00643706">
        <w:t>ssessed the mechanical properties of cement bricks incorporating waste plastic and</w:t>
      </w:r>
      <w:r w:rsidR="00643706">
        <w:t xml:space="preserve"> </w:t>
      </w:r>
      <w:ins w:id="164" w:author="Alex Rosenzweig" w:date="2025-07-25T14:27:00Z" w16du:dateUtc="2025-07-25T18:27:00Z">
        <w:r>
          <w:t>six</w:t>
        </w:r>
      </w:ins>
      <w:del w:id="165" w:author="Alex Rosenzweig" w:date="2025-07-25T14:27:00Z" w16du:dateUtc="2025-07-25T18:27:00Z">
        <w:r w:rsidR="00643706" w:rsidRPr="00643706" w:rsidDel="00DC3ABA">
          <w:delText>6</w:delText>
        </w:r>
      </w:del>
      <w:r w:rsidR="00643706" w:rsidRPr="00643706">
        <w:t xml:space="preserve"> mm chips by performing tests on compressive strength, flexural strength, and tensile strength. </w:t>
      </w:r>
      <w:ins w:id="166" w:author="Alex Rosenzweig" w:date="2025-07-25T14:28:00Z" w16du:dateUtc="2025-07-25T18:28:00Z">
        <w:r>
          <w:t>He u</w:t>
        </w:r>
      </w:ins>
      <w:del w:id="167" w:author="Alex Rosenzweig" w:date="2025-07-25T14:28:00Z" w16du:dateUtc="2025-07-25T18:28:00Z">
        <w:r w:rsidR="00643706" w:rsidRPr="00643706" w:rsidDel="00DC3ABA">
          <w:delText>U</w:delText>
        </w:r>
      </w:del>
      <w:r w:rsidR="00643706" w:rsidRPr="00643706">
        <w:t>tilized efficient quantity</w:t>
      </w:r>
      <w:r w:rsidR="00643706">
        <w:t xml:space="preserve"> </w:t>
      </w:r>
      <w:r w:rsidR="00643706" w:rsidRPr="00643706">
        <w:t>tracking methods to ensure accurate material evaluation and data collection, contributing to research focused on</w:t>
      </w:r>
      <w:r w:rsidR="00643706">
        <w:t xml:space="preserve"> </w:t>
      </w:r>
      <w:r w:rsidR="00643706" w:rsidRPr="00643706">
        <w:t xml:space="preserve">sustainable building materials. </w:t>
      </w:r>
      <w:ins w:id="168" w:author="Alex Rosenzweig" w:date="2025-07-25T14:28:00Z" w16du:dateUtc="2025-07-25T18:28:00Z">
        <w:r>
          <w:t xml:space="preserve"> </w:t>
        </w:r>
      </w:ins>
      <w:r w:rsidR="00643706" w:rsidRPr="00643706">
        <w:t xml:space="preserve">(12/2020 </w:t>
      </w:r>
      <w:ins w:id="169" w:author="Alex Rosenzweig" w:date="2025-07-25T14:28:00Z" w16du:dateUtc="2025-07-25T18:28:00Z">
        <w:r>
          <w:t>-</w:t>
        </w:r>
      </w:ins>
      <w:del w:id="170" w:author="Alex Rosenzweig" w:date="2025-07-25T14:28:00Z" w16du:dateUtc="2025-07-25T18:28:00Z">
        <w:r w:rsidR="00643706" w:rsidRPr="00643706" w:rsidDel="00DC3ABA">
          <w:delText>–</w:delText>
        </w:r>
      </w:del>
      <w:r w:rsidR="00643706" w:rsidRPr="00643706">
        <w:t xml:space="preserve"> 2/2021)</w:t>
      </w:r>
    </w:p>
    <w:p w14:paraId="5E2EEA39" w14:textId="77777777" w:rsid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F421ADF" w14:textId="2DD1A18A" w:rsidR="00643706" w:rsidRPr="00643706" w:rsidRDefault="00643706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 w:rsidRPr="00643706">
        <w:rPr>
          <w:b/>
          <w:bCs/>
        </w:rPr>
        <w:t>Scheduling of Residential Building using Primavera</w:t>
      </w:r>
    </w:p>
    <w:p w14:paraId="3FAA95C3" w14:textId="4F9D4FB7" w:rsidR="00643706" w:rsidRDefault="00DC3ABA" w:rsidP="006437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ins w:id="171" w:author="Alex Rosenzweig" w:date="2025-07-25T14:28:00Z" w16du:dateUtc="2025-07-25T18:28:00Z">
        <w:r>
          <w:t xml:space="preserve">Mr. Pasam </w:t>
        </w:r>
        <w:r>
          <w:t>d</w:t>
        </w:r>
      </w:ins>
      <w:del w:id="172" w:author="Alex Rosenzweig" w:date="2025-07-25T14:28:00Z" w16du:dateUtc="2025-07-25T18:28:00Z">
        <w:r w:rsidR="00643706" w:rsidRPr="00643706" w:rsidDel="00DC3ABA">
          <w:delText>D</w:delText>
        </w:r>
      </w:del>
      <w:r w:rsidR="00643706" w:rsidRPr="00643706">
        <w:t xml:space="preserve">eveloped a comprehensive project schedule for a two-story residential structure using Primavera </w:t>
      </w:r>
      <w:ins w:id="173" w:author="Alex Rosenzweig" w:date="2025-07-25T14:29:00Z" w16du:dateUtc="2025-07-25T18:29:00Z">
        <w:r>
          <w:t>p</w:t>
        </w:r>
      </w:ins>
      <w:del w:id="174" w:author="Alex Rosenzweig" w:date="2025-07-25T14:29:00Z" w16du:dateUtc="2025-07-25T18:29:00Z">
        <w:r w:rsidR="00643706" w:rsidRPr="00643706" w:rsidDel="00DC3ABA">
          <w:delText>P</w:delText>
        </w:r>
      </w:del>
      <w:r w:rsidR="00643706" w:rsidRPr="00643706">
        <w:t xml:space="preserve">roject </w:t>
      </w:r>
      <w:ins w:id="175" w:author="Alex Rosenzweig" w:date="2025-07-25T14:29:00Z" w16du:dateUtc="2025-07-25T18:29:00Z">
        <w:r>
          <w:t>m</w:t>
        </w:r>
      </w:ins>
      <w:del w:id="176" w:author="Alex Rosenzweig" w:date="2025-07-25T14:29:00Z" w16du:dateUtc="2025-07-25T18:29:00Z">
        <w:r w:rsidR="00643706" w:rsidRPr="00643706" w:rsidDel="00DC3ABA">
          <w:delText>M</w:delText>
        </w:r>
      </w:del>
      <w:r w:rsidR="00643706" w:rsidRPr="00643706">
        <w:t>anagement</w:t>
      </w:r>
      <w:r w:rsidR="00643706">
        <w:t xml:space="preserve"> </w:t>
      </w:r>
      <w:r w:rsidR="00643706" w:rsidRPr="00643706">
        <w:t xml:space="preserve">software. </w:t>
      </w:r>
      <w:ins w:id="177" w:author="Alex Rosenzweig" w:date="2025-07-25T14:30:00Z" w16du:dateUtc="2025-07-25T18:30:00Z">
        <w:r>
          <w:t>He m</w:t>
        </w:r>
      </w:ins>
      <w:del w:id="178" w:author="Alex Rosenzweig" w:date="2025-07-25T14:30:00Z" w16du:dateUtc="2025-07-25T18:30:00Z">
        <w:r w:rsidR="00643706" w:rsidRPr="00643706" w:rsidDel="00DC3ABA">
          <w:delText>M</w:delText>
        </w:r>
      </w:del>
      <w:r w:rsidR="00643706" w:rsidRPr="00643706">
        <w:t>anaged a $56,700 project budget over a six-month timeline, applying schedule management techniques to</w:t>
      </w:r>
      <w:r w:rsidR="00643706">
        <w:t xml:space="preserve"> </w:t>
      </w:r>
      <w:r w:rsidR="00643706" w:rsidRPr="00643706">
        <w:t xml:space="preserve">ensure timely progress. </w:t>
      </w:r>
      <w:ins w:id="179" w:author="Alex Rosenzweig" w:date="2025-07-25T14:30:00Z" w16du:dateUtc="2025-07-25T18:30:00Z">
        <w:r>
          <w:t>He c</w:t>
        </w:r>
      </w:ins>
      <w:del w:id="180" w:author="Alex Rosenzweig" w:date="2025-07-25T14:30:00Z" w16du:dateUtc="2025-07-25T18:30:00Z">
        <w:r w:rsidR="00643706" w:rsidRPr="00643706" w:rsidDel="00DC3ABA">
          <w:delText>C</w:delText>
        </w:r>
      </w:del>
      <w:r w:rsidR="00643706" w:rsidRPr="00643706">
        <w:t>reated detailed network diagrams, Gantt charts, and activity logic to illustrate task relationships</w:t>
      </w:r>
      <w:r w:rsidR="00643706">
        <w:t xml:space="preserve"> </w:t>
      </w:r>
      <w:r w:rsidR="00643706" w:rsidRPr="00643706">
        <w:t xml:space="preserve">and resource interdependencies, enhancing overall project planning and control. </w:t>
      </w:r>
      <w:ins w:id="181" w:author="Alex Rosenzweig" w:date="2025-07-25T14:30:00Z" w16du:dateUtc="2025-07-25T18:30:00Z">
        <w:r w:rsidR="00315E38">
          <w:t xml:space="preserve"> </w:t>
        </w:r>
      </w:ins>
      <w:r w:rsidR="00643706" w:rsidRPr="00643706">
        <w:t xml:space="preserve">(5/2020 </w:t>
      </w:r>
      <w:ins w:id="182" w:author="Alex Rosenzweig" w:date="2025-07-25T14:30:00Z" w16du:dateUtc="2025-07-25T18:30:00Z">
        <w:r w:rsidR="00315E38">
          <w:t>-</w:t>
        </w:r>
      </w:ins>
      <w:del w:id="183" w:author="Alex Rosenzweig" w:date="2025-07-25T14:30:00Z" w16du:dateUtc="2025-07-25T18:30:00Z">
        <w:r w:rsidR="00643706" w:rsidRPr="00643706" w:rsidDel="00315E38">
          <w:delText>–</w:delText>
        </w:r>
      </w:del>
      <w:r w:rsidR="00643706" w:rsidRPr="00643706">
        <w:t xml:space="preserve"> 6/2020)</w:t>
      </w:r>
    </w:p>
    <w:sectPr w:rsidR="006437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5EA9" w14:textId="77777777" w:rsidR="00BC2A3B" w:rsidRDefault="00BC2A3B" w:rsidP="00BC2A3B">
    <w:pPr>
      <w:tabs>
        <w:tab w:val="right" w:pos="10080"/>
      </w:tabs>
      <w:rPr>
        <w:rFonts w:ascii="Arial" w:hAnsi="Arial" w:cs="Arial"/>
        <w:b/>
        <w:bCs/>
        <w:sz w:val="24"/>
      </w:rPr>
    </w:pPr>
    <w:r w:rsidRPr="00D83CD3">
      <w:rPr>
        <w:rFonts w:ascii="Arial" w:hAnsi="Arial" w:cs="Arial"/>
        <w:b/>
        <w:bCs/>
        <w:sz w:val="24"/>
      </w:rPr>
      <w:t>SHANTANU PASAM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D83CD3">
      <w:rPr>
        <w:rFonts w:ascii="Arial" w:hAnsi="Arial" w:cs="Arial"/>
        <w:b/>
        <w:bCs/>
        <w:i/>
        <w:iCs/>
        <w:sz w:val="24"/>
        <w:szCs w:val="24"/>
      </w:rPr>
      <w:t>.</w:t>
    </w:r>
  </w:p>
  <w:p w14:paraId="598944D9" w14:textId="77777777" w:rsidR="00BC2A3B" w:rsidRDefault="00BC2A3B" w:rsidP="00BC2A3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Jun</w:t>
    </w:r>
    <w:r w:rsidRPr="00D83CD3">
      <w:t>i</w:t>
    </w:r>
    <w:r>
      <w:t>or Inspector / Junior</w:t>
    </w:r>
    <w:r w:rsidRPr="00D83CD3">
      <w:t xml:space="preserve"> Engineer</w:t>
    </w:r>
  </w:p>
  <w:p w14:paraId="07EC038A" w14:textId="26CCF6D7" w:rsidR="005B1A95" w:rsidRPr="00BC2A3B" w:rsidRDefault="00BC2A3B" w:rsidP="00BC2A3B">
    <w:r>
      <w:rPr>
        <w:noProof/>
      </w:rPr>
      <w:drawing>
        <wp:anchor distT="0" distB="0" distL="114300" distR="114300" simplePos="0" relativeHeight="251671040" behindDoc="0" locked="0" layoutInCell="0" allowOverlap="1" wp14:anchorId="160EC7FB" wp14:editId="501A94D8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7960476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FA6C" w14:textId="77777777" w:rsidR="00643706" w:rsidRDefault="00643706" w:rsidP="00643706">
    <w:pPr>
      <w:tabs>
        <w:tab w:val="right" w:pos="10080"/>
      </w:tabs>
      <w:rPr>
        <w:rFonts w:ascii="Arial" w:hAnsi="Arial" w:cs="Arial"/>
        <w:b/>
        <w:bCs/>
        <w:sz w:val="24"/>
      </w:rPr>
    </w:pPr>
    <w:r w:rsidRPr="00D83CD3">
      <w:rPr>
        <w:rFonts w:ascii="Arial" w:hAnsi="Arial" w:cs="Arial"/>
        <w:b/>
        <w:bCs/>
        <w:sz w:val="24"/>
      </w:rPr>
      <w:t>Shantanu Pasam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D83CD3">
      <w:rPr>
        <w:rFonts w:ascii="Arial" w:hAnsi="Arial" w:cs="Arial"/>
        <w:b/>
        <w:bCs/>
        <w:i/>
        <w:iCs/>
        <w:sz w:val="24"/>
        <w:szCs w:val="24"/>
      </w:rPr>
      <w:t>.</w:t>
    </w:r>
  </w:p>
  <w:p w14:paraId="4C64C5DE" w14:textId="77777777" w:rsidR="00643706" w:rsidRDefault="00643706" w:rsidP="0064370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 w:rsidRPr="00D83CD3">
      <w:t>Field Engineer</w:t>
    </w:r>
  </w:p>
  <w:p w14:paraId="646885D2" w14:textId="72E1B8C8" w:rsidR="005B1A95" w:rsidRPr="00643706" w:rsidRDefault="00643706" w:rsidP="00643706">
    <w:r>
      <w:rPr>
        <w:noProof/>
      </w:rPr>
      <w:drawing>
        <wp:anchor distT="0" distB="0" distL="114300" distR="114300" simplePos="0" relativeHeight="251668992" behindDoc="0" locked="0" layoutInCell="0" allowOverlap="1" wp14:anchorId="311786BC" wp14:editId="6E98B196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9949458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312651FD" w:rsidR="005B1A95" w:rsidRDefault="00BC2A3B" w:rsidP="00D83CD3">
    <w:pPr>
      <w:tabs>
        <w:tab w:val="right" w:pos="10080"/>
      </w:tabs>
      <w:rPr>
        <w:rFonts w:ascii="Arial" w:hAnsi="Arial" w:cs="Arial"/>
        <w:b/>
        <w:bCs/>
        <w:sz w:val="24"/>
      </w:rPr>
    </w:pPr>
    <w:r w:rsidRPr="00D83CD3">
      <w:rPr>
        <w:rFonts w:ascii="Arial" w:hAnsi="Arial" w:cs="Arial"/>
        <w:b/>
        <w:bCs/>
        <w:sz w:val="24"/>
      </w:rPr>
      <w:t>SHANTANU PASAM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D83CD3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7B0A229A" w:rsidR="005B1A95" w:rsidRDefault="00BC2A3B" w:rsidP="00D83CD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Jun</w:t>
    </w:r>
    <w:r w:rsidR="00D83CD3" w:rsidRPr="00D83CD3">
      <w:t>i</w:t>
    </w:r>
    <w:r>
      <w:t>or Inspector / Junior</w:t>
    </w:r>
    <w:r w:rsidR="00D83CD3" w:rsidRPr="00D83CD3">
      <w:t xml:space="preserve"> Engineer</w:t>
    </w:r>
  </w:p>
  <w:p w14:paraId="36026659" w14:textId="2311D49B" w:rsidR="005B1A95" w:rsidRDefault="00602E76" w:rsidP="00D83CD3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Rosenzweig">
    <w15:presenceInfo w15:providerId="AD" w15:userId="S::arosenzweig@kseng.com::5377adc0-d5bc-4889-ac35-4f27143b4b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trackRevision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21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315E38"/>
    <w:rsid w:val="00422FB5"/>
    <w:rsid w:val="0045204B"/>
    <w:rsid w:val="005B1A95"/>
    <w:rsid w:val="00602E76"/>
    <w:rsid w:val="00643706"/>
    <w:rsid w:val="00737608"/>
    <w:rsid w:val="00775C3A"/>
    <w:rsid w:val="008A24DB"/>
    <w:rsid w:val="00B41157"/>
    <w:rsid w:val="00BC2A3B"/>
    <w:rsid w:val="00C37D5E"/>
    <w:rsid w:val="00D0260A"/>
    <w:rsid w:val="00D83CD3"/>
    <w:rsid w:val="00DC3ABA"/>
    <w:rsid w:val="00DF2B09"/>
    <w:rsid w:val="00E137B1"/>
    <w:rsid w:val="00F34CCB"/>
    <w:rsid w:val="00F67A35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Revision">
    <w:name w:val="Revision"/>
    <w:hidden/>
    <w:uiPriority w:val="99"/>
    <w:semiHidden/>
    <w:rsid w:val="00C37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985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10</cp:revision>
  <cp:lastPrinted>2003-05-01T20:11:00Z</cp:lastPrinted>
  <dcterms:created xsi:type="dcterms:W3CDTF">2024-05-30T15:07:00Z</dcterms:created>
  <dcterms:modified xsi:type="dcterms:W3CDTF">2025-07-25T18:30:00Z</dcterms:modified>
</cp:coreProperties>
</file>