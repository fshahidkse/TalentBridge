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7BE" w:rsidRPr="008907BE" w:rsidRDefault="008907BE" w:rsidP="008907BE">
      <w:pPr>
        <w:keepNext/>
        <w:outlineLvl w:val="0"/>
        <w:rPr>
          <w:b/>
          <w:sz w:val="22"/>
          <w:szCs w:val="22"/>
        </w:rPr>
      </w:pPr>
      <w:r w:rsidRPr="008907BE">
        <w:rPr>
          <w:b/>
          <w:sz w:val="22"/>
          <w:szCs w:val="22"/>
        </w:rPr>
        <w:t>EDUCATION</w:t>
      </w:r>
    </w:p>
    <w:p w:rsidR="008907BE" w:rsidRPr="008907BE" w:rsidRDefault="008907BE" w:rsidP="008907BE">
      <w:pPr>
        <w:rPr>
          <w:b/>
          <w:color w:val="004D8F"/>
          <w:sz w:val="22"/>
          <w:szCs w:val="22"/>
        </w:rPr>
      </w:pPr>
      <w:r w:rsidRPr="008907BE">
        <w:rPr>
          <w:b/>
          <w:color w:val="004D8F"/>
          <w:sz w:val="22"/>
          <w:szCs w:val="22"/>
        </w:rPr>
        <w:t>BS/Structural Design and Construction Engineering Technology, Pennsylvania State University, 19</w:t>
      </w:r>
      <w:r>
        <w:rPr>
          <w:b/>
          <w:color w:val="004D8F"/>
          <w:sz w:val="22"/>
          <w:szCs w:val="22"/>
        </w:rPr>
        <w:t>92</w:t>
      </w:r>
    </w:p>
    <w:p w:rsidR="008907BE" w:rsidRPr="008907BE" w:rsidRDefault="008907BE" w:rsidP="008907BE">
      <w:pPr>
        <w:rPr>
          <w:b/>
          <w:color w:val="004D8F"/>
          <w:sz w:val="22"/>
          <w:szCs w:val="22"/>
        </w:rPr>
      </w:pPr>
    </w:p>
    <w:p w:rsidR="008907BE" w:rsidRPr="008907BE" w:rsidRDefault="008907BE" w:rsidP="008907BE">
      <w:pPr>
        <w:keepNext/>
        <w:outlineLvl w:val="0"/>
        <w:rPr>
          <w:bCs/>
          <w:sz w:val="22"/>
          <w:szCs w:val="22"/>
        </w:rPr>
      </w:pPr>
      <w:r w:rsidRPr="008907BE">
        <w:rPr>
          <w:b/>
          <w:sz w:val="22"/>
          <w:szCs w:val="22"/>
        </w:rPr>
        <w:t xml:space="preserve">Email: </w:t>
      </w:r>
      <w:r w:rsidR="00CA0B28" w:rsidRPr="004039B0">
        <w:rPr>
          <w:bCs/>
          <w:color w:val="0070C0"/>
          <w:sz w:val="22"/>
          <w:szCs w:val="22"/>
        </w:rPr>
        <w:t>gfitzgerald@kseng.com</w:t>
      </w:r>
    </w:p>
    <w:p w:rsidR="008907BE" w:rsidRPr="008907BE" w:rsidRDefault="008907BE" w:rsidP="008907BE">
      <w:pPr>
        <w:keepNext/>
        <w:outlineLvl w:val="0"/>
        <w:rPr>
          <w:b/>
          <w:color w:val="000000"/>
          <w:sz w:val="22"/>
          <w:szCs w:val="22"/>
        </w:rPr>
      </w:pPr>
      <w:r w:rsidRPr="008907BE">
        <w:rPr>
          <w:b/>
          <w:sz w:val="22"/>
          <w:szCs w:val="22"/>
        </w:rPr>
        <w:t xml:space="preserve">Phone Number: </w:t>
      </w:r>
      <w:r w:rsidR="00CA0B28" w:rsidRPr="004039B0">
        <w:rPr>
          <w:bCs/>
          <w:sz w:val="22"/>
          <w:szCs w:val="22"/>
        </w:rPr>
        <w:t>973.688.2935</w:t>
      </w:r>
    </w:p>
    <w:p w:rsidR="008907BE" w:rsidRPr="008907BE" w:rsidRDefault="008907BE" w:rsidP="008907BE">
      <w:pPr>
        <w:keepNext/>
        <w:outlineLvl w:val="8"/>
        <w:rPr>
          <w:b/>
          <w:sz w:val="20"/>
        </w:rPr>
      </w:pPr>
    </w:p>
    <w:p w:rsidR="008907BE" w:rsidRPr="008907BE" w:rsidRDefault="008907BE" w:rsidP="008907BE">
      <w:pPr>
        <w:keepNext/>
        <w:outlineLvl w:val="8"/>
        <w:rPr>
          <w:b/>
          <w:sz w:val="22"/>
          <w:szCs w:val="22"/>
        </w:rPr>
      </w:pPr>
      <w:r w:rsidRPr="008907BE">
        <w:rPr>
          <w:b/>
          <w:sz w:val="22"/>
          <w:szCs w:val="22"/>
        </w:rPr>
        <w:t xml:space="preserve">PROFESSIONAL </w:t>
      </w:r>
      <w:r w:rsidR="004262D4">
        <w:rPr>
          <w:b/>
          <w:sz w:val="22"/>
          <w:szCs w:val="22"/>
        </w:rPr>
        <w:t>REGISTRATION</w:t>
      </w:r>
    </w:p>
    <w:p w:rsidR="008907BE" w:rsidRDefault="008907BE" w:rsidP="008907BE">
      <w:pPr>
        <w:rPr>
          <w:b/>
          <w:bCs/>
          <w:color w:val="004D8F"/>
          <w:kern w:val="20"/>
          <w:sz w:val="22"/>
          <w:szCs w:val="22"/>
        </w:rPr>
      </w:pPr>
      <w:r w:rsidRPr="008907BE">
        <w:rPr>
          <w:b/>
          <w:bCs/>
          <w:color w:val="004D8F"/>
          <w:kern w:val="20"/>
          <w:sz w:val="22"/>
          <w:szCs w:val="22"/>
        </w:rPr>
        <w:t>Professional Engineer – NJ (#24GE</w:t>
      </w:r>
      <w:r w:rsidR="00454792">
        <w:rPr>
          <w:b/>
          <w:bCs/>
          <w:color w:val="004D8F"/>
          <w:kern w:val="20"/>
          <w:sz w:val="22"/>
          <w:szCs w:val="22"/>
        </w:rPr>
        <w:t>04593500</w:t>
      </w:r>
      <w:r w:rsidRPr="008907BE">
        <w:rPr>
          <w:b/>
          <w:bCs/>
          <w:color w:val="004D8F"/>
          <w:kern w:val="20"/>
          <w:sz w:val="22"/>
          <w:szCs w:val="22"/>
        </w:rPr>
        <w:t>, Expires: 4/30/2026)</w:t>
      </w:r>
    </w:p>
    <w:p w:rsidR="00454792" w:rsidRPr="004262D4" w:rsidRDefault="00454792" w:rsidP="00454792">
      <w:pPr>
        <w:rPr>
          <w:color w:val="004D8F"/>
          <w:kern w:val="20"/>
          <w:sz w:val="22"/>
          <w:szCs w:val="22"/>
        </w:rPr>
      </w:pPr>
      <w:r w:rsidRPr="008907BE">
        <w:rPr>
          <w:color w:val="004D8F"/>
          <w:kern w:val="20"/>
          <w:sz w:val="22"/>
          <w:szCs w:val="22"/>
        </w:rPr>
        <w:t>Professional Engineer – N</w:t>
      </w:r>
      <w:r w:rsidRPr="004262D4">
        <w:rPr>
          <w:color w:val="004D8F"/>
          <w:kern w:val="20"/>
          <w:sz w:val="22"/>
          <w:szCs w:val="22"/>
        </w:rPr>
        <w:t>Y</w:t>
      </w:r>
      <w:r w:rsidRPr="008907BE">
        <w:rPr>
          <w:color w:val="004D8F"/>
          <w:kern w:val="20"/>
          <w:sz w:val="22"/>
          <w:szCs w:val="22"/>
        </w:rPr>
        <w:t xml:space="preserve"> (#</w:t>
      </w:r>
      <w:r w:rsidRPr="004262D4">
        <w:rPr>
          <w:color w:val="004D8F"/>
          <w:kern w:val="20"/>
          <w:sz w:val="22"/>
          <w:szCs w:val="22"/>
        </w:rPr>
        <w:t>082279</w:t>
      </w:r>
      <w:r w:rsidRPr="008907BE">
        <w:rPr>
          <w:color w:val="004D8F"/>
          <w:kern w:val="20"/>
          <w:sz w:val="22"/>
          <w:szCs w:val="22"/>
        </w:rPr>
        <w:t xml:space="preserve">, Expires: </w:t>
      </w:r>
      <w:r w:rsidRPr="004262D4">
        <w:rPr>
          <w:color w:val="004D8F"/>
          <w:kern w:val="20"/>
          <w:sz w:val="22"/>
          <w:szCs w:val="22"/>
        </w:rPr>
        <w:t>11</w:t>
      </w:r>
      <w:r w:rsidRPr="008907BE">
        <w:rPr>
          <w:color w:val="004D8F"/>
          <w:kern w:val="20"/>
          <w:sz w:val="22"/>
          <w:szCs w:val="22"/>
        </w:rPr>
        <w:t>/30/202</w:t>
      </w:r>
      <w:r w:rsidRPr="004262D4">
        <w:rPr>
          <w:color w:val="004D8F"/>
          <w:kern w:val="20"/>
          <w:sz w:val="22"/>
          <w:szCs w:val="22"/>
        </w:rPr>
        <w:t>7</w:t>
      </w:r>
      <w:r w:rsidRPr="008907BE">
        <w:rPr>
          <w:color w:val="004D8F"/>
          <w:kern w:val="20"/>
          <w:sz w:val="22"/>
          <w:szCs w:val="22"/>
        </w:rPr>
        <w:t>)</w:t>
      </w:r>
    </w:p>
    <w:p w:rsidR="00454792" w:rsidRDefault="00454792" w:rsidP="00454792">
      <w:pPr>
        <w:rPr>
          <w:color w:val="004D8F"/>
          <w:kern w:val="20"/>
          <w:sz w:val="22"/>
          <w:szCs w:val="22"/>
        </w:rPr>
      </w:pPr>
      <w:r w:rsidRPr="008907BE">
        <w:rPr>
          <w:color w:val="004D8F"/>
          <w:kern w:val="20"/>
          <w:sz w:val="22"/>
          <w:szCs w:val="22"/>
        </w:rPr>
        <w:t xml:space="preserve">Professional Engineer – </w:t>
      </w:r>
      <w:r w:rsidR="004262D4" w:rsidRPr="004262D4">
        <w:rPr>
          <w:color w:val="004D8F"/>
          <w:kern w:val="20"/>
          <w:sz w:val="22"/>
          <w:szCs w:val="22"/>
        </w:rPr>
        <w:t>PA</w:t>
      </w:r>
      <w:r w:rsidRPr="008907BE">
        <w:rPr>
          <w:color w:val="004D8F"/>
          <w:kern w:val="20"/>
          <w:sz w:val="22"/>
          <w:szCs w:val="22"/>
        </w:rPr>
        <w:t xml:space="preserve"> (#</w:t>
      </w:r>
      <w:r w:rsidR="004262D4" w:rsidRPr="004262D4">
        <w:rPr>
          <w:color w:val="004D8F"/>
          <w:kern w:val="20"/>
          <w:sz w:val="22"/>
          <w:szCs w:val="22"/>
        </w:rPr>
        <w:t>PE053056</w:t>
      </w:r>
      <w:r w:rsidRPr="008907BE">
        <w:rPr>
          <w:color w:val="004D8F"/>
          <w:kern w:val="20"/>
          <w:sz w:val="22"/>
          <w:szCs w:val="22"/>
        </w:rPr>
        <w:t xml:space="preserve">, Expires: </w:t>
      </w:r>
      <w:r w:rsidR="004262D4" w:rsidRPr="004262D4">
        <w:rPr>
          <w:color w:val="004D8F"/>
          <w:kern w:val="20"/>
          <w:sz w:val="22"/>
          <w:szCs w:val="22"/>
        </w:rPr>
        <w:t>9</w:t>
      </w:r>
      <w:r w:rsidRPr="008907BE">
        <w:rPr>
          <w:color w:val="004D8F"/>
          <w:kern w:val="20"/>
          <w:sz w:val="22"/>
          <w:szCs w:val="22"/>
        </w:rPr>
        <w:t>/30/202</w:t>
      </w:r>
      <w:r w:rsidR="004262D4" w:rsidRPr="004262D4">
        <w:rPr>
          <w:color w:val="004D8F"/>
          <w:kern w:val="20"/>
          <w:sz w:val="22"/>
          <w:szCs w:val="22"/>
        </w:rPr>
        <w:t>5</w:t>
      </w:r>
      <w:r w:rsidRPr="008907BE">
        <w:rPr>
          <w:color w:val="004D8F"/>
          <w:kern w:val="20"/>
          <w:sz w:val="22"/>
          <w:szCs w:val="22"/>
        </w:rPr>
        <w:t>)</w:t>
      </w:r>
    </w:p>
    <w:p w:rsidR="00454792" w:rsidRPr="008907BE" w:rsidRDefault="00454792" w:rsidP="008907BE">
      <w:pPr>
        <w:rPr>
          <w:b/>
          <w:bCs/>
          <w:color w:val="004D8F"/>
          <w:kern w:val="20"/>
          <w:sz w:val="22"/>
          <w:szCs w:val="22"/>
        </w:rPr>
      </w:pPr>
    </w:p>
    <w:p w:rsidR="008907BE" w:rsidRDefault="008907BE" w:rsidP="008907BE">
      <w:pPr>
        <w:keepNext/>
        <w:outlineLvl w:val="8"/>
        <w:rPr>
          <w:b/>
          <w:sz w:val="22"/>
          <w:szCs w:val="22"/>
        </w:rPr>
      </w:pPr>
      <w:r w:rsidRPr="008907BE">
        <w:rPr>
          <w:b/>
          <w:sz w:val="22"/>
          <w:szCs w:val="22"/>
        </w:rPr>
        <w:t>TRAINING</w:t>
      </w:r>
    </w:p>
    <w:p w:rsidR="00A4575C" w:rsidRPr="00A4575C" w:rsidRDefault="0057651B" w:rsidP="008907BE">
      <w:pPr>
        <w:keepNext/>
        <w:outlineLvl w:val="8"/>
        <w:rPr>
          <w:b/>
          <w:bCs/>
          <w:sz w:val="24"/>
          <w:szCs w:val="24"/>
        </w:rPr>
      </w:pPr>
      <w:r w:rsidRPr="0057651B">
        <w:rPr>
          <w:b/>
          <w:bCs/>
          <w:color w:val="FF0000"/>
          <w:sz w:val="22"/>
          <w:szCs w:val="22"/>
        </w:rPr>
        <w:t xml:space="preserve">New Jersey Certified Bridge Inspector (NJ CBI) </w:t>
      </w:r>
      <w:r w:rsidR="00A4575C">
        <w:rPr>
          <w:b/>
          <w:bCs/>
          <w:color w:val="FF0000"/>
          <w:sz w:val="22"/>
          <w:szCs w:val="22"/>
        </w:rPr>
        <w:t>#</w:t>
      </w:r>
      <w:r w:rsidR="00A4575C" w:rsidRPr="00A4575C">
        <w:rPr>
          <w:b/>
          <w:bCs/>
          <w:color w:val="FF0000"/>
          <w:sz w:val="22"/>
          <w:szCs w:val="22"/>
        </w:rPr>
        <w:t>NJ24FITG01S</w:t>
      </w:r>
    </w:p>
    <w:p w:rsidR="008907BE" w:rsidRDefault="008907BE" w:rsidP="008907BE">
      <w:pPr>
        <w:rPr>
          <w:b/>
          <w:bCs/>
          <w:color w:val="004D8F"/>
          <w:kern w:val="20"/>
          <w:sz w:val="22"/>
          <w:szCs w:val="22"/>
        </w:rPr>
      </w:pPr>
      <w:r w:rsidRPr="002C5242">
        <w:rPr>
          <w:b/>
          <w:bCs/>
          <w:color w:val="004D8F"/>
          <w:kern w:val="20"/>
          <w:sz w:val="22"/>
          <w:szCs w:val="22"/>
        </w:rPr>
        <w:t xml:space="preserve">NHI Course #130053, Bridge Inspection Refresher, </w:t>
      </w:r>
      <w:r w:rsidR="006E58CB" w:rsidRPr="002C5242">
        <w:rPr>
          <w:b/>
          <w:bCs/>
          <w:color w:val="004D8F"/>
          <w:kern w:val="20"/>
          <w:sz w:val="22"/>
          <w:szCs w:val="22"/>
        </w:rPr>
        <w:t>January</w:t>
      </w:r>
      <w:r w:rsidRPr="002C5242">
        <w:rPr>
          <w:b/>
          <w:bCs/>
          <w:color w:val="004D8F"/>
          <w:kern w:val="20"/>
          <w:sz w:val="22"/>
          <w:szCs w:val="22"/>
        </w:rPr>
        <w:t xml:space="preserve"> 202</w:t>
      </w:r>
      <w:r w:rsidR="006E58CB" w:rsidRPr="002C5242">
        <w:rPr>
          <w:b/>
          <w:bCs/>
          <w:color w:val="004D8F"/>
          <w:kern w:val="20"/>
          <w:sz w:val="22"/>
          <w:szCs w:val="22"/>
        </w:rPr>
        <w:t>2</w:t>
      </w:r>
    </w:p>
    <w:p w:rsidR="002C5242" w:rsidRDefault="002C5242" w:rsidP="002C5242">
      <w:pPr>
        <w:rPr>
          <w:color w:val="004D8F"/>
          <w:kern w:val="20"/>
          <w:sz w:val="22"/>
          <w:szCs w:val="22"/>
        </w:rPr>
      </w:pPr>
      <w:r w:rsidRPr="002C5242">
        <w:rPr>
          <w:b/>
          <w:bCs/>
          <w:color w:val="004D8F"/>
          <w:kern w:val="20"/>
          <w:sz w:val="22"/>
          <w:szCs w:val="22"/>
        </w:rPr>
        <w:t xml:space="preserve">PennDOT – Bridge Safety Inspector Training Course - </w:t>
      </w:r>
      <w:ins w:id="0" w:author="chet shah" w:date="2025-03-09T21:35:00Z">
        <w:r w:rsidR="00B93F5A">
          <w:rPr>
            <w:b/>
            <w:bCs/>
            <w:color w:val="004D8F"/>
            <w:kern w:val="20"/>
            <w:sz w:val="22"/>
            <w:szCs w:val="22"/>
          </w:rPr>
          <w:t>13-day Course (Including PONTIS)</w:t>
        </w:r>
      </w:ins>
      <w:del w:id="1" w:author="chet shah" w:date="2025-03-09T21:35:00Z">
        <w:r w:rsidRPr="002C5242" w:rsidDel="00B93F5A">
          <w:rPr>
            <w:b/>
            <w:bCs/>
            <w:color w:val="004D8F"/>
            <w:kern w:val="20"/>
            <w:sz w:val="22"/>
            <w:szCs w:val="22"/>
          </w:rPr>
          <w:delText>2 ½ weeks</w:delText>
        </w:r>
      </w:del>
      <w:r w:rsidRPr="002C5242">
        <w:rPr>
          <w:b/>
          <w:bCs/>
          <w:color w:val="004D8F"/>
          <w:kern w:val="20"/>
          <w:sz w:val="22"/>
          <w:szCs w:val="22"/>
        </w:rPr>
        <w:t>, March 1996</w:t>
      </w:r>
    </w:p>
    <w:p w:rsidR="008907BE" w:rsidRPr="002C5242" w:rsidRDefault="008907BE" w:rsidP="008907BE">
      <w:pPr>
        <w:rPr>
          <w:b/>
          <w:bCs/>
          <w:color w:val="004D8F"/>
          <w:kern w:val="20"/>
          <w:sz w:val="22"/>
          <w:szCs w:val="22"/>
        </w:rPr>
      </w:pPr>
      <w:r w:rsidRPr="002C5242">
        <w:rPr>
          <w:b/>
          <w:bCs/>
          <w:color w:val="004D8F"/>
          <w:kern w:val="20"/>
          <w:sz w:val="22"/>
          <w:szCs w:val="22"/>
        </w:rPr>
        <w:t>NHI Course #1300</w:t>
      </w:r>
      <w:r w:rsidR="002C5242" w:rsidRPr="002C5242">
        <w:rPr>
          <w:b/>
          <w:bCs/>
          <w:color w:val="004D8F"/>
          <w:kern w:val="20"/>
          <w:sz w:val="22"/>
          <w:szCs w:val="22"/>
        </w:rPr>
        <w:t>91</w:t>
      </w:r>
      <w:r w:rsidRPr="002C5242">
        <w:rPr>
          <w:b/>
          <w:bCs/>
          <w:color w:val="004D8F"/>
          <w:kern w:val="20"/>
          <w:sz w:val="22"/>
          <w:szCs w:val="22"/>
        </w:rPr>
        <w:t xml:space="preserve">, </w:t>
      </w:r>
      <w:r w:rsidR="002C5242" w:rsidRPr="002C5242">
        <w:rPr>
          <w:b/>
          <w:bCs/>
          <w:color w:val="004D8F"/>
          <w:kern w:val="20"/>
          <w:sz w:val="22"/>
          <w:szCs w:val="22"/>
        </w:rPr>
        <w:t>FHWA Underwater Bridge Inspection Course, February 2023</w:t>
      </w:r>
    </w:p>
    <w:p w:rsidR="008907BE" w:rsidRDefault="008907BE" w:rsidP="008907BE">
      <w:pPr>
        <w:rPr>
          <w:b/>
          <w:bCs/>
          <w:color w:val="004D8F"/>
          <w:kern w:val="20"/>
          <w:sz w:val="22"/>
          <w:szCs w:val="22"/>
        </w:rPr>
      </w:pPr>
      <w:r w:rsidRPr="002C5242">
        <w:rPr>
          <w:b/>
          <w:bCs/>
          <w:color w:val="004D8F"/>
          <w:kern w:val="20"/>
          <w:sz w:val="22"/>
          <w:szCs w:val="22"/>
        </w:rPr>
        <w:t>NHI Course #</w:t>
      </w:r>
      <w:r w:rsidR="002C5242" w:rsidRPr="002C5242">
        <w:rPr>
          <w:b/>
          <w:bCs/>
          <w:color w:val="004D8F"/>
          <w:kern w:val="20"/>
          <w:sz w:val="22"/>
          <w:szCs w:val="22"/>
        </w:rPr>
        <w:t xml:space="preserve">130078, </w:t>
      </w:r>
      <w:r w:rsidR="006764F4">
        <w:rPr>
          <w:b/>
          <w:bCs/>
          <w:color w:val="004D8F"/>
          <w:kern w:val="20"/>
          <w:sz w:val="22"/>
          <w:szCs w:val="22"/>
        </w:rPr>
        <w:t>Fracture Critical Inspection Techniques for Steel Bridges</w:t>
      </w:r>
      <w:r w:rsidR="002C5242" w:rsidRPr="002C5242">
        <w:rPr>
          <w:b/>
          <w:bCs/>
          <w:color w:val="004D8F"/>
          <w:kern w:val="20"/>
          <w:sz w:val="22"/>
          <w:szCs w:val="22"/>
        </w:rPr>
        <w:t xml:space="preserve">, </w:t>
      </w:r>
      <w:r w:rsidR="00365EB6">
        <w:rPr>
          <w:b/>
          <w:bCs/>
          <w:color w:val="004D8F"/>
          <w:kern w:val="20"/>
          <w:sz w:val="22"/>
          <w:szCs w:val="22"/>
        </w:rPr>
        <w:t>May 2018</w:t>
      </w:r>
    </w:p>
    <w:p w:rsidR="002C5242" w:rsidRDefault="002C5242">
      <w:pPr>
        <w:rPr>
          <w:color w:val="004D8F"/>
          <w:kern w:val="20"/>
          <w:sz w:val="22"/>
          <w:szCs w:val="22"/>
        </w:rPr>
      </w:pPr>
      <w:r w:rsidRPr="002C5242">
        <w:rPr>
          <w:color w:val="004D8F"/>
          <w:kern w:val="20"/>
          <w:sz w:val="22"/>
          <w:szCs w:val="22"/>
        </w:rPr>
        <w:t>NYSDOT, Methods of Bridge Inspection, April 2012</w:t>
      </w:r>
    </w:p>
    <w:p w:rsidR="002C5242" w:rsidRDefault="002C5242">
      <w:pPr>
        <w:rPr>
          <w:color w:val="004D8F"/>
          <w:kern w:val="20"/>
          <w:sz w:val="22"/>
          <w:szCs w:val="22"/>
        </w:rPr>
      </w:pPr>
      <w:r w:rsidRPr="002C5242">
        <w:rPr>
          <w:color w:val="004D8F"/>
          <w:kern w:val="20"/>
          <w:sz w:val="22"/>
          <w:szCs w:val="22"/>
        </w:rPr>
        <w:t>OSHA</w:t>
      </w:r>
      <w:r>
        <w:rPr>
          <w:color w:val="004D8F"/>
          <w:kern w:val="20"/>
          <w:sz w:val="22"/>
          <w:szCs w:val="22"/>
        </w:rPr>
        <w:t xml:space="preserve">, </w:t>
      </w:r>
      <w:r w:rsidRPr="002C5242">
        <w:rPr>
          <w:color w:val="004D8F"/>
          <w:kern w:val="20"/>
          <w:sz w:val="22"/>
          <w:szCs w:val="22"/>
        </w:rPr>
        <w:t xml:space="preserve">Confined Space Entry Training, </w:t>
      </w:r>
      <w:r>
        <w:rPr>
          <w:color w:val="004D8F"/>
          <w:kern w:val="20"/>
          <w:sz w:val="22"/>
          <w:szCs w:val="22"/>
        </w:rPr>
        <w:t>2012</w:t>
      </w:r>
    </w:p>
    <w:p w:rsidR="002C5242" w:rsidRDefault="002C5242">
      <w:pPr>
        <w:rPr>
          <w:color w:val="004D8F"/>
          <w:kern w:val="20"/>
          <w:sz w:val="22"/>
          <w:szCs w:val="22"/>
        </w:rPr>
      </w:pPr>
      <w:r w:rsidRPr="002C5242">
        <w:rPr>
          <w:color w:val="004D8F"/>
          <w:kern w:val="20"/>
          <w:sz w:val="22"/>
          <w:szCs w:val="22"/>
        </w:rPr>
        <w:t xml:space="preserve">Commercial Diving Certification </w:t>
      </w:r>
      <w:r>
        <w:rPr>
          <w:color w:val="004D8F"/>
          <w:kern w:val="20"/>
          <w:sz w:val="22"/>
          <w:szCs w:val="22"/>
        </w:rPr>
        <w:t>(</w:t>
      </w:r>
      <w:r w:rsidRPr="002C5242">
        <w:rPr>
          <w:color w:val="004D8F"/>
          <w:kern w:val="20"/>
          <w:sz w:val="22"/>
          <w:szCs w:val="22"/>
        </w:rPr>
        <w:t>ADC</w:t>
      </w:r>
      <w:r>
        <w:rPr>
          <w:color w:val="004D8F"/>
          <w:kern w:val="20"/>
          <w:sz w:val="22"/>
          <w:szCs w:val="22"/>
        </w:rPr>
        <w:t>I</w:t>
      </w:r>
      <w:r w:rsidRPr="002C5242">
        <w:rPr>
          <w:color w:val="004D8F"/>
          <w:kern w:val="20"/>
          <w:sz w:val="22"/>
          <w:szCs w:val="22"/>
        </w:rPr>
        <w:t xml:space="preserve"> #10126, </w:t>
      </w:r>
      <w:r>
        <w:rPr>
          <w:color w:val="004D8F"/>
          <w:kern w:val="20"/>
          <w:sz w:val="22"/>
          <w:szCs w:val="22"/>
        </w:rPr>
        <w:t xml:space="preserve">Expires: </w:t>
      </w:r>
      <w:r w:rsidR="00AA60E0">
        <w:rPr>
          <w:color w:val="004D8F"/>
          <w:kern w:val="20"/>
          <w:sz w:val="22"/>
          <w:szCs w:val="22"/>
        </w:rPr>
        <w:t>06/09/2027)</w:t>
      </w:r>
    </w:p>
    <w:p w:rsidR="00AA60E0" w:rsidRDefault="00AA60E0">
      <w:pPr>
        <w:rPr>
          <w:color w:val="004D8F"/>
          <w:kern w:val="20"/>
          <w:sz w:val="22"/>
          <w:szCs w:val="22"/>
        </w:rPr>
      </w:pPr>
      <w:r>
        <w:rPr>
          <w:color w:val="004D8F"/>
          <w:kern w:val="20"/>
          <w:sz w:val="22"/>
          <w:szCs w:val="22"/>
        </w:rPr>
        <w:t>Transportation Worker Identification Credential (TWIC) (Expires: 02/22/2028)</w:t>
      </w:r>
    </w:p>
    <w:p w:rsidR="00AA60E0" w:rsidRDefault="00AA60E0">
      <w:pPr>
        <w:rPr>
          <w:color w:val="004D8F"/>
          <w:kern w:val="20"/>
          <w:sz w:val="22"/>
          <w:szCs w:val="22"/>
        </w:rPr>
      </w:pPr>
      <w:r w:rsidRPr="00AA60E0">
        <w:rPr>
          <w:color w:val="004D8F"/>
          <w:kern w:val="20"/>
          <w:sz w:val="22"/>
          <w:szCs w:val="22"/>
        </w:rPr>
        <w:t>First Aid, CPR &amp; Oxygen Refresher 2022</w:t>
      </w:r>
    </w:p>
    <w:p w:rsidR="00AA60E0" w:rsidRDefault="00AA60E0">
      <w:pPr>
        <w:rPr>
          <w:color w:val="004D8F"/>
          <w:kern w:val="20"/>
          <w:sz w:val="22"/>
          <w:szCs w:val="22"/>
        </w:rPr>
      </w:pPr>
    </w:p>
    <w:p w:rsidR="00AA60E0" w:rsidRDefault="00AA60E0">
      <w:pPr>
        <w:rPr>
          <w:b/>
          <w:bCs/>
          <w:color w:val="000000"/>
          <w:kern w:val="20"/>
          <w:sz w:val="22"/>
          <w:szCs w:val="22"/>
        </w:rPr>
      </w:pPr>
      <w:r w:rsidRPr="00AA60E0">
        <w:rPr>
          <w:b/>
          <w:bCs/>
          <w:color w:val="000000"/>
          <w:kern w:val="20"/>
          <w:sz w:val="22"/>
          <w:szCs w:val="22"/>
        </w:rPr>
        <w:t>REFERENCES: List three references for any of the projects noted below in the summary of Experience</w:t>
      </w:r>
    </w:p>
    <w:p w:rsidR="00A4575C" w:rsidRPr="00AA60E0" w:rsidRDefault="00A4575C">
      <w:pPr>
        <w:rPr>
          <w:b/>
          <w:bCs/>
          <w:color w:val="000000"/>
          <w:kern w:val="20"/>
          <w:sz w:val="22"/>
          <w:szCs w:val="22"/>
        </w:rPr>
      </w:pPr>
    </w:p>
    <w:tbl>
      <w:tblPr>
        <w:tblW w:w="141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22"/>
        <w:gridCol w:w="2718"/>
        <w:gridCol w:w="5490"/>
      </w:tblGrid>
      <w:tr w:rsidR="00AA60E0" w:rsidRPr="00AA60E0" w:rsidTr="00990607">
        <w:tc>
          <w:tcPr>
            <w:tcW w:w="5922" w:type="dxa"/>
          </w:tcPr>
          <w:p w:rsidR="00AA60E0" w:rsidRPr="00AA60E0" w:rsidRDefault="00AA60E0" w:rsidP="00AA60E0">
            <w:pPr>
              <w:tabs>
                <w:tab w:val="left" w:pos="2571"/>
              </w:tabs>
              <w:ind w:left="-110"/>
              <w:jc w:val="center"/>
              <w:rPr>
                <w:b/>
                <w:sz w:val="22"/>
                <w:szCs w:val="22"/>
              </w:rPr>
            </w:pPr>
            <w:r w:rsidRPr="00AA60E0">
              <w:rPr>
                <w:b/>
                <w:sz w:val="22"/>
                <w:szCs w:val="22"/>
              </w:rPr>
              <w:t>SIMILAR PROJECTS</w:t>
            </w:r>
          </w:p>
        </w:tc>
        <w:tc>
          <w:tcPr>
            <w:tcW w:w="2718" w:type="dxa"/>
          </w:tcPr>
          <w:p w:rsidR="00AA60E0" w:rsidRPr="00AA60E0" w:rsidRDefault="00AA60E0" w:rsidP="00AA60E0">
            <w:pPr>
              <w:tabs>
                <w:tab w:val="left" w:pos="1620"/>
              </w:tabs>
              <w:jc w:val="center"/>
              <w:rPr>
                <w:b/>
                <w:sz w:val="22"/>
                <w:szCs w:val="22"/>
              </w:rPr>
            </w:pPr>
            <w:r w:rsidRPr="00AA60E0">
              <w:rPr>
                <w:b/>
                <w:sz w:val="22"/>
                <w:szCs w:val="22"/>
              </w:rPr>
              <w:t>CLIENT</w:t>
            </w:r>
          </w:p>
        </w:tc>
        <w:tc>
          <w:tcPr>
            <w:tcW w:w="5490" w:type="dxa"/>
          </w:tcPr>
          <w:p w:rsidR="00AA60E0" w:rsidRPr="00AA60E0" w:rsidRDefault="00AA60E0" w:rsidP="00AA60E0">
            <w:pPr>
              <w:tabs>
                <w:tab w:val="left" w:pos="1620"/>
              </w:tabs>
              <w:jc w:val="center"/>
              <w:rPr>
                <w:b/>
                <w:sz w:val="22"/>
                <w:szCs w:val="22"/>
              </w:rPr>
            </w:pPr>
            <w:r w:rsidRPr="00AA60E0">
              <w:rPr>
                <w:b/>
                <w:sz w:val="22"/>
                <w:szCs w:val="22"/>
              </w:rPr>
              <w:t>CLIENT, TWO CONTACTS</w:t>
            </w:r>
          </w:p>
          <w:p w:rsidR="00AA60E0" w:rsidRPr="00AA60E0" w:rsidRDefault="00AA60E0" w:rsidP="00AA60E0">
            <w:pPr>
              <w:tabs>
                <w:tab w:val="left" w:pos="1620"/>
              </w:tabs>
              <w:jc w:val="center"/>
              <w:rPr>
                <w:b/>
                <w:sz w:val="22"/>
                <w:szCs w:val="22"/>
              </w:rPr>
            </w:pPr>
            <w:r w:rsidRPr="00AA60E0">
              <w:rPr>
                <w:b/>
                <w:sz w:val="22"/>
                <w:szCs w:val="22"/>
              </w:rPr>
              <w:t>(NAME &amp; PHONE)</w:t>
            </w:r>
          </w:p>
        </w:tc>
      </w:tr>
      <w:tr w:rsidR="00AA60E0" w:rsidRPr="00AA60E0" w:rsidTr="00990607">
        <w:tc>
          <w:tcPr>
            <w:tcW w:w="5922" w:type="dxa"/>
          </w:tcPr>
          <w:p w:rsidR="00AA60E0" w:rsidRPr="00AA60E0" w:rsidRDefault="007B314E" w:rsidP="00AA60E0">
            <w:pPr>
              <w:numPr>
                <w:ilvl w:val="0"/>
                <w:numId w:val="1"/>
              </w:numPr>
              <w:tabs>
                <w:tab w:val="left" w:pos="164"/>
              </w:tabs>
              <w:ind w:left="164" w:hanging="27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Underwater Inspection, Structural Inspection and Fathometer </w:t>
            </w:r>
            <w:r w:rsidR="003A6928">
              <w:rPr>
                <w:bCs/>
                <w:sz w:val="22"/>
                <w:szCs w:val="22"/>
              </w:rPr>
              <w:t>S</w:t>
            </w:r>
            <w:r>
              <w:rPr>
                <w:bCs/>
                <w:sz w:val="22"/>
                <w:szCs w:val="22"/>
              </w:rPr>
              <w:t xml:space="preserve">urvey of 23 In-House </w:t>
            </w:r>
            <w:r w:rsidR="003A6928">
              <w:rPr>
                <w:bCs/>
                <w:sz w:val="22"/>
                <w:szCs w:val="22"/>
              </w:rPr>
              <w:t>State-Owned</w:t>
            </w:r>
            <w:r>
              <w:rPr>
                <w:bCs/>
                <w:sz w:val="22"/>
                <w:szCs w:val="22"/>
              </w:rPr>
              <w:t xml:space="preserve"> Bridges </w:t>
            </w:r>
            <w:r w:rsidR="006764F4">
              <w:rPr>
                <w:bCs/>
                <w:sz w:val="22"/>
                <w:szCs w:val="22"/>
              </w:rPr>
              <w:t>(</w:t>
            </w:r>
            <w:r>
              <w:rPr>
                <w:bCs/>
                <w:sz w:val="22"/>
                <w:szCs w:val="22"/>
              </w:rPr>
              <w:t>Group SE2</w:t>
            </w:r>
            <w:r w:rsidR="003A6928">
              <w:rPr>
                <w:bCs/>
                <w:sz w:val="22"/>
                <w:szCs w:val="22"/>
              </w:rPr>
              <w:t>2</w:t>
            </w:r>
            <w:r w:rsidR="006764F4">
              <w:rPr>
                <w:bCs/>
                <w:sz w:val="22"/>
                <w:szCs w:val="22"/>
              </w:rPr>
              <w:t>, One Cycle Contract)</w:t>
            </w:r>
          </w:p>
        </w:tc>
        <w:tc>
          <w:tcPr>
            <w:tcW w:w="2718" w:type="dxa"/>
            <w:vAlign w:val="center"/>
          </w:tcPr>
          <w:p w:rsidR="00AA60E0" w:rsidRPr="00AA60E0" w:rsidRDefault="007B314E" w:rsidP="00AA60E0">
            <w:pPr>
              <w:tabs>
                <w:tab w:val="left" w:pos="162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NJDOT</w:t>
            </w:r>
          </w:p>
        </w:tc>
        <w:tc>
          <w:tcPr>
            <w:tcW w:w="5490" w:type="dxa"/>
          </w:tcPr>
          <w:p w:rsidR="00AA60E0" w:rsidRPr="00AA60E0" w:rsidRDefault="007B314E" w:rsidP="00AA60E0">
            <w:pPr>
              <w:numPr>
                <w:ilvl w:val="0"/>
                <w:numId w:val="2"/>
              </w:numPr>
              <w:tabs>
                <w:tab w:val="left" w:pos="165"/>
              </w:tabs>
              <w:ind w:left="165" w:hanging="18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Mujahid A. Khan   609</w:t>
            </w:r>
            <w:r w:rsidR="00596D25">
              <w:rPr>
                <w:bCs/>
                <w:sz w:val="22"/>
                <w:szCs w:val="22"/>
              </w:rPr>
              <w:t>.</w:t>
            </w:r>
            <w:r w:rsidR="00FD3DFF">
              <w:rPr>
                <w:bCs/>
                <w:sz w:val="22"/>
                <w:szCs w:val="22"/>
              </w:rPr>
              <w:t>963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1378</w:t>
            </w:r>
          </w:p>
          <w:p w:rsidR="00AA60E0" w:rsidRPr="00AA60E0" w:rsidRDefault="00AA60E0" w:rsidP="00AA60E0">
            <w:pPr>
              <w:numPr>
                <w:ilvl w:val="0"/>
                <w:numId w:val="2"/>
              </w:numPr>
              <w:tabs>
                <w:tab w:val="left" w:pos="165"/>
              </w:tabs>
              <w:ind w:left="165" w:hanging="180"/>
              <w:rPr>
                <w:b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 xml:space="preserve"> </w:t>
            </w:r>
            <w:r w:rsidR="00B60625">
              <w:rPr>
                <w:bCs/>
                <w:sz w:val="22"/>
                <w:szCs w:val="22"/>
              </w:rPr>
              <w:t>Praful Patel</w:t>
            </w:r>
            <w:r w:rsidR="001C54B9">
              <w:rPr>
                <w:bCs/>
                <w:sz w:val="22"/>
                <w:szCs w:val="22"/>
              </w:rPr>
              <w:t xml:space="preserve">  </w:t>
            </w:r>
            <w:r w:rsidR="00B60625">
              <w:rPr>
                <w:bCs/>
                <w:sz w:val="22"/>
                <w:szCs w:val="22"/>
              </w:rPr>
              <w:t>609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963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1417</w:t>
            </w:r>
          </w:p>
        </w:tc>
      </w:tr>
      <w:tr w:rsidR="00AA60E0" w:rsidRPr="00AA60E0" w:rsidTr="00990607">
        <w:tc>
          <w:tcPr>
            <w:tcW w:w="5922" w:type="dxa"/>
          </w:tcPr>
          <w:p w:rsidR="00AA60E0" w:rsidRPr="00AA60E0" w:rsidRDefault="003A6928" w:rsidP="00AA60E0">
            <w:pPr>
              <w:numPr>
                <w:ilvl w:val="0"/>
                <w:numId w:val="1"/>
              </w:numPr>
              <w:tabs>
                <w:tab w:val="left" w:pos="164"/>
              </w:tabs>
              <w:ind w:left="164" w:hanging="27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Underwater Inspection, Structural Inspection and Fathometer Survey of 28 In-House State-Owned Bridges </w:t>
            </w:r>
            <w:r w:rsidR="006764F4">
              <w:rPr>
                <w:bCs/>
                <w:sz w:val="22"/>
                <w:szCs w:val="22"/>
              </w:rPr>
              <w:t>(</w:t>
            </w:r>
            <w:r>
              <w:rPr>
                <w:bCs/>
                <w:sz w:val="22"/>
                <w:szCs w:val="22"/>
              </w:rPr>
              <w:t>Group SE21</w:t>
            </w:r>
            <w:r w:rsidR="006764F4">
              <w:rPr>
                <w:bCs/>
                <w:sz w:val="22"/>
                <w:szCs w:val="22"/>
              </w:rPr>
              <w:t>, One Cycle Contract)</w:t>
            </w:r>
          </w:p>
        </w:tc>
        <w:tc>
          <w:tcPr>
            <w:tcW w:w="2718" w:type="dxa"/>
            <w:vAlign w:val="center"/>
          </w:tcPr>
          <w:p w:rsidR="00AA60E0" w:rsidRPr="00AA60E0" w:rsidRDefault="003A6928" w:rsidP="00AA60E0">
            <w:pPr>
              <w:tabs>
                <w:tab w:val="left" w:pos="162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NJDOT</w:t>
            </w:r>
          </w:p>
        </w:tc>
        <w:tc>
          <w:tcPr>
            <w:tcW w:w="5490" w:type="dxa"/>
          </w:tcPr>
          <w:p w:rsidR="00AA60E0" w:rsidRPr="00AA60E0" w:rsidRDefault="00AA60E0" w:rsidP="00AA60E0">
            <w:pPr>
              <w:numPr>
                <w:ilvl w:val="0"/>
                <w:numId w:val="3"/>
              </w:numPr>
              <w:tabs>
                <w:tab w:val="left" w:pos="165"/>
              </w:tabs>
              <w:ind w:hanging="525"/>
              <w:rPr>
                <w:bCs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 xml:space="preserve"> </w:t>
            </w:r>
            <w:r w:rsidR="003A6928">
              <w:rPr>
                <w:bCs/>
                <w:sz w:val="22"/>
                <w:szCs w:val="22"/>
              </w:rPr>
              <w:t xml:space="preserve">Mujahid A. </w:t>
            </w:r>
            <w:r w:rsidR="001C54B9">
              <w:rPr>
                <w:bCs/>
                <w:sz w:val="22"/>
                <w:szCs w:val="22"/>
              </w:rPr>
              <w:t xml:space="preserve">Khan </w:t>
            </w:r>
            <w:r w:rsidR="00596D25">
              <w:rPr>
                <w:bCs/>
                <w:sz w:val="22"/>
                <w:szCs w:val="22"/>
              </w:rPr>
              <w:t xml:space="preserve"> </w:t>
            </w:r>
            <w:r w:rsidR="003A6928">
              <w:rPr>
                <w:bCs/>
                <w:sz w:val="22"/>
                <w:szCs w:val="22"/>
              </w:rPr>
              <w:t>609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963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1378</w:t>
            </w:r>
          </w:p>
          <w:p w:rsidR="00AA60E0" w:rsidRPr="00AA60E0" w:rsidRDefault="00AA60E0" w:rsidP="00AA60E0">
            <w:pPr>
              <w:numPr>
                <w:ilvl w:val="0"/>
                <w:numId w:val="3"/>
              </w:numPr>
              <w:tabs>
                <w:tab w:val="left" w:pos="0"/>
              </w:tabs>
              <w:ind w:left="165" w:hanging="525"/>
              <w:rPr>
                <w:bCs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 xml:space="preserve">2. </w:t>
            </w:r>
            <w:r w:rsidR="00B60625">
              <w:rPr>
                <w:bCs/>
                <w:sz w:val="22"/>
                <w:szCs w:val="22"/>
              </w:rPr>
              <w:t>Praful Patel  609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963</w:t>
            </w:r>
            <w:r w:rsidR="00596D25">
              <w:rPr>
                <w:bCs/>
                <w:sz w:val="22"/>
                <w:szCs w:val="22"/>
              </w:rPr>
              <w:t>.</w:t>
            </w:r>
            <w:r w:rsidR="00685088">
              <w:rPr>
                <w:bCs/>
                <w:sz w:val="22"/>
                <w:szCs w:val="22"/>
              </w:rPr>
              <w:t>1417</w:t>
            </w:r>
          </w:p>
        </w:tc>
      </w:tr>
      <w:tr w:rsidR="00AA60E0" w:rsidRPr="00AA60E0" w:rsidTr="00990607">
        <w:tc>
          <w:tcPr>
            <w:tcW w:w="5922" w:type="dxa"/>
          </w:tcPr>
          <w:p w:rsidR="00AA60E0" w:rsidRPr="00AA60E0" w:rsidRDefault="003A6928" w:rsidP="00AA60E0">
            <w:pPr>
              <w:numPr>
                <w:ilvl w:val="0"/>
                <w:numId w:val="3"/>
              </w:numPr>
              <w:tabs>
                <w:tab w:val="left" w:pos="164"/>
              </w:tabs>
              <w:ind w:left="164" w:hanging="27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Underwater Inspection, Fathometer Survey and Rating of 5 New Jersey Turnpike </w:t>
            </w:r>
            <w:r w:rsidR="00B60625">
              <w:rPr>
                <w:bCs/>
                <w:sz w:val="22"/>
                <w:szCs w:val="22"/>
              </w:rPr>
              <w:t>Authority Bridges OPS A4801</w:t>
            </w:r>
            <w:r w:rsidR="00596D25">
              <w:rPr>
                <w:bCs/>
                <w:sz w:val="22"/>
                <w:szCs w:val="22"/>
              </w:rPr>
              <w:t>, Group 1</w:t>
            </w:r>
          </w:p>
        </w:tc>
        <w:tc>
          <w:tcPr>
            <w:tcW w:w="2718" w:type="dxa"/>
            <w:vAlign w:val="center"/>
          </w:tcPr>
          <w:p w:rsidR="00AA60E0" w:rsidRPr="00AA60E0" w:rsidRDefault="00B60625" w:rsidP="00AA60E0">
            <w:pPr>
              <w:tabs>
                <w:tab w:val="left" w:pos="1620"/>
              </w:tabs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NJTA</w:t>
            </w:r>
          </w:p>
        </w:tc>
        <w:tc>
          <w:tcPr>
            <w:tcW w:w="5490" w:type="dxa"/>
          </w:tcPr>
          <w:p w:rsidR="00AA60E0" w:rsidRPr="00685088" w:rsidRDefault="00AA60E0" w:rsidP="00AA60E0">
            <w:pPr>
              <w:tabs>
                <w:tab w:val="left" w:pos="165"/>
              </w:tabs>
              <w:rPr>
                <w:bCs/>
                <w:color w:val="FF0000"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>1.</w:t>
            </w:r>
            <w:r w:rsidR="00B60625">
              <w:rPr>
                <w:bCs/>
                <w:sz w:val="22"/>
                <w:szCs w:val="22"/>
              </w:rPr>
              <w:t xml:space="preserve"> King Lee, P.E.  </w:t>
            </w:r>
            <w:r w:rsidR="001C54B9">
              <w:rPr>
                <w:bCs/>
                <w:sz w:val="22"/>
                <w:szCs w:val="22"/>
              </w:rPr>
              <w:t>732</w:t>
            </w:r>
            <w:r w:rsidR="00596D25">
              <w:rPr>
                <w:bCs/>
                <w:sz w:val="22"/>
                <w:szCs w:val="22"/>
              </w:rPr>
              <w:t>.</w:t>
            </w:r>
            <w:r w:rsidR="001C54B9">
              <w:rPr>
                <w:bCs/>
                <w:sz w:val="22"/>
                <w:szCs w:val="22"/>
              </w:rPr>
              <w:t>750</w:t>
            </w:r>
            <w:r w:rsidR="00596D25">
              <w:rPr>
                <w:bCs/>
                <w:sz w:val="22"/>
                <w:szCs w:val="22"/>
              </w:rPr>
              <w:t>.</w:t>
            </w:r>
            <w:r w:rsidR="001C54B9">
              <w:rPr>
                <w:bCs/>
                <w:sz w:val="22"/>
                <w:szCs w:val="22"/>
              </w:rPr>
              <w:t xml:space="preserve">5300 </w:t>
            </w:r>
            <w:r w:rsidR="00596D25">
              <w:rPr>
                <w:bCs/>
                <w:sz w:val="22"/>
                <w:szCs w:val="22"/>
              </w:rPr>
              <w:t xml:space="preserve">Ext. </w:t>
            </w:r>
            <w:r w:rsidR="001C54B9">
              <w:rPr>
                <w:bCs/>
                <w:sz w:val="22"/>
                <w:szCs w:val="22"/>
              </w:rPr>
              <w:t>8293</w:t>
            </w:r>
            <w:r w:rsidR="00B60625" w:rsidRPr="00685088">
              <w:rPr>
                <w:bCs/>
                <w:color w:val="FF0000"/>
                <w:sz w:val="22"/>
                <w:szCs w:val="22"/>
              </w:rPr>
              <w:t xml:space="preserve"> </w:t>
            </w:r>
          </w:p>
          <w:p w:rsidR="00AA60E0" w:rsidRPr="00AA60E0" w:rsidRDefault="00AA60E0" w:rsidP="00AA60E0">
            <w:pPr>
              <w:tabs>
                <w:tab w:val="left" w:pos="165"/>
              </w:tabs>
              <w:rPr>
                <w:bCs/>
                <w:sz w:val="22"/>
                <w:szCs w:val="22"/>
              </w:rPr>
            </w:pPr>
            <w:r w:rsidRPr="00AA60E0">
              <w:rPr>
                <w:bCs/>
                <w:sz w:val="22"/>
                <w:szCs w:val="22"/>
              </w:rPr>
              <w:t xml:space="preserve">2. </w:t>
            </w:r>
            <w:r w:rsidR="00FD3DFF">
              <w:rPr>
                <w:bCs/>
                <w:sz w:val="22"/>
                <w:szCs w:val="22"/>
              </w:rPr>
              <w:t>Bill Wilson</w:t>
            </w:r>
            <w:r w:rsidR="00685088">
              <w:rPr>
                <w:bCs/>
                <w:sz w:val="22"/>
                <w:szCs w:val="22"/>
              </w:rPr>
              <w:t xml:space="preserve"> </w:t>
            </w:r>
            <w:r w:rsidR="001C54B9">
              <w:rPr>
                <w:bCs/>
                <w:sz w:val="22"/>
                <w:szCs w:val="22"/>
              </w:rPr>
              <w:t>732</w:t>
            </w:r>
            <w:r w:rsidR="00596D25">
              <w:rPr>
                <w:bCs/>
                <w:sz w:val="22"/>
                <w:szCs w:val="22"/>
              </w:rPr>
              <w:t>.</w:t>
            </w:r>
            <w:r w:rsidR="001C54B9">
              <w:rPr>
                <w:bCs/>
                <w:sz w:val="22"/>
                <w:szCs w:val="22"/>
              </w:rPr>
              <w:t>500</w:t>
            </w:r>
            <w:r w:rsidR="00596D25">
              <w:rPr>
                <w:bCs/>
                <w:sz w:val="22"/>
                <w:szCs w:val="22"/>
              </w:rPr>
              <w:t>.</w:t>
            </w:r>
            <w:r w:rsidR="001C54B9">
              <w:rPr>
                <w:bCs/>
                <w:sz w:val="22"/>
                <w:szCs w:val="22"/>
              </w:rPr>
              <w:t>7142</w:t>
            </w:r>
            <w:r w:rsidR="00596D25">
              <w:rPr>
                <w:bCs/>
                <w:sz w:val="22"/>
                <w:szCs w:val="22"/>
              </w:rPr>
              <w:t xml:space="preserve"> Ext. </w:t>
            </w:r>
            <w:r w:rsidR="001C54B9">
              <w:rPr>
                <w:bCs/>
                <w:sz w:val="22"/>
                <w:szCs w:val="22"/>
              </w:rPr>
              <w:t>5300</w:t>
            </w:r>
          </w:p>
        </w:tc>
      </w:tr>
    </w:tbl>
    <w:p w:rsidR="004418AA" w:rsidRDefault="004418AA" w:rsidP="004418AA">
      <w:pPr>
        <w:tabs>
          <w:tab w:val="left" w:pos="5055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BD6EC6" w:rsidRDefault="00EF6860" w:rsidP="00AA60E0">
      <w:pPr>
        <w:rPr>
          <w:sz w:val="22"/>
        </w:rPr>
      </w:pPr>
      <w:r w:rsidRPr="004418AA">
        <w:rPr>
          <w:sz w:val="24"/>
          <w:szCs w:val="24"/>
        </w:rPr>
        <w:br w:type="page"/>
      </w:r>
    </w:p>
    <w:p w:rsidR="00AA60E0" w:rsidRDefault="00AA60E0" w:rsidP="00AA60E0">
      <w:pPr>
        <w:jc w:val="center"/>
        <w:rPr>
          <w:b/>
          <w:bCs/>
          <w:sz w:val="22"/>
          <w:szCs w:val="22"/>
        </w:rPr>
      </w:pPr>
      <w:r w:rsidRPr="00AA60E0">
        <w:rPr>
          <w:b/>
          <w:bCs/>
          <w:sz w:val="22"/>
          <w:szCs w:val="22"/>
        </w:rPr>
        <w:t>SUMMARY OF EXPERIENCE</w:t>
      </w:r>
    </w:p>
    <w:p w:rsidR="00AA60E0" w:rsidRPr="00AA60E0" w:rsidRDefault="00AA60E0" w:rsidP="00AA60E0">
      <w:pPr>
        <w:jc w:val="center"/>
        <w:rPr>
          <w:b/>
          <w:bCs/>
          <w:sz w:val="22"/>
          <w:szCs w:val="22"/>
        </w:rPr>
      </w:pPr>
    </w:p>
    <w:tbl>
      <w:tblPr>
        <w:tblW w:w="0" w:type="auto"/>
        <w:tblInd w:w="108" w:type="dxa"/>
        <w:tblBorders>
          <w:top w:val="single" w:sz="24" w:space="0" w:color="auto"/>
          <w:left w:val="single" w:sz="4" w:space="0" w:color="auto"/>
          <w:bottom w:val="single" w:sz="2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90"/>
        <w:gridCol w:w="990"/>
        <w:gridCol w:w="1530"/>
        <w:gridCol w:w="3870"/>
        <w:gridCol w:w="6574"/>
        <w:tblGridChange w:id="2">
          <w:tblGrid>
            <w:gridCol w:w="990"/>
            <w:gridCol w:w="990"/>
            <w:gridCol w:w="1530"/>
            <w:gridCol w:w="3870"/>
            <w:gridCol w:w="6574"/>
          </w:tblGrid>
        </w:tblGridChange>
      </w:tblGrid>
      <w:tr w:rsidR="00581DEC" w:rsidTr="00542C1B">
        <w:trPr>
          <w:trHeight w:val="553"/>
          <w:tblHeader/>
        </w:trPr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:rsidR="006A5C13" w:rsidRPr="005022BF" w:rsidRDefault="006A5C13" w:rsidP="001F39A1">
            <w:pPr>
              <w:pStyle w:val="Heading3"/>
              <w:spacing w:line="240" w:lineRule="exact"/>
              <w:jc w:val="center"/>
              <w:rPr>
                <w:sz w:val="22"/>
                <w:szCs w:val="22"/>
              </w:rPr>
            </w:pPr>
            <w:r w:rsidRPr="005022BF">
              <w:rPr>
                <w:sz w:val="22"/>
                <w:szCs w:val="22"/>
              </w:rPr>
              <w:t>Year</w:t>
            </w:r>
          </w:p>
        </w:tc>
        <w:tc>
          <w:tcPr>
            <w:tcW w:w="990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:rsidR="006A5C13" w:rsidRPr="005022BF" w:rsidRDefault="00B535B2" w:rsidP="001F39A1">
            <w:pPr>
              <w:spacing w:line="240" w:lineRule="exact"/>
              <w:jc w:val="center"/>
              <w:rPr>
                <w:b/>
                <w:sz w:val="22"/>
                <w:szCs w:val="22"/>
              </w:rPr>
            </w:pPr>
            <w:r w:rsidRPr="005022BF">
              <w:rPr>
                <w:b/>
                <w:sz w:val="22"/>
                <w:szCs w:val="22"/>
              </w:rPr>
              <w:t>No.</w:t>
            </w:r>
            <w:r w:rsidR="006A5C13" w:rsidRPr="005022BF">
              <w:rPr>
                <w:b/>
                <w:sz w:val="22"/>
                <w:szCs w:val="22"/>
              </w:rPr>
              <w:t xml:space="preserve"> of Months</w:t>
            </w:r>
          </w:p>
        </w:tc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:rsidR="006A5C13" w:rsidRPr="005022BF" w:rsidRDefault="006A5C13" w:rsidP="001F39A1">
            <w:pPr>
              <w:pStyle w:val="Heading3"/>
              <w:spacing w:line="240" w:lineRule="exact"/>
              <w:jc w:val="center"/>
              <w:rPr>
                <w:sz w:val="22"/>
                <w:szCs w:val="22"/>
              </w:rPr>
            </w:pPr>
            <w:r w:rsidRPr="005022BF">
              <w:rPr>
                <w:sz w:val="22"/>
                <w:szCs w:val="22"/>
              </w:rPr>
              <w:t>Title</w:t>
            </w:r>
          </w:p>
        </w:tc>
        <w:tc>
          <w:tcPr>
            <w:tcW w:w="3870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:rsidR="006A5C13" w:rsidRPr="005022BF" w:rsidRDefault="006A5C13" w:rsidP="001F39A1">
            <w:pPr>
              <w:spacing w:line="240" w:lineRule="exact"/>
              <w:jc w:val="center"/>
              <w:rPr>
                <w:ins w:id="3" w:author="Margret Thomas" w:date="2025-03-04T10:21:00Z"/>
                <w:b/>
                <w:sz w:val="22"/>
                <w:szCs w:val="22"/>
              </w:rPr>
            </w:pPr>
            <w:r w:rsidRPr="005022BF">
              <w:rPr>
                <w:b/>
                <w:sz w:val="22"/>
                <w:szCs w:val="22"/>
              </w:rPr>
              <w:t xml:space="preserve">Project Description </w:t>
            </w:r>
          </w:p>
          <w:p w:rsidR="00B535B2" w:rsidRPr="005022BF" w:rsidRDefault="00B535B2" w:rsidP="001F39A1">
            <w:pPr>
              <w:spacing w:line="240" w:lineRule="exact"/>
              <w:jc w:val="center"/>
              <w:rPr>
                <w:b/>
                <w:sz w:val="22"/>
                <w:szCs w:val="22"/>
              </w:rPr>
            </w:pPr>
            <w:r w:rsidRPr="005022BF">
              <w:rPr>
                <w:b/>
                <w:sz w:val="22"/>
                <w:szCs w:val="22"/>
              </w:rPr>
              <w:t>Client</w:t>
            </w:r>
          </w:p>
        </w:tc>
        <w:tc>
          <w:tcPr>
            <w:tcW w:w="6574" w:type="dxa"/>
            <w:tcBorders>
              <w:top w:val="single" w:sz="4" w:space="0" w:color="auto"/>
              <w:bottom w:val="single" w:sz="4" w:space="0" w:color="auto"/>
            </w:tcBorders>
            <w:shd w:val="pct10" w:color="auto" w:fill="FFFFFF"/>
            <w:vAlign w:val="center"/>
          </w:tcPr>
          <w:p w:rsidR="006A5C13" w:rsidRPr="005022BF" w:rsidRDefault="006A5C13" w:rsidP="001F39A1">
            <w:pPr>
              <w:spacing w:line="240" w:lineRule="exact"/>
              <w:jc w:val="center"/>
              <w:rPr>
                <w:b/>
                <w:sz w:val="22"/>
                <w:szCs w:val="22"/>
              </w:rPr>
            </w:pPr>
            <w:r w:rsidRPr="005022BF">
              <w:rPr>
                <w:b/>
                <w:sz w:val="22"/>
                <w:szCs w:val="22"/>
              </w:rPr>
              <w:t>Duties</w:t>
            </w:r>
          </w:p>
        </w:tc>
      </w:tr>
      <w:tr w:rsidR="00581DEC" w:rsidTr="00513840">
        <w:tblPrEx>
          <w:tblW w:w="0" w:type="auto"/>
          <w:tblInd w:w="108" w:type="dxa"/>
          <w:tblBorders>
            <w:top w:val="single" w:sz="24" w:space="0" w:color="auto"/>
            <w:left w:val="single" w:sz="4" w:space="0" w:color="auto"/>
            <w:bottom w:val="single" w:sz="2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020" w:firstRow="1" w:lastRow="0" w:firstColumn="0" w:lastColumn="0" w:noHBand="0" w:noVBand="0"/>
          <w:tblPrExChange w:id="4" w:author="Chetan Shah" w:date="2025-03-10T10:09:00Z">
            <w:tblPrEx>
              <w:tblW w:w="0" w:type="auto"/>
              <w:tblInd w:w="108" w:type="dxa"/>
              <w:tblBorders>
                <w:top w:val="single" w:sz="24" w:space="0" w:color="auto"/>
                <w:left w:val="single" w:sz="4" w:space="0" w:color="auto"/>
                <w:bottom w:val="single" w:sz="2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20" w:firstRow="1" w:lastRow="0" w:firstColumn="0" w:lastColumn="0" w:noHBand="0" w:noVBand="0"/>
            </w:tblPrEx>
          </w:tblPrExChange>
        </w:tblPrEx>
        <w:trPr>
          <w:trHeight w:val="4036"/>
          <w:trPrChange w:id="5" w:author="Chetan Shah" w:date="2025-03-10T10:09:00Z">
            <w:trPr>
              <w:trHeight w:val="20"/>
            </w:trPr>
          </w:trPrChange>
        </w:trPr>
        <w:tc>
          <w:tcPr>
            <w:tcW w:w="990" w:type="dxa"/>
            <w:tcBorders>
              <w:top w:val="single" w:sz="4" w:space="0" w:color="auto"/>
            </w:tcBorders>
            <w:tcPrChange w:id="6" w:author="Chetan Shah" w:date="2025-03-10T10:09:00Z">
              <w:tcPr>
                <w:tcW w:w="990" w:type="dxa"/>
                <w:tcBorders>
                  <w:top w:val="single" w:sz="4" w:space="0" w:color="auto"/>
                </w:tcBorders>
              </w:tcPr>
            </w:tcPrChange>
          </w:tcPr>
          <w:p w:rsidR="00542C1B" w:rsidRPr="00542C1B" w:rsidRDefault="00542C1B" w:rsidP="00542C1B">
            <w:pPr>
              <w:pStyle w:val="TitleBold"/>
              <w:jc w:val="center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542C1B">
              <w:rPr>
                <w:rFonts w:ascii="Calibri" w:hAnsi="Calibri" w:cs="Calibri"/>
                <w:b w:val="0"/>
                <w:bCs w:val="0"/>
                <w:sz w:val="24"/>
                <w:szCs w:val="24"/>
              </w:rPr>
              <w:t>2024 2022 2020 2018 2016</w:t>
            </w:r>
          </w:p>
          <w:p w:rsidR="006A5C13" w:rsidRPr="00B23E38" w:rsidRDefault="00542C1B" w:rsidP="00542C1B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542C1B">
              <w:rPr>
                <w:rFonts w:ascii="Calibri" w:hAnsi="Calibri" w:cs="Calibri"/>
                <w:sz w:val="24"/>
                <w:szCs w:val="24"/>
              </w:rPr>
              <w:t>2023 2021 2019 2017 2015</w:t>
            </w:r>
          </w:p>
        </w:tc>
        <w:tc>
          <w:tcPr>
            <w:tcW w:w="990" w:type="dxa"/>
            <w:tcBorders>
              <w:top w:val="single" w:sz="4" w:space="0" w:color="auto"/>
            </w:tcBorders>
            <w:tcPrChange w:id="7" w:author="Chetan Shah" w:date="2025-03-10T10:09:00Z">
              <w:tcPr>
                <w:tcW w:w="990" w:type="dxa"/>
                <w:tcBorders>
                  <w:top w:val="single" w:sz="4" w:space="0" w:color="auto"/>
                </w:tcBorders>
              </w:tcPr>
            </w:tcPrChange>
          </w:tcPr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4</w:t>
            </w:r>
          </w:p>
          <w:p w:rsidR="00542C1B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</w:t>
            </w:r>
          </w:p>
          <w:p w:rsidR="006A5C13" w:rsidRPr="00B23E38" w:rsidRDefault="00542C1B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tcPrChange w:id="8" w:author="Chetan Shah" w:date="2025-03-10T10:09:00Z">
              <w:tcPr>
                <w:tcW w:w="1530" w:type="dxa"/>
                <w:tcBorders>
                  <w:top w:val="single" w:sz="4" w:space="0" w:color="auto"/>
                </w:tcBorders>
              </w:tcPr>
            </w:tcPrChange>
          </w:tcPr>
          <w:p w:rsidR="006A5C13" w:rsidRPr="00DF4EAF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B23E38">
              <w:rPr>
                <w:bCs/>
                <w:sz w:val="22"/>
                <w:szCs w:val="22"/>
              </w:rPr>
              <w:t>Team Leader</w:t>
            </w:r>
          </w:p>
        </w:tc>
        <w:tc>
          <w:tcPr>
            <w:tcW w:w="3870" w:type="dxa"/>
            <w:tcBorders>
              <w:top w:val="single" w:sz="4" w:space="0" w:color="auto"/>
            </w:tcBorders>
            <w:tcPrChange w:id="9" w:author="Chetan Shah" w:date="2025-03-10T10:09:00Z">
              <w:tcPr>
                <w:tcW w:w="3870" w:type="dxa"/>
                <w:tcBorders>
                  <w:top w:val="single" w:sz="4" w:space="0" w:color="auto"/>
                </w:tcBorders>
              </w:tcPr>
            </w:tcPrChange>
          </w:tcPr>
          <w:p w:rsidR="006A5C13" w:rsidRPr="00B23E38" w:rsidRDefault="006A5C13" w:rsidP="001F39A1">
            <w:pPr>
              <w:pStyle w:val="Header"/>
              <w:spacing w:line="240" w:lineRule="exact"/>
              <w:rPr>
                <w:b/>
                <w:sz w:val="22"/>
                <w:szCs w:val="22"/>
              </w:rPr>
            </w:pPr>
            <w:r w:rsidRPr="00DF4EAF">
              <w:rPr>
                <w:bCs/>
                <w:sz w:val="22"/>
                <w:szCs w:val="22"/>
              </w:rPr>
              <w:t xml:space="preserve">25 NJ Transit Southern New Jersey Light Rail Bridges (River </w:t>
            </w:r>
            <w:r w:rsidRPr="00E3538C">
              <w:rPr>
                <w:bCs/>
                <w:sz w:val="22"/>
                <w:szCs w:val="22"/>
              </w:rPr>
              <w:t>Line)</w:t>
            </w:r>
            <w:r w:rsidR="00B535B2" w:rsidRPr="00E3538C">
              <w:rPr>
                <w:bCs/>
                <w:sz w:val="22"/>
                <w:szCs w:val="22"/>
              </w:rPr>
              <w:t>,</w:t>
            </w:r>
            <w:r w:rsidR="00B535B2" w:rsidRPr="00B23E38">
              <w:rPr>
                <w:b/>
                <w:sz w:val="22"/>
                <w:szCs w:val="22"/>
              </w:rPr>
              <w:t xml:space="preserve"> NJ Transit</w:t>
            </w:r>
          </w:p>
        </w:tc>
        <w:tc>
          <w:tcPr>
            <w:tcW w:w="6574" w:type="dxa"/>
            <w:tcBorders>
              <w:top w:val="single" w:sz="4" w:space="0" w:color="auto"/>
            </w:tcBorders>
            <w:tcPrChange w:id="10" w:author="Chetan Shah" w:date="2025-03-10T10:09:00Z">
              <w:tcPr>
                <w:tcW w:w="6574" w:type="dxa"/>
                <w:tcBorders>
                  <w:top w:val="single" w:sz="4" w:space="0" w:color="auto"/>
                </w:tcBorders>
              </w:tcPr>
            </w:tcPrChange>
          </w:tcPr>
          <w:p w:rsidR="00542C1B" w:rsidRDefault="00542C1B" w:rsidP="001F39A1">
            <w:pPr>
              <w:spacing w:line="240" w:lineRule="exact"/>
              <w:jc w:val="both"/>
              <w:rPr>
                <w:rFonts w:ascii="Arial Narrow" w:hAnsi="Arial Narrow"/>
                <w:bCs/>
                <w:color w:val="000000"/>
                <w:sz w:val="20"/>
              </w:rPr>
            </w:pPr>
            <w:r w:rsidRPr="00542C1B">
              <w:rPr>
                <w:rFonts w:ascii="Arial Narrow" w:hAnsi="Arial Narrow"/>
                <w:bCs/>
                <w:color w:val="000000"/>
                <w:sz w:val="20"/>
              </w:rPr>
              <w:t xml:space="preserve">Team leader performing </w:t>
            </w:r>
            <w:r w:rsidRPr="00542C1B">
              <w:rPr>
                <w:rFonts w:ascii="Arial Narrow" w:hAnsi="Arial Narrow"/>
                <w:b/>
                <w:i/>
                <w:iCs/>
                <w:color w:val="000000"/>
                <w:sz w:val="20"/>
                <w:u w:val="single"/>
              </w:rPr>
              <w:t>Annual and Biannua</w:t>
            </w:r>
            <w:r w:rsidRPr="00542C1B">
              <w:rPr>
                <w:rFonts w:ascii="Arial Narrow" w:hAnsi="Arial Narrow"/>
                <w:b/>
                <w:i/>
                <w:iCs/>
                <w:color w:val="000000"/>
                <w:sz w:val="20"/>
                <w:highlight w:val="yellow"/>
              </w:rPr>
              <w:t>l</w:t>
            </w:r>
            <w:r w:rsidRPr="00542C1B">
              <w:rPr>
                <w:rFonts w:ascii="Arial Narrow" w:hAnsi="Arial Narrow"/>
                <w:bCs/>
                <w:color w:val="000000"/>
                <w:sz w:val="20"/>
              </w:rPr>
              <w:t xml:space="preserve"> hands-on structural inspections (</w:t>
            </w:r>
            <w:r w:rsidRPr="00542C1B">
              <w:rPr>
                <w:rFonts w:ascii="Arial Narrow" w:hAnsi="Arial Narrow"/>
                <w:b/>
                <w:color w:val="000000"/>
                <w:sz w:val="20"/>
              </w:rPr>
              <w:t>incl. track bed, ballast, timber and concrete ties, track connection hardware, continuous welded rail and guardrails)</w:t>
            </w:r>
            <w:r w:rsidRPr="00542C1B">
              <w:rPr>
                <w:rFonts w:ascii="Arial Narrow" w:hAnsi="Arial Narrow"/>
                <w:bCs/>
                <w:color w:val="000000"/>
                <w:sz w:val="20"/>
              </w:rPr>
              <w:t xml:space="preserve">, FCM inspections, underwater inspections, and fathometer surveys of 25 railroad carrying bridges including, Six (6) </w:t>
            </w:r>
            <w:r w:rsidRPr="00542C1B">
              <w:rPr>
                <w:rFonts w:ascii="Arial Narrow" w:hAnsi="Arial Narrow"/>
                <w:b/>
                <w:color w:val="000000"/>
                <w:sz w:val="20"/>
              </w:rPr>
              <w:t>FCM/NSTM</w:t>
            </w:r>
            <w:r w:rsidRPr="00542C1B">
              <w:rPr>
                <w:rFonts w:ascii="Arial Narrow" w:hAnsi="Arial Narrow"/>
                <w:bCs/>
                <w:color w:val="000000"/>
                <w:sz w:val="20"/>
              </w:rPr>
              <w:t xml:space="preserve"> structures, seven (7) structures crossing navigable waterways located along the Southern New Jersey Light Rail Transit System’s alignment in accordance with FHWA,</w:t>
            </w:r>
            <w:r w:rsidRPr="00542C1B">
              <w:rPr>
                <w:rFonts w:ascii="Arial Narrow" w:hAnsi="Arial Narrow"/>
                <w:b/>
                <w:i/>
                <w:iCs/>
                <w:color w:val="000000"/>
                <w:sz w:val="20"/>
              </w:rPr>
              <w:t xml:space="preserve"> FRA</w:t>
            </w:r>
            <w:r w:rsidRPr="00542C1B">
              <w:rPr>
                <w:rFonts w:ascii="Arial Narrow" w:hAnsi="Arial Narrow"/>
                <w:bCs/>
                <w:color w:val="000000"/>
                <w:sz w:val="20"/>
              </w:rPr>
              <w:t>, and OSHA standards. Performed visual, physical, and advanced inspections of various bridge superstructures and substructures and culverts. Inspections included existing and / or newly constructed / rehabilitated structures. Responsibilities included organizing and scheduling inspections, performing the inspections, collecting field data, structural evaluations, preparing inspection reports, structural ratings, preparing the MW-203 Form, and emergency/priority repair recommendations as needed, including CAD.</w:t>
            </w:r>
            <w:r>
              <w:rPr>
                <w:rFonts w:ascii="Arial Narrow" w:hAnsi="Arial Narrow"/>
                <w:bCs/>
                <w:color w:val="000000"/>
                <w:sz w:val="20"/>
              </w:rPr>
              <w:t xml:space="preserve"> </w:t>
            </w:r>
          </w:p>
          <w:p w:rsidR="00542C1B" w:rsidRPr="00542C1B" w:rsidDel="00513840" w:rsidRDefault="00542C1B" w:rsidP="001F39A1">
            <w:pPr>
              <w:spacing w:line="240" w:lineRule="exact"/>
              <w:jc w:val="both"/>
              <w:rPr>
                <w:del w:id="11" w:author="Chetan Shah" w:date="2025-03-10T10:08:00Z"/>
                <w:b/>
                <w:sz w:val="22"/>
                <w:szCs w:val="22"/>
              </w:rPr>
            </w:pPr>
            <w:r w:rsidRPr="00542C1B">
              <w:rPr>
                <w:rFonts w:ascii="Arial Narrow" w:hAnsi="Arial Narrow"/>
                <w:b/>
                <w:color w:val="000000"/>
                <w:sz w:val="20"/>
              </w:rPr>
              <w:t>Even Year: Cursory Annual Inspections; Odd Years: In-Depth Biennial Inspections</w:t>
            </w:r>
          </w:p>
          <w:p w:rsidR="00685088" w:rsidRPr="00542C1B" w:rsidDel="00513840" w:rsidRDefault="00685088" w:rsidP="001F39A1">
            <w:pPr>
              <w:spacing w:line="240" w:lineRule="exact"/>
              <w:jc w:val="both"/>
              <w:rPr>
                <w:del w:id="12" w:author="Chetan Shah" w:date="2025-03-10T10:08:00Z"/>
                <w:b/>
                <w:sz w:val="22"/>
                <w:szCs w:val="22"/>
              </w:rPr>
            </w:pPr>
          </w:p>
          <w:p w:rsidR="006A5C13" w:rsidRPr="00B23E38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</w:p>
        </w:tc>
      </w:tr>
      <w:tr w:rsidR="00581DEC" w:rsidTr="001F39A1">
        <w:trPr>
          <w:trHeight w:val="20"/>
        </w:trPr>
        <w:tc>
          <w:tcPr>
            <w:tcW w:w="990" w:type="dxa"/>
            <w:tcBorders>
              <w:top w:val="single" w:sz="4" w:space="0" w:color="auto"/>
            </w:tcBorders>
          </w:tcPr>
          <w:p w:rsidR="006A5C13" w:rsidRPr="00617FBD" w:rsidRDefault="00367628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2025</w:t>
            </w:r>
          </w:p>
        </w:tc>
        <w:tc>
          <w:tcPr>
            <w:tcW w:w="990" w:type="dxa"/>
            <w:tcBorders>
              <w:top w:val="single" w:sz="4" w:space="0" w:color="auto"/>
            </w:tcBorders>
          </w:tcPr>
          <w:p w:rsidR="006A5C13" w:rsidRPr="00617FBD" w:rsidRDefault="006A5C13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</w:tcBorders>
          </w:tcPr>
          <w:p w:rsidR="006A5C13" w:rsidRPr="00617FBD" w:rsidRDefault="00367628" w:rsidP="001F39A1">
            <w:pPr>
              <w:spacing w:line="240" w:lineRule="exact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Asst. </w:t>
            </w:r>
            <w:r w:rsidR="006A5C13" w:rsidRPr="00617FBD">
              <w:rPr>
                <w:bCs/>
                <w:sz w:val="22"/>
                <w:szCs w:val="22"/>
              </w:rPr>
              <w:t xml:space="preserve">Team Leader </w:t>
            </w:r>
          </w:p>
        </w:tc>
        <w:tc>
          <w:tcPr>
            <w:tcW w:w="3870" w:type="dxa"/>
            <w:tcBorders>
              <w:top w:val="single" w:sz="4" w:space="0" w:color="auto"/>
            </w:tcBorders>
          </w:tcPr>
          <w:p w:rsidR="006A5C13" w:rsidRPr="00617FBD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Cs/>
                <w:sz w:val="22"/>
                <w:szCs w:val="22"/>
              </w:rPr>
            </w:pPr>
            <w:r w:rsidRPr="00617FBD">
              <w:rPr>
                <w:bCs/>
                <w:sz w:val="22"/>
                <w:szCs w:val="22"/>
              </w:rPr>
              <w:t>8</w:t>
            </w:r>
            <w:r w:rsidR="00367628">
              <w:rPr>
                <w:bCs/>
                <w:sz w:val="22"/>
                <w:szCs w:val="22"/>
              </w:rPr>
              <w:t xml:space="preserve">0 Middlesex County Owned </w:t>
            </w:r>
            <w:r w:rsidRPr="00617FBD">
              <w:rPr>
                <w:bCs/>
                <w:sz w:val="22"/>
                <w:szCs w:val="22"/>
              </w:rPr>
              <w:t xml:space="preserve">Bridges, </w:t>
            </w:r>
            <w:r w:rsidR="00403305" w:rsidRPr="004D35B1">
              <w:rPr>
                <w:b/>
                <w:sz w:val="22"/>
                <w:szCs w:val="22"/>
              </w:rPr>
              <w:t>NJDOT</w:t>
            </w:r>
            <w:r w:rsidR="00403305">
              <w:rPr>
                <w:b/>
                <w:sz w:val="22"/>
                <w:szCs w:val="22"/>
              </w:rPr>
              <w:t xml:space="preserve"> </w:t>
            </w:r>
            <w:r w:rsidR="00F20716" w:rsidRPr="00617FBD">
              <w:rPr>
                <w:bCs/>
                <w:sz w:val="22"/>
                <w:szCs w:val="22"/>
              </w:rPr>
              <w:t>(</w:t>
            </w:r>
            <w:r w:rsidRPr="00617FBD">
              <w:rPr>
                <w:bCs/>
                <w:sz w:val="22"/>
                <w:szCs w:val="22"/>
              </w:rPr>
              <w:t>Group 1</w:t>
            </w:r>
            <w:r w:rsidR="00367628">
              <w:rPr>
                <w:bCs/>
                <w:sz w:val="22"/>
                <w:szCs w:val="22"/>
              </w:rPr>
              <w:t>2D3</w:t>
            </w:r>
            <w:r w:rsidRPr="00617FBD">
              <w:rPr>
                <w:bCs/>
                <w:sz w:val="22"/>
                <w:szCs w:val="22"/>
              </w:rPr>
              <w:t xml:space="preserve">, </w:t>
            </w:r>
            <w:r w:rsidR="00367628">
              <w:rPr>
                <w:bCs/>
                <w:sz w:val="22"/>
                <w:szCs w:val="22"/>
              </w:rPr>
              <w:t>2</w:t>
            </w:r>
            <w:r w:rsidR="00367628" w:rsidRPr="00367628">
              <w:rPr>
                <w:bCs/>
                <w:sz w:val="22"/>
                <w:szCs w:val="22"/>
                <w:vertAlign w:val="superscript"/>
              </w:rPr>
              <w:t>nd</w:t>
            </w:r>
            <w:r w:rsidR="00367628">
              <w:rPr>
                <w:bCs/>
                <w:sz w:val="22"/>
                <w:szCs w:val="22"/>
              </w:rPr>
              <w:t xml:space="preserve">. </w:t>
            </w:r>
            <w:r w:rsidRPr="00617FBD">
              <w:rPr>
                <w:bCs/>
                <w:sz w:val="22"/>
                <w:szCs w:val="22"/>
              </w:rPr>
              <w:t xml:space="preserve"> Cycle</w:t>
            </w:r>
            <w:r w:rsidR="00F20716" w:rsidRPr="00617FBD">
              <w:rPr>
                <w:bCs/>
                <w:sz w:val="22"/>
                <w:szCs w:val="22"/>
              </w:rPr>
              <w:t>)</w:t>
            </w:r>
            <w:r w:rsidR="004D35B1">
              <w:rPr>
                <w:bCs/>
                <w:sz w:val="22"/>
                <w:szCs w:val="22"/>
              </w:rPr>
              <w:t xml:space="preserve"> </w:t>
            </w:r>
          </w:p>
          <w:p w:rsidR="006A5C13" w:rsidRPr="00617FBD" w:rsidRDefault="006A5C13" w:rsidP="001F39A1">
            <w:pPr>
              <w:pStyle w:val="Header"/>
              <w:tabs>
                <w:tab w:val="clear" w:pos="4320"/>
                <w:tab w:val="clear" w:pos="8640"/>
              </w:tabs>
              <w:spacing w:line="240" w:lineRule="exact"/>
              <w:rPr>
                <w:b/>
                <w:sz w:val="22"/>
                <w:szCs w:val="22"/>
                <w:u w:val="single"/>
              </w:rPr>
            </w:pPr>
          </w:p>
        </w:tc>
        <w:tc>
          <w:tcPr>
            <w:tcW w:w="6574" w:type="dxa"/>
            <w:tcBorders>
              <w:top w:val="single" w:sz="4" w:space="0" w:color="auto"/>
            </w:tcBorders>
          </w:tcPr>
          <w:p w:rsidR="00A2266B" w:rsidRDefault="006A5C13" w:rsidP="001F39A1">
            <w:pPr>
              <w:spacing w:line="240" w:lineRule="exact"/>
              <w:jc w:val="both"/>
              <w:rPr>
                <w:bCs/>
                <w:sz w:val="22"/>
                <w:szCs w:val="22"/>
              </w:rPr>
            </w:pPr>
            <w:del w:id="13" w:author="Alex Rosenzweig" w:date="2025-02-28T12:02:00Z">
              <w:r w:rsidRPr="00617FBD" w:rsidDel="00092984">
                <w:rPr>
                  <w:bCs/>
                  <w:sz w:val="22"/>
                  <w:szCs w:val="22"/>
                </w:rPr>
                <w:delText xml:space="preserve">  </w:delText>
              </w:r>
            </w:del>
            <w:r w:rsidR="00367628">
              <w:rPr>
                <w:b/>
                <w:color w:val="0070C0"/>
                <w:sz w:val="22"/>
                <w:szCs w:val="22"/>
              </w:rPr>
              <w:t>P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erforming of </w:t>
            </w:r>
            <w:r w:rsidR="00367628">
              <w:rPr>
                <w:b/>
                <w:color w:val="0070C0"/>
                <w:sz w:val="22"/>
                <w:szCs w:val="22"/>
              </w:rPr>
              <w:t>34</w:t>
            </w:r>
            <w:r w:rsidRPr="00F664FB">
              <w:rPr>
                <w:b/>
                <w:color w:val="0070C0"/>
                <w:sz w:val="22"/>
                <w:szCs w:val="22"/>
              </w:rPr>
              <w:t xml:space="preserve"> county</w:t>
            </w:r>
            <w:ins w:id="14" w:author="Alex Rosenzweig" w:date="2025-02-28T12:02:00Z">
              <w:r w:rsidRPr="00F664FB">
                <w:rPr>
                  <w:b/>
                  <w:color w:val="0070C0"/>
                  <w:sz w:val="22"/>
                  <w:szCs w:val="22"/>
                </w:rPr>
                <w:t>-</w:t>
              </w:r>
            </w:ins>
            <w:del w:id="15" w:author="Alex Rosenzweig" w:date="2025-02-28T12:02:00Z">
              <w:r w:rsidRPr="00F664FB" w:rsidDel="00092984">
                <w:rPr>
                  <w:b/>
                  <w:color w:val="0070C0"/>
                  <w:sz w:val="22"/>
                  <w:szCs w:val="22"/>
                </w:rPr>
                <w:delText xml:space="preserve"> </w:delText>
              </w:r>
            </w:del>
            <w:r w:rsidRPr="00F664FB">
              <w:rPr>
                <w:b/>
                <w:color w:val="0070C0"/>
                <w:sz w:val="22"/>
                <w:szCs w:val="22"/>
              </w:rPr>
              <w:t xml:space="preserve">owned </w:t>
            </w:r>
            <w:r w:rsidR="005D40C0" w:rsidRPr="00F664FB">
              <w:rPr>
                <w:b/>
                <w:color w:val="0070C0"/>
                <w:sz w:val="22"/>
                <w:szCs w:val="22"/>
              </w:rPr>
              <w:t xml:space="preserve">NBIS </w:t>
            </w:r>
            <w:r w:rsidRPr="00F664FB">
              <w:rPr>
                <w:b/>
                <w:color w:val="0070C0"/>
                <w:sz w:val="22"/>
                <w:szCs w:val="22"/>
              </w:rPr>
              <w:t>structures</w:t>
            </w:r>
            <w:r w:rsidRPr="00617FBD">
              <w:rPr>
                <w:bCs/>
                <w:sz w:val="22"/>
                <w:szCs w:val="22"/>
              </w:rPr>
              <w:t xml:space="preserve"> located throughout</w:t>
            </w:r>
            <w:del w:id="16" w:author="Alex Rosenzweig" w:date="2025-02-28T10:10:00Z">
              <w:r w:rsidRPr="00617FBD" w:rsidDel="0032413A">
                <w:rPr>
                  <w:bCs/>
                  <w:sz w:val="22"/>
                  <w:szCs w:val="22"/>
                </w:rPr>
                <w:delText>,</w:delText>
              </w:r>
            </w:del>
            <w:r w:rsidRPr="00617FBD">
              <w:rPr>
                <w:bCs/>
                <w:sz w:val="22"/>
                <w:szCs w:val="22"/>
              </w:rPr>
              <w:t xml:space="preserve"> M</w:t>
            </w:r>
            <w:r w:rsidR="00367628">
              <w:rPr>
                <w:bCs/>
                <w:sz w:val="22"/>
                <w:szCs w:val="22"/>
              </w:rPr>
              <w:t>iddlesex County,</w:t>
            </w:r>
            <w:r w:rsidRPr="00617FBD">
              <w:rPr>
                <w:bCs/>
                <w:sz w:val="22"/>
                <w:szCs w:val="22"/>
              </w:rPr>
              <w:t xml:space="preserve"> New Jersey in accordance with NBIS</w:t>
            </w:r>
            <w:r w:rsidR="00367628">
              <w:rPr>
                <w:bCs/>
                <w:sz w:val="22"/>
                <w:szCs w:val="22"/>
              </w:rPr>
              <w:t>/</w:t>
            </w:r>
            <w:r w:rsidR="00367628" w:rsidRPr="00542C1B">
              <w:rPr>
                <w:b/>
                <w:sz w:val="22"/>
                <w:szCs w:val="22"/>
              </w:rPr>
              <w:t>SNBI</w:t>
            </w:r>
            <w:r w:rsidRPr="00617FBD">
              <w:rPr>
                <w:bCs/>
                <w:sz w:val="22"/>
                <w:szCs w:val="22"/>
              </w:rPr>
              <w:t>, FHWA, NJDOT, and OSHA standards. Responsibilities included organizing and scheduling inspections, performing the inspection</w:t>
            </w:r>
            <w:ins w:id="17" w:author="Alex Rosenzweig" w:date="2025-02-28T12:03:00Z">
              <w:r w:rsidRPr="00617FBD">
                <w:rPr>
                  <w:bCs/>
                  <w:sz w:val="22"/>
                  <w:szCs w:val="22"/>
                </w:rPr>
                <w:t>s</w:t>
              </w:r>
            </w:ins>
            <w:r w:rsidRPr="00617FBD">
              <w:rPr>
                <w:bCs/>
                <w:sz w:val="22"/>
                <w:szCs w:val="22"/>
              </w:rPr>
              <w:t>, collecting field data, structural evaluations, preparing inspection reports, preparing emergency</w:t>
            </w:r>
            <w:del w:id="18" w:author="Alex Rosenzweig" w:date="2025-02-28T12:03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/</w:t>
            </w:r>
            <w:del w:id="19" w:author="Alex Rosenzweig" w:date="2025-02-28T12:03:00Z">
              <w:r w:rsidRPr="00617FBD" w:rsidDel="00092984">
                <w:rPr>
                  <w:bCs/>
                  <w:sz w:val="22"/>
                  <w:szCs w:val="22"/>
                </w:rPr>
                <w:delText xml:space="preserve"> </w:delText>
              </w:r>
            </w:del>
            <w:r w:rsidRPr="00617FBD">
              <w:rPr>
                <w:bCs/>
                <w:sz w:val="22"/>
                <w:szCs w:val="22"/>
              </w:rPr>
              <w:t>priority repair recommendations as needed, including CAD drawings, quantities, and costs, and overall structural condition ratings</w:t>
            </w:r>
            <w:r w:rsidRPr="00617FB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617FBD">
              <w:rPr>
                <w:bCs/>
                <w:sz w:val="22"/>
                <w:szCs w:val="22"/>
              </w:rPr>
              <w:t>in</w:t>
            </w:r>
            <w:r w:rsidRPr="00617FBD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617FBD">
              <w:rPr>
                <w:bCs/>
                <w:sz w:val="22"/>
                <w:szCs w:val="22"/>
              </w:rPr>
              <w:t>acco</w:t>
            </w:r>
            <w:r w:rsidRPr="00617FBD">
              <w:rPr>
                <w:bCs/>
                <w:sz w:val="22"/>
                <w:szCs w:val="22"/>
              </w:rPr>
              <w:t>r</w:t>
            </w:r>
            <w:r w:rsidRPr="00617FBD">
              <w:rPr>
                <w:bCs/>
                <w:sz w:val="22"/>
                <w:szCs w:val="22"/>
              </w:rPr>
              <w:t xml:space="preserve">dance with the NJDOT </w:t>
            </w:r>
            <w:r w:rsidRPr="00617FBD">
              <w:rPr>
                <w:bCs/>
                <w:i/>
                <w:iCs/>
                <w:sz w:val="22"/>
                <w:szCs w:val="22"/>
              </w:rPr>
              <w:t>Underwater Inspection and Evaluation of New Jersey Bridges Guidelines Manual</w:t>
            </w:r>
            <w:ins w:id="20" w:author="Alex Rosenzweig" w:date="2025-02-28T12:03:00Z">
              <w:r w:rsidRPr="00617FBD">
                <w:rPr>
                  <w:bCs/>
                  <w:sz w:val="22"/>
                  <w:szCs w:val="22"/>
                </w:rPr>
                <w:t>,</w:t>
              </w:r>
            </w:ins>
            <w:r w:rsidRPr="00617FBD">
              <w:rPr>
                <w:bCs/>
                <w:sz w:val="22"/>
                <w:szCs w:val="22"/>
              </w:rPr>
              <w:t xml:space="preserve"> June 1994</w:t>
            </w:r>
            <w:ins w:id="21" w:author="Alex Rosenzweig" w:date="2025-02-28T12:03:00Z">
              <w:r w:rsidRPr="00617FBD">
                <w:rPr>
                  <w:bCs/>
                  <w:sz w:val="22"/>
                  <w:szCs w:val="22"/>
                </w:rPr>
                <w:t>,</w:t>
              </w:r>
            </w:ins>
            <w:r w:rsidRPr="00617FBD">
              <w:rPr>
                <w:bCs/>
                <w:sz w:val="22"/>
                <w:szCs w:val="22"/>
              </w:rPr>
              <w:t xml:space="preserve"> Rev. June 1997 &amp; May 2008.</w:t>
            </w:r>
          </w:p>
          <w:p w:rsidR="007C1CB6" w:rsidRPr="00617FBD" w:rsidDel="00F20716" w:rsidRDefault="007C1CB6" w:rsidP="001F39A1">
            <w:pPr>
              <w:spacing w:line="240" w:lineRule="exact"/>
              <w:jc w:val="both"/>
              <w:rPr>
                <w:del w:id="22" w:author="Margret Thomas" w:date="2025-03-04T11:29:00Z"/>
                <w:bCs/>
                <w:sz w:val="22"/>
                <w:szCs w:val="22"/>
              </w:rPr>
            </w:pPr>
          </w:p>
          <w:p w:rsidR="006A5C13" w:rsidRPr="00617FBD" w:rsidRDefault="006A5C13" w:rsidP="001F39A1">
            <w:pPr>
              <w:spacing w:line="240" w:lineRule="exact"/>
              <w:jc w:val="both"/>
              <w:rPr>
                <w:sz w:val="22"/>
                <w:szCs w:val="22"/>
              </w:rPr>
            </w:pPr>
          </w:p>
        </w:tc>
      </w:tr>
    </w:tbl>
    <w:p w:rsidR="00C30023" w:rsidRDefault="00C30023" w:rsidP="00761008">
      <w:pPr>
        <w:tabs>
          <w:tab w:val="left" w:pos="3533"/>
          <w:tab w:val="left" w:pos="3583"/>
        </w:tabs>
        <w:rPr>
          <w:sz w:val="18"/>
          <w:szCs w:val="18"/>
        </w:rPr>
      </w:pPr>
    </w:p>
    <w:p w:rsidR="007C1CB6" w:rsidRDefault="007C1CB6" w:rsidP="00761008">
      <w:pPr>
        <w:tabs>
          <w:tab w:val="left" w:pos="3533"/>
          <w:tab w:val="left" w:pos="3583"/>
        </w:tabs>
        <w:rPr>
          <w:sz w:val="18"/>
          <w:szCs w:val="18"/>
        </w:rPr>
      </w:pPr>
    </w:p>
    <w:p w:rsidR="00032479" w:rsidRPr="0069417C" w:rsidRDefault="00032479" w:rsidP="00761008">
      <w:pPr>
        <w:tabs>
          <w:tab w:val="left" w:pos="3533"/>
          <w:tab w:val="left" w:pos="3583"/>
        </w:tabs>
        <w:rPr>
          <w:b/>
          <w:bCs/>
          <w:color w:val="000000"/>
          <w:sz w:val="22"/>
          <w:szCs w:val="22"/>
        </w:rPr>
      </w:pPr>
      <w:r w:rsidRPr="00032479">
        <w:rPr>
          <w:b/>
          <w:bCs/>
          <w:sz w:val="22"/>
          <w:szCs w:val="22"/>
        </w:rPr>
        <w:t>TOTAL EXPERIENCE</w:t>
      </w:r>
      <w:r w:rsidRPr="0069417C">
        <w:rPr>
          <w:b/>
          <w:bCs/>
          <w:color w:val="000000"/>
          <w:sz w:val="22"/>
          <w:szCs w:val="22"/>
        </w:rPr>
        <w:t xml:space="preserve">: </w:t>
      </w:r>
      <w:r w:rsidR="00367628">
        <w:rPr>
          <w:b/>
          <w:bCs/>
          <w:color w:val="000000"/>
          <w:sz w:val="22"/>
          <w:szCs w:val="22"/>
        </w:rPr>
        <w:t xml:space="preserve">xx </w:t>
      </w:r>
      <w:r w:rsidRPr="0069417C">
        <w:rPr>
          <w:b/>
          <w:bCs/>
          <w:color w:val="000000"/>
          <w:sz w:val="22"/>
          <w:szCs w:val="22"/>
        </w:rPr>
        <w:t>Months (</w:t>
      </w:r>
      <w:r w:rsidR="00367628">
        <w:rPr>
          <w:b/>
          <w:bCs/>
          <w:color w:val="000000"/>
          <w:sz w:val="22"/>
          <w:szCs w:val="22"/>
        </w:rPr>
        <w:t>x</w:t>
      </w:r>
      <w:r w:rsidRPr="0069417C">
        <w:rPr>
          <w:b/>
          <w:bCs/>
          <w:color w:val="000000"/>
          <w:sz w:val="22"/>
          <w:szCs w:val="22"/>
        </w:rPr>
        <w:t xml:space="preserve"> years)</w:t>
      </w:r>
    </w:p>
    <w:sectPr w:rsidR="00032479" w:rsidRPr="0069417C" w:rsidSect="001A1614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 w:code="1"/>
      <w:pgMar w:top="634" w:right="900" w:bottom="302" w:left="900" w:header="720" w:footer="720" w:gutter="0"/>
      <w:cols w:space="720"/>
      <w:titlePg/>
      <w:docGrid w:linePitch="5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4EF5" w:rsidRDefault="00834EF5">
      <w:r>
        <w:separator/>
      </w:r>
    </w:p>
  </w:endnote>
  <w:endnote w:type="continuationSeparator" w:id="0">
    <w:p w:rsidR="00834EF5" w:rsidRDefault="00834E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4684C" w:rsidRPr="00AA60E0" w:rsidRDefault="00AA60E0" w:rsidP="00F4684C">
    <w:pPr>
      <w:pStyle w:val="Footer"/>
      <w:jc w:val="both"/>
      <w:rPr>
        <w:rStyle w:val="PageNumber"/>
        <w:sz w:val="20"/>
      </w:rPr>
    </w:pPr>
    <w:r w:rsidRPr="00AA60E0">
      <w:rPr>
        <w:color w:val="004D8F"/>
        <w:sz w:val="22"/>
        <w:szCs w:val="22"/>
      </w:rPr>
      <w:t>GLEN FITZGERALD, P.E.</w:t>
    </w:r>
    <w:r w:rsidR="001A1614">
      <w:rPr>
        <w:color w:val="004D8F"/>
        <w:sz w:val="22"/>
        <w:szCs w:val="22"/>
      </w:rPr>
      <w:t xml:space="preserve"> (continued)</w:t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="00F4684C" w:rsidRPr="00AA60E0">
      <w:rPr>
        <w:rStyle w:val="PageNumber"/>
        <w:sz w:val="20"/>
      </w:rPr>
      <w:tab/>
    </w:r>
    <w:r w:rsidRPr="00AA60E0">
      <w:rPr>
        <w:rStyle w:val="PageNumber"/>
        <w:sz w:val="22"/>
        <w:szCs w:val="22"/>
      </w:rPr>
      <w:t xml:space="preserve"> </w:t>
    </w:r>
    <w:r w:rsidRPr="00AA60E0">
      <w:rPr>
        <w:rStyle w:val="PageNumber"/>
        <w:b/>
        <w:bCs/>
        <w:sz w:val="22"/>
        <w:szCs w:val="22"/>
        <w:lang w:val="es-ES"/>
      </w:rPr>
      <w:fldChar w:fldCharType="begin"/>
    </w:r>
    <w:r w:rsidRPr="00AA60E0">
      <w:rPr>
        <w:rStyle w:val="PageNumber"/>
        <w:b/>
        <w:bCs/>
        <w:sz w:val="22"/>
        <w:szCs w:val="22"/>
      </w:rPr>
      <w:instrText xml:space="preserve"> PAGE  \* Arabic  \* MERGEFORMAT </w:instrText>
    </w:r>
    <w:r w:rsidRPr="00AA60E0">
      <w:rPr>
        <w:rStyle w:val="PageNumber"/>
        <w:b/>
        <w:bCs/>
        <w:sz w:val="22"/>
        <w:szCs w:val="22"/>
        <w:lang w:val="es-ES"/>
      </w:rPr>
      <w:fldChar w:fldCharType="separate"/>
    </w:r>
    <w:r w:rsidRPr="00AA60E0">
      <w:rPr>
        <w:rStyle w:val="PageNumber"/>
        <w:b/>
        <w:bCs/>
        <w:noProof/>
        <w:sz w:val="22"/>
        <w:szCs w:val="22"/>
      </w:rPr>
      <w:t>1</w:t>
    </w:r>
    <w:r w:rsidRPr="00AA60E0">
      <w:rPr>
        <w:rStyle w:val="PageNumber"/>
        <w:b/>
        <w:bCs/>
        <w:sz w:val="22"/>
        <w:szCs w:val="22"/>
        <w:lang w:val="es-ES"/>
      </w:rPr>
      <w:fldChar w:fldCharType="end"/>
    </w:r>
    <w:r w:rsidR="00581DEC" w:rsidRPr="005022BF">
      <w:rPr>
        <w:rStyle w:val="PageNumber"/>
        <w:b/>
        <w:bCs/>
        <w:sz w:val="22"/>
        <w:szCs w:val="22"/>
      </w:rPr>
      <w:t xml:space="preserve"> </w:t>
    </w:r>
    <w:r w:rsidRPr="00AA60E0">
      <w:rPr>
        <w:rStyle w:val="PageNumber"/>
        <w:sz w:val="22"/>
        <w:szCs w:val="22"/>
      </w:rPr>
      <w:t>of</w:t>
    </w:r>
    <w:r w:rsidR="00581DEC">
      <w:rPr>
        <w:rStyle w:val="PageNumber"/>
        <w:sz w:val="22"/>
        <w:szCs w:val="22"/>
      </w:rPr>
      <w:t xml:space="preserve"> </w:t>
    </w:r>
    <w:r w:rsidRPr="00AA60E0">
      <w:rPr>
        <w:rStyle w:val="PageNumber"/>
        <w:b/>
        <w:bCs/>
        <w:sz w:val="22"/>
        <w:szCs w:val="22"/>
        <w:lang w:val="es-ES"/>
      </w:rPr>
      <w:fldChar w:fldCharType="begin"/>
    </w:r>
    <w:r w:rsidRPr="00AA60E0">
      <w:rPr>
        <w:rStyle w:val="PageNumber"/>
        <w:b/>
        <w:bCs/>
        <w:sz w:val="22"/>
        <w:szCs w:val="22"/>
      </w:rPr>
      <w:instrText xml:space="preserve"> NUMPAGES  \* Arabic  \* MERGEFORMAT </w:instrText>
    </w:r>
    <w:r w:rsidRPr="00AA60E0">
      <w:rPr>
        <w:rStyle w:val="PageNumber"/>
        <w:b/>
        <w:bCs/>
        <w:sz w:val="22"/>
        <w:szCs w:val="22"/>
        <w:lang w:val="es-ES"/>
      </w:rPr>
      <w:fldChar w:fldCharType="separate"/>
    </w:r>
    <w:r w:rsidRPr="00AA60E0">
      <w:rPr>
        <w:rStyle w:val="PageNumber"/>
        <w:b/>
        <w:bCs/>
        <w:noProof/>
        <w:sz w:val="22"/>
        <w:szCs w:val="22"/>
      </w:rPr>
      <w:t>2</w:t>
    </w:r>
    <w:r w:rsidRPr="00AA60E0">
      <w:rPr>
        <w:rStyle w:val="PageNumber"/>
        <w:b/>
        <w:bCs/>
        <w:sz w:val="22"/>
        <w:szCs w:val="22"/>
        <w:lang w:val="es-ES"/>
      </w:rPr>
      <w:fldChar w:fldCharType="end"/>
    </w:r>
    <w:r w:rsidR="00F4684C" w:rsidRPr="00AA60E0">
      <w:rPr>
        <w:rStyle w:val="PageNumber"/>
        <w:sz w:val="22"/>
        <w:szCs w:val="22"/>
      </w:rPr>
      <w:tab/>
    </w:r>
    <w:r w:rsidR="00CA70C3" w:rsidRPr="00AA60E0">
      <w:rPr>
        <w:rStyle w:val="PageNumber"/>
        <w:sz w:val="20"/>
      </w:rPr>
      <w:t xml:space="preserve">     </w:t>
    </w:r>
    <w:r w:rsidR="002701EE" w:rsidRPr="00AA60E0">
      <w:rPr>
        <w:rStyle w:val="PageNumber"/>
        <w:sz w:val="20"/>
      </w:rPr>
      <w:t xml:space="preserve">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1614" w:rsidRDefault="001A1614">
    <w:pPr>
      <w:pStyle w:val="Footer"/>
    </w:pPr>
    <w:r w:rsidRPr="00AA60E0">
      <w:rPr>
        <w:color w:val="004D8F"/>
        <w:sz w:val="22"/>
        <w:szCs w:val="22"/>
      </w:rPr>
      <w:t>GLEN FITZGERALD, P.E.</w:t>
    </w:r>
    <w:r>
      <w:rPr>
        <w:color w:val="004D8F"/>
        <w:sz w:val="22"/>
        <w:szCs w:val="22"/>
      </w:rPr>
      <w:t xml:space="preserve"> </w:t>
    </w:r>
    <w:r>
      <w:rPr>
        <w:color w:val="004D8F"/>
        <w:sz w:val="22"/>
        <w:szCs w:val="22"/>
      </w:rPr>
      <w:tab/>
    </w:r>
    <w:r>
      <w:rPr>
        <w:color w:val="004D8F"/>
        <w:sz w:val="22"/>
        <w:szCs w:val="22"/>
      </w:rPr>
      <w:tab/>
    </w:r>
    <w:r>
      <w:rPr>
        <w:color w:val="004D8F"/>
        <w:sz w:val="22"/>
        <w:szCs w:val="22"/>
      </w:rPr>
      <w:tab/>
    </w:r>
    <w:r>
      <w:rPr>
        <w:color w:val="004D8F"/>
        <w:sz w:val="22"/>
        <w:szCs w:val="22"/>
      </w:rPr>
      <w:tab/>
    </w:r>
    <w:r>
      <w:rPr>
        <w:color w:val="004D8F"/>
        <w:sz w:val="22"/>
        <w:szCs w:val="22"/>
      </w:rPr>
      <w:tab/>
    </w:r>
    <w:r>
      <w:rPr>
        <w:color w:val="004D8F"/>
        <w:sz w:val="22"/>
        <w:szCs w:val="22"/>
      </w:rPr>
      <w:tab/>
    </w:r>
    <w:r>
      <w:rPr>
        <w:color w:val="004D8F"/>
        <w:sz w:val="22"/>
        <w:szCs w:val="22"/>
      </w:rPr>
      <w:tab/>
    </w:r>
    <w:r>
      <w:rPr>
        <w:color w:val="004D8F"/>
        <w:sz w:val="22"/>
        <w:szCs w:val="22"/>
      </w:rPr>
      <w:tab/>
    </w:r>
    <w:r w:rsidRPr="001A1614">
      <w:rPr>
        <w:color w:val="004D8F"/>
        <w:sz w:val="22"/>
        <w:szCs w:val="22"/>
      </w:rPr>
      <w:t xml:space="preserve"> </w:t>
    </w:r>
    <w:r w:rsidRPr="001A1614">
      <w:rPr>
        <w:b/>
        <w:bCs/>
        <w:color w:val="000000"/>
        <w:sz w:val="22"/>
        <w:szCs w:val="22"/>
      </w:rPr>
      <w:fldChar w:fldCharType="begin"/>
    </w:r>
    <w:r w:rsidRPr="001A1614">
      <w:rPr>
        <w:b/>
        <w:bCs/>
        <w:color w:val="000000"/>
        <w:sz w:val="22"/>
        <w:szCs w:val="22"/>
      </w:rPr>
      <w:instrText xml:space="preserve"> PAGE  \* Arabic  \* MERGEFORMAT </w:instrText>
    </w:r>
    <w:r w:rsidRPr="001A1614">
      <w:rPr>
        <w:b/>
        <w:bCs/>
        <w:color w:val="000000"/>
        <w:sz w:val="22"/>
        <w:szCs w:val="22"/>
      </w:rPr>
      <w:fldChar w:fldCharType="separate"/>
    </w:r>
    <w:r w:rsidRPr="001A1614">
      <w:rPr>
        <w:b/>
        <w:bCs/>
        <w:noProof/>
        <w:color w:val="000000"/>
        <w:sz w:val="22"/>
        <w:szCs w:val="22"/>
      </w:rPr>
      <w:t>1</w:t>
    </w:r>
    <w:r w:rsidRPr="001A1614">
      <w:rPr>
        <w:b/>
        <w:bCs/>
        <w:color w:val="000000"/>
        <w:sz w:val="22"/>
        <w:szCs w:val="22"/>
      </w:rPr>
      <w:fldChar w:fldCharType="end"/>
    </w:r>
    <w:r w:rsidRPr="001A1614">
      <w:rPr>
        <w:color w:val="000000"/>
        <w:sz w:val="22"/>
        <w:szCs w:val="22"/>
      </w:rPr>
      <w:t xml:space="preserve"> of </w:t>
    </w:r>
    <w:r w:rsidRPr="001A1614">
      <w:rPr>
        <w:b/>
        <w:bCs/>
        <w:color w:val="000000"/>
        <w:sz w:val="22"/>
        <w:szCs w:val="22"/>
      </w:rPr>
      <w:fldChar w:fldCharType="begin"/>
    </w:r>
    <w:r w:rsidRPr="001A1614">
      <w:rPr>
        <w:b/>
        <w:bCs/>
        <w:color w:val="000000"/>
        <w:sz w:val="22"/>
        <w:szCs w:val="22"/>
      </w:rPr>
      <w:instrText xml:space="preserve"> NUMPAGES  \* Arabic  \* MERGEFORMAT </w:instrText>
    </w:r>
    <w:r w:rsidRPr="001A1614">
      <w:rPr>
        <w:b/>
        <w:bCs/>
        <w:color w:val="000000"/>
        <w:sz w:val="22"/>
        <w:szCs w:val="22"/>
      </w:rPr>
      <w:fldChar w:fldCharType="separate"/>
    </w:r>
    <w:r w:rsidRPr="001A1614">
      <w:rPr>
        <w:b/>
        <w:bCs/>
        <w:noProof/>
        <w:color w:val="000000"/>
        <w:sz w:val="22"/>
        <w:szCs w:val="22"/>
      </w:rPr>
      <w:t>2</w:t>
    </w:r>
    <w:r w:rsidRPr="001A1614">
      <w:rPr>
        <w:b/>
        <w:bCs/>
        <w:color w:val="0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4EF5" w:rsidRDefault="00834EF5">
      <w:r>
        <w:separator/>
      </w:r>
    </w:p>
  </w:footnote>
  <w:footnote w:type="continuationSeparator" w:id="0">
    <w:p w:rsidR="00834EF5" w:rsidRDefault="00834E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07BE" w:rsidRPr="00922CA6" w:rsidRDefault="008907BE" w:rsidP="008907BE">
    <w:pPr>
      <w:rPr>
        <w:b/>
        <w:bCs/>
        <w:color w:val="004D8F"/>
        <w:sz w:val="22"/>
        <w:szCs w:val="22"/>
      </w:rPr>
    </w:pPr>
    <w:r w:rsidRPr="008907BE">
      <w:rPr>
        <w:b/>
        <w:bCs/>
        <w:color w:val="004D8F"/>
        <w:sz w:val="22"/>
        <w:szCs w:val="22"/>
      </w:rPr>
      <w:t>GLEN FITZGERALD, P.E.</w:t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  <w:t xml:space="preserve">  </w:t>
    </w:r>
    <w:r>
      <w:rPr>
        <w:b/>
        <w:bCs/>
        <w:color w:val="004D8F"/>
        <w:sz w:val="22"/>
        <w:szCs w:val="22"/>
      </w:rPr>
      <w:t xml:space="preserve">            </w:t>
    </w:r>
    <w:r w:rsidRPr="008907BE">
      <w:rPr>
        <w:b/>
        <w:bCs/>
        <w:color w:val="004D8F"/>
        <w:sz w:val="22"/>
        <w:szCs w:val="22"/>
      </w:rPr>
      <w:t xml:space="preserve"> </w:t>
    </w:r>
    <w:r>
      <w:rPr>
        <w:b/>
        <w:bCs/>
        <w:color w:val="004D8F"/>
        <w:sz w:val="22"/>
        <w:szCs w:val="22"/>
      </w:rPr>
      <w:t>KS ENGINEERS, P.C.</w:t>
    </w:r>
  </w:p>
  <w:p w:rsidR="008907BE" w:rsidRDefault="008907BE" w:rsidP="008907BE">
    <w:pPr>
      <w:rPr>
        <w:b/>
        <w:color w:val="004D8F"/>
        <w:sz w:val="22"/>
        <w:szCs w:val="22"/>
      </w:rPr>
    </w:pPr>
    <w:r w:rsidRPr="008B3612">
      <w:rPr>
        <w:b/>
        <w:color w:val="004D8F"/>
        <w:sz w:val="22"/>
        <w:szCs w:val="22"/>
      </w:rPr>
      <w:t xml:space="preserve">Proposed Title for Technical Proposal: </w:t>
    </w:r>
    <w:r>
      <w:rPr>
        <w:b/>
        <w:color w:val="004D8F"/>
        <w:sz w:val="22"/>
        <w:szCs w:val="22"/>
      </w:rPr>
      <w:t xml:space="preserve">Structural Inspection Team Leader (ASCE </w:t>
    </w:r>
    <w:r w:rsidRPr="007B314E">
      <w:rPr>
        <w:b/>
        <w:color w:val="004D8F"/>
        <w:sz w:val="22"/>
        <w:szCs w:val="22"/>
      </w:rPr>
      <w:t>P</w:t>
    </w:r>
    <w:r w:rsidR="007B314E" w:rsidRPr="007B314E">
      <w:rPr>
        <w:b/>
        <w:color w:val="004D8F"/>
        <w:sz w:val="22"/>
        <w:szCs w:val="22"/>
      </w:rPr>
      <w:t>V</w:t>
    </w:r>
    <w:r w:rsidRPr="007B314E">
      <w:rPr>
        <w:b/>
        <w:color w:val="004D8F"/>
        <w:sz w:val="22"/>
        <w:szCs w:val="22"/>
      </w:rPr>
      <w:t>)</w:t>
    </w:r>
    <w:r>
      <w:rPr>
        <w:b/>
        <w:color w:val="004D8F"/>
        <w:sz w:val="22"/>
        <w:szCs w:val="22"/>
      </w:rPr>
      <w:t xml:space="preserve">   </w:t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  <w:t xml:space="preserve">  </w:t>
    </w:r>
    <w:r w:rsidR="007B314E">
      <w:rPr>
        <w:b/>
        <w:color w:val="004D8F"/>
        <w:sz w:val="22"/>
        <w:szCs w:val="22"/>
      </w:rPr>
      <w:t xml:space="preserve">             </w:t>
    </w:r>
    <w:r>
      <w:rPr>
        <w:b/>
        <w:color w:val="004D8F"/>
        <w:sz w:val="22"/>
        <w:szCs w:val="22"/>
      </w:rPr>
      <w:t>TEAM A</w:t>
    </w:r>
  </w:p>
  <w:p w:rsidR="001A1614" w:rsidRDefault="001A1614" w:rsidP="008907BE">
    <w:pPr>
      <w:rPr>
        <w:b/>
        <w:color w:val="004D8F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A1614" w:rsidRPr="00922CA6" w:rsidRDefault="001A1614" w:rsidP="001A1614">
    <w:pPr>
      <w:rPr>
        <w:b/>
        <w:bCs/>
        <w:color w:val="004D8F"/>
        <w:sz w:val="22"/>
        <w:szCs w:val="22"/>
      </w:rPr>
    </w:pPr>
    <w:r w:rsidRPr="008907BE">
      <w:rPr>
        <w:b/>
        <w:bCs/>
        <w:color w:val="004D8F"/>
        <w:sz w:val="22"/>
        <w:szCs w:val="22"/>
      </w:rPr>
      <w:t>GLEN FITZGERALD, P.E.</w:t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</w:r>
    <w:r w:rsidRPr="008907BE">
      <w:rPr>
        <w:b/>
        <w:bCs/>
        <w:color w:val="004D8F"/>
        <w:sz w:val="22"/>
        <w:szCs w:val="22"/>
      </w:rPr>
      <w:tab/>
      <w:t xml:space="preserve">  </w:t>
    </w:r>
    <w:r>
      <w:rPr>
        <w:b/>
        <w:bCs/>
        <w:color w:val="004D8F"/>
        <w:sz w:val="22"/>
        <w:szCs w:val="22"/>
      </w:rPr>
      <w:t xml:space="preserve">            </w:t>
    </w:r>
    <w:r w:rsidRPr="008907BE">
      <w:rPr>
        <w:b/>
        <w:bCs/>
        <w:color w:val="004D8F"/>
        <w:sz w:val="22"/>
        <w:szCs w:val="22"/>
      </w:rPr>
      <w:t xml:space="preserve"> </w:t>
    </w:r>
    <w:r>
      <w:rPr>
        <w:b/>
        <w:bCs/>
        <w:color w:val="004D8F"/>
        <w:sz w:val="22"/>
        <w:szCs w:val="22"/>
      </w:rPr>
      <w:t>KS ENGINEERS, P.C.</w:t>
    </w:r>
  </w:p>
  <w:p w:rsidR="001A1614" w:rsidRDefault="001A1614" w:rsidP="001A1614">
    <w:pPr>
      <w:rPr>
        <w:b/>
        <w:color w:val="004D8F"/>
        <w:sz w:val="22"/>
        <w:szCs w:val="22"/>
      </w:rPr>
    </w:pPr>
    <w:r w:rsidRPr="008B3612">
      <w:rPr>
        <w:b/>
        <w:color w:val="004D8F"/>
        <w:sz w:val="22"/>
        <w:szCs w:val="22"/>
      </w:rPr>
      <w:t xml:space="preserve">Proposed Title for Technical Proposal: </w:t>
    </w:r>
    <w:r>
      <w:rPr>
        <w:b/>
        <w:color w:val="004D8F"/>
        <w:sz w:val="22"/>
        <w:szCs w:val="22"/>
      </w:rPr>
      <w:t xml:space="preserve">Structural Inspection Team Leader (ASCE </w:t>
    </w:r>
    <w:r w:rsidRPr="007B314E">
      <w:rPr>
        <w:b/>
        <w:color w:val="004D8F"/>
        <w:sz w:val="22"/>
        <w:szCs w:val="22"/>
      </w:rPr>
      <w:t>PV)</w:t>
    </w:r>
    <w:r>
      <w:rPr>
        <w:b/>
        <w:color w:val="004D8F"/>
        <w:sz w:val="22"/>
        <w:szCs w:val="22"/>
      </w:rPr>
      <w:t xml:space="preserve">   </w:t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</w:r>
    <w:r>
      <w:rPr>
        <w:b/>
        <w:color w:val="004D8F"/>
        <w:sz w:val="22"/>
        <w:szCs w:val="22"/>
      </w:rPr>
      <w:tab/>
      <w:t xml:space="preserve">               TEAM A</w:t>
    </w:r>
  </w:p>
  <w:p w:rsidR="001A1614" w:rsidRDefault="001A1614" w:rsidP="001A1614">
    <w:pPr>
      <w:rPr>
        <w:b/>
        <w:color w:val="004D8F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A77A2"/>
    <w:multiLevelType w:val="hybridMultilevel"/>
    <w:tmpl w:val="B3045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40E91"/>
    <w:multiLevelType w:val="hybridMultilevel"/>
    <w:tmpl w:val="E9F87D52"/>
    <w:lvl w:ilvl="0" w:tplc="5B08AF12">
      <w:start w:val="1"/>
      <w:numFmt w:val="decimal"/>
      <w:lvlText w:val="%1."/>
      <w:lvlJc w:val="left"/>
      <w:pPr>
        <w:ind w:left="5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5" w:hanging="360"/>
      </w:pPr>
    </w:lvl>
    <w:lvl w:ilvl="2" w:tplc="0409001B" w:tentative="1">
      <w:start w:val="1"/>
      <w:numFmt w:val="lowerRoman"/>
      <w:lvlText w:val="%3."/>
      <w:lvlJc w:val="right"/>
      <w:pPr>
        <w:ind w:left="1965" w:hanging="180"/>
      </w:pPr>
    </w:lvl>
    <w:lvl w:ilvl="3" w:tplc="0409000F" w:tentative="1">
      <w:start w:val="1"/>
      <w:numFmt w:val="decimal"/>
      <w:lvlText w:val="%4."/>
      <w:lvlJc w:val="left"/>
      <w:pPr>
        <w:ind w:left="2685" w:hanging="360"/>
      </w:pPr>
    </w:lvl>
    <w:lvl w:ilvl="4" w:tplc="04090019" w:tentative="1">
      <w:start w:val="1"/>
      <w:numFmt w:val="lowerLetter"/>
      <w:lvlText w:val="%5."/>
      <w:lvlJc w:val="left"/>
      <w:pPr>
        <w:ind w:left="3405" w:hanging="360"/>
      </w:pPr>
    </w:lvl>
    <w:lvl w:ilvl="5" w:tplc="0409001B" w:tentative="1">
      <w:start w:val="1"/>
      <w:numFmt w:val="lowerRoman"/>
      <w:lvlText w:val="%6."/>
      <w:lvlJc w:val="right"/>
      <w:pPr>
        <w:ind w:left="4125" w:hanging="180"/>
      </w:pPr>
    </w:lvl>
    <w:lvl w:ilvl="6" w:tplc="0409000F" w:tentative="1">
      <w:start w:val="1"/>
      <w:numFmt w:val="decimal"/>
      <w:lvlText w:val="%7."/>
      <w:lvlJc w:val="left"/>
      <w:pPr>
        <w:ind w:left="4845" w:hanging="360"/>
      </w:pPr>
    </w:lvl>
    <w:lvl w:ilvl="7" w:tplc="04090019" w:tentative="1">
      <w:start w:val="1"/>
      <w:numFmt w:val="lowerLetter"/>
      <w:lvlText w:val="%8."/>
      <w:lvlJc w:val="left"/>
      <w:pPr>
        <w:ind w:left="5565" w:hanging="360"/>
      </w:pPr>
    </w:lvl>
    <w:lvl w:ilvl="8" w:tplc="0409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2" w15:restartNumberingAfterBreak="0">
    <w:nsid w:val="6F8816F3"/>
    <w:multiLevelType w:val="hybridMultilevel"/>
    <w:tmpl w:val="2F66AE10"/>
    <w:lvl w:ilvl="0" w:tplc="3C7850F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693020">
    <w:abstractNumId w:val="0"/>
  </w:num>
  <w:num w:numId="2" w16cid:durableId="430512797">
    <w:abstractNumId w:val="2"/>
  </w:num>
  <w:num w:numId="3" w16cid:durableId="1013066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UztzCxtDA0MDMyNDdU0lEKTi0uzszPAykwrwUAijYG5iwAAAA="/>
  </w:docVars>
  <w:rsids>
    <w:rsidRoot w:val="008C48FF"/>
    <w:rsid w:val="0000319C"/>
    <w:rsid w:val="00007269"/>
    <w:rsid w:val="00011127"/>
    <w:rsid w:val="00014F47"/>
    <w:rsid w:val="00015C03"/>
    <w:rsid w:val="000215A3"/>
    <w:rsid w:val="00021EFD"/>
    <w:rsid w:val="00032479"/>
    <w:rsid w:val="00033DD2"/>
    <w:rsid w:val="00034AF9"/>
    <w:rsid w:val="000379D0"/>
    <w:rsid w:val="00050035"/>
    <w:rsid w:val="0006284D"/>
    <w:rsid w:val="00062851"/>
    <w:rsid w:val="000639E6"/>
    <w:rsid w:val="00071883"/>
    <w:rsid w:val="00087B1C"/>
    <w:rsid w:val="0009048E"/>
    <w:rsid w:val="0009172E"/>
    <w:rsid w:val="00092984"/>
    <w:rsid w:val="0009398D"/>
    <w:rsid w:val="00094D2F"/>
    <w:rsid w:val="000957EE"/>
    <w:rsid w:val="000A3F47"/>
    <w:rsid w:val="000A4F5C"/>
    <w:rsid w:val="000A7776"/>
    <w:rsid w:val="000B036A"/>
    <w:rsid w:val="000C7A0E"/>
    <w:rsid w:val="000D7CCC"/>
    <w:rsid w:val="000E74EF"/>
    <w:rsid w:val="00115AEC"/>
    <w:rsid w:val="0012282F"/>
    <w:rsid w:val="001278C3"/>
    <w:rsid w:val="001302B4"/>
    <w:rsid w:val="00133680"/>
    <w:rsid w:val="001353AE"/>
    <w:rsid w:val="00136719"/>
    <w:rsid w:val="00141313"/>
    <w:rsid w:val="00144854"/>
    <w:rsid w:val="00153332"/>
    <w:rsid w:val="00153F20"/>
    <w:rsid w:val="001665CE"/>
    <w:rsid w:val="00167A03"/>
    <w:rsid w:val="00167B6F"/>
    <w:rsid w:val="0017102D"/>
    <w:rsid w:val="001736D4"/>
    <w:rsid w:val="00174B3C"/>
    <w:rsid w:val="001814E8"/>
    <w:rsid w:val="001A1614"/>
    <w:rsid w:val="001C54B9"/>
    <w:rsid w:val="001C6140"/>
    <w:rsid w:val="001D5DA1"/>
    <w:rsid w:val="001D614F"/>
    <w:rsid w:val="001E0826"/>
    <w:rsid w:val="001F3959"/>
    <w:rsid w:val="001F39A1"/>
    <w:rsid w:val="001F4C0B"/>
    <w:rsid w:val="002030F7"/>
    <w:rsid w:val="0021282E"/>
    <w:rsid w:val="00215804"/>
    <w:rsid w:val="00216045"/>
    <w:rsid w:val="0022248F"/>
    <w:rsid w:val="00224AF5"/>
    <w:rsid w:val="0023269A"/>
    <w:rsid w:val="00236B01"/>
    <w:rsid w:val="002532EC"/>
    <w:rsid w:val="002650B8"/>
    <w:rsid w:val="002701EE"/>
    <w:rsid w:val="00273736"/>
    <w:rsid w:val="00274AAA"/>
    <w:rsid w:val="00281473"/>
    <w:rsid w:val="00287045"/>
    <w:rsid w:val="00292AA9"/>
    <w:rsid w:val="00293B80"/>
    <w:rsid w:val="002A5BE2"/>
    <w:rsid w:val="002B1B11"/>
    <w:rsid w:val="002C5242"/>
    <w:rsid w:val="002D04A3"/>
    <w:rsid w:val="002D0A07"/>
    <w:rsid w:val="002D23B2"/>
    <w:rsid w:val="002F673E"/>
    <w:rsid w:val="00311CAC"/>
    <w:rsid w:val="0032413A"/>
    <w:rsid w:val="00337D76"/>
    <w:rsid w:val="0034647A"/>
    <w:rsid w:val="003610A9"/>
    <w:rsid w:val="00365EB6"/>
    <w:rsid w:val="00367628"/>
    <w:rsid w:val="0037500F"/>
    <w:rsid w:val="00381D66"/>
    <w:rsid w:val="00385A28"/>
    <w:rsid w:val="00390467"/>
    <w:rsid w:val="003A6928"/>
    <w:rsid w:val="003B63BF"/>
    <w:rsid w:val="003B6711"/>
    <w:rsid w:val="003C6928"/>
    <w:rsid w:val="003D0E04"/>
    <w:rsid w:val="003D3DED"/>
    <w:rsid w:val="003E577F"/>
    <w:rsid w:val="003E5F36"/>
    <w:rsid w:val="003F0186"/>
    <w:rsid w:val="003F3C5B"/>
    <w:rsid w:val="003F4837"/>
    <w:rsid w:val="003F51B0"/>
    <w:rsid w:val="003F72A9"/>
    <w:rsid w:val="00403305"/>
    <w:rsid w:val="004039B0"/>
    <w:rsid w:val="0042321C"/>
    <w:rsid w:val="004262D4"/>
    <w:rsid w:val="00427C36"/>
    <w:rsid w:val="00434029"/>
    <w:rsid w:val="0043776E"/>
    <w:rsid w:val="004418AA"/>
    <w:rsid w:val="00443FB6"/>
    <w:rsid w:val="0044417B"/>
    <w:rsid w:val="00447526"/>
    <w:rsid w:val="0044770E"/>
    <w:rsid w:val="00447AC1"/>
    <w:rsid w:val="004500BC"/>
    <w:rsid w:val="00454792"/>
    <w:rsid w:val="0045619A"/>
    <w:rsid w:val="00471ECA"/>
    <w:rsid w:val="004722AD"/>
    <w:rsid w:val="00482E7C"/>
    <w:rsid w:val="00487856"/>
    <w:rsid w:val="00496F28"/>
    <w:rsid w:val="004A3564"/>
    <w:rsid w:val="004A426A"/>
    <w:rsid w:val="004A5C2F"/>
    <w:rsid w:val="004B2720"/>
    <w:rsid w:val="004B6A14"/>
    <w:rsid w:val="004C739E"/>
    <w:rsid w:val="004D35B1"/>
    <w:rsid w:val="005022BF"/>
    <w:rsid w:val="00507E37"/>
    <w:rsid w:val="00512929"/>
    <w:rsid w:val="00513840"/>
    <w:rsid w:val="00516DA0"/>
    <w:rsid w:val="0052232F"/>
    <w:rsid w:val="005244A7"/>
    <w:rsid w:val="00525BD4"/>
    <w:rsid w:val="005277CE"/>
    <w:rsid w:val="00542C1B"/>
    <w:rsid w:val="00546A7C"/>
    <w:rsid w:val="005572F1"/>
    <w:rsid w:val="0056018A"/>
    <w:rsid w:val="00566859"/>
    <w:rsid w:val="00567781"/>
    <w:rsid w:val="005705E6"/>
    <w:rsid w:val="0057651B"/>
    <w:rsid w:val="00577A5B"/>
    <w:rsid w:val="00581DEC"/>
    <w:rsid w:val="005827C5"/>
    <w:rsid w:val="00583032"/>
    <w:rsid w:val="00584436"/>
    <w:rsid w:val="00590132"/>
    <w:rsid w:val="005916B2"/>
    <w:rsid w:val="00596D25"/>
    <w:rsid w:val="00597942"/>
    <w:rsid w:val="005A194B"/>
    <w:rsid w:val="005A1F25"/>
    <w:rsid w:val="005A23EC"/>
    <w:rsid w:val="005B289F"/>
    <w:rsid w:val="005D2D0B"/>
    <w:rsid w:val="005D40C0"/>
    <w:rsid w:val="005E04FF"/>
    <w:rsid w:val="00603FF7"/>
    <w:rsid w:val="006068E4"/>
    <w:rsid w:val="00611E12"/>
    <w:rsid w:val="00617FBD"/>
    <w:rsid w:val="006255A5"/>
    <w:rsid w:val="00632390"/>
    <w:rsid w:val="0063771A"/>
    <w:rsid w:val="006415F4"/>
    <w:rsid w:val="00641D99"/>
    <w:rsid w:val="006428EB"/>
    <w:rsid w:val="006432D4"/>
    <w:rsid w:val="00653A51"/>
    <w:rsid w:val="00665295"/>
    <w:rsid w:val="006679D4"/>
    <w:rsid w:val="00675906"/>
    <w:rsid w:val="006764F4"/>
    <w:rsid w:val="0068080B"/>
    <w:rsid w:val="00681FE9"/>
    <w:rsid w:val="0068361D"/>
    <w:rsid w:val="00684100"/>
    <w:rsid w:val="00685088"/>
    <w:rsid w:val="00686C6F"/>
    <w:rsid w:val="00686C8C"/>
    <w:rsid w:val="00690B7D"/>
    <w:rsid w:val="0069417C"/>
    <w:rsid w:val="006A0B34"/>
    <w:rsid w:val="006A5C13"/>
    <w:rsid w:val="006B77F6"/>
    <w:rsid w:val="006C19CD"/>
    <w:rsid w:val="006D3D72"/>
    <w:rsid w:val="006D4469"/>
    <w:rsid w:val="006E58CB"/>
    <w:rsid w:val="006E5C85"/>
    <w:rsid w:val="006E5E1F"/>
    <w:rsid w:val="006E5FD9"/>
    <w:rsid w:val="006F49A0"/>
    <w:rsid w:val="007002CC"/>
    <w:rsid w:val="00702344"/>
    <w:rsid w:val="0070479B"/>
    <w:rsid w:val="007126B0"/>
    <w:rsid w:val="00712765"/>
    <w:rsid w:val="00717CEF"/>
    <w:rsid w:val="0072077B"/>
    <w:rsid w:val="0072591D"/>
    <w:rsid w:val="00730A6E"/>
    <w:rsid w:val="00737D51"/>
    <w:rsid w:val="00755697"/>
    <w:rsid w:val="007564C0"/>
    <w:rsid w:val="00761008"/>
    <w:rsid w:val="0077188F"/>
    <w:rsid w:val="00775B55"/>
    <w:rsid w:val="00783904"/>
    <w:rsid w:val="00791520"/>
    <w:rsid w:val="0079539D"/>
    <w:rsid w:val="007974EC"/>
    <w:rsid w:val="007A204C"/>
    <w:rsid w:val="007A65F9"/>
    <w:rsid w:val="007A77EF"/>
    <w:rsid w:val="007B00D4"/>
    <w:rsid w:val="007B314E"/>
    <w:rsid w:val="007C1CB6"/>
    <w:rsid w:val="007C673A"/>
    <w:rsid w:val="007D0A15"/>
    <w:rsid w:val="007E057B"/>
    <w:rsid w:val="007E790E"/>
    <w:rsid w:val="00815FA6"/>
    <w:rsid w:val="00816D8F"/>
    <w:rsid w:val="00834EF5"/>
    <w:rsid w:val="008505B5"/>
    <w:rsid w:val="00850E0C"/>
    <w:rsid w:val="00857736"/>
    <w:rsid w:val="008632B4"/>
    <w:rsid w:val="0086530F"/>
    <w:rsid w:val="00865FDD"/>
    <w:rsid w:val="008750D7"/>
    <w:rsid w:val="008907BE"/>
    <w:rsid w:val="00896504"/>
    <w:rsid w:val="008A0694"/>
    <w:rsid w:val="008A2A57"/>
    <w:rsid w:val="008A7A3E"/>
    <w:rsid w:val="008B21D3"/>
    <w:rsid w:val="008B5560"/>
    <w:rsid w:val="008B7D0A"/>
    <w:rsid w:val="008C456D"/>
    <w:rsid w:val="008C48FF"/>
    <w:rsid w:val="008F5018"/>
    <w:rsid w:val="008F521B"/>
    <w:rsid w:val="00901BF6"/>
    <w:rsid w:val="00903854"/>
    <w:rsid w:val="00911F08"/>
    <w:rsid w:val="00914D1C"/>
    <w:rsid w:val="00916D49"/>
    <w:rsid w:val="00926BCE"/>
    <w:rsid w:val="0092724A"/>
    <w:rsid w:val="00934689"/>
    <w:rsid w:val="00934B8F"/>
    <w:rsid w:val="0093595A"/>
    <w:rsid w:val="00943843"/>
    <w:rsid w:val="00952F04"/>
    <w:rsid w:val="00967004"/>
    <w:rsid w:val="00980EA3"/>
    <w:rsid w:val="00983E9C"/>
    <w:rsid w:val="009879BA"/>
    <w:rsid w:val="0099012F"/>
    <w:rsid w:val="00990607"/>
    <w:rsid w:val="0099222D"/>
    <w:rsid w:val="009C68E2"/>
    <w:rsid w:val="009D0B71"/>
    <w:rsid w:val="009D29DD"/>
    <w:rsid w:val="009D36A0"/>
    <w:rsid w:val="009E63DA"/>
    <w:rsid w:val="009F4102"/>
    <w:rsid w:val="00A00134"/>
    <w:rsid w:val="00A042BD"/>
    <w:rsid w:val="00A04645"/>
    <w:rsid w:val="00A0688B"/>
    <w:rsid w:val="00A13511"/>
    <w:rsid w:val="00A144D8"/>
    <w:rsid w:val="00A22628"/>
    <w:rsid w:val="00A2266B"/>
    <w:rsid w:val="00A23D20"/>
    <w:rsid w:val="00A27AE1"/>
    <w:rsid w:val="00A30698"/>
    <w:rsid w:val="00A31F47"/>
    <w:rsid w:val="00A40D1D"/>
    <w:rsid w:val="00A4575C"/>
    <w:rsid w:val="00A475CE"/>
    <w:rsid w:val="00A509EE"/>
    <w:rsid w:val="00A7285A"/>
    <w:rsid w:val="00A87B6C"/>
    <w:rsid w:val="00A907CC"/>
    <w:rsid w:val="00AA60E0"/>
    <w:rsid w:val="00AA77C5"/>
    <w:rsid w:val="00AD07C5"/>
    <w:rsid w:val="00AD14AE"/>
    <w:rsid w:val="00AD1C14"/>
    <w:rsid w:val="00AD6BE1"/>
    <w:rsid w:val="00AE566B"/>
    <w:rsid w:val="00AE575E"/>
    <w:rsid w:val="00AE5DBC"/>
    <w:rsid w:val="00AF2C52"/>
    <w:rsid w:val="00B07154"/>
    <w:rsid w:val="00B07999"/>
    <w:rsid w:val="00B11705"/>
    <w:rsid w:val="00B23E38"/>
    <w:rsid w:val="00B34269"/>
    <w:rsid w:val="00B36C40"/>
    <w:rsid w:val="00B3728D"/>
    <w:rsid w:val="00B40CC2"/>
    <w:rsid w:val="00B5199C"/>
    <w:rsid w:val="00B535B2"/>
    <w:rsid w:val="00B60625"/>
    <w:rsid w:val="00B64624"/>
    <w:rsid w:val="00B646F8"/>
    <w:rsid w:val="00B72A71"/>
    <w:rsid w:val="00B7478E"/>
    <w:rsid w:val="00B8246A"/>
    <w:rsid w:val="00B86C80"/>
    <w:rsid w:val="00B90239"/>
    <w:rsid w:val="00B93F5A"/>
    <w:rsid w:val="00BA5081"/>
    <w:rsid w:val="00BA7EA2"/>
    <w:rsid w:val="00BC6D0A"/>
    <w:rsid w:val="00BD11BA"/>
    <w:rsid w:val="00BD516A"/>
    <w:rsid w:val="00BD6EC6"/>
    <w:rsid w:val="00BE09FA"/>
    <w:rsid w:val="00C01961"/>
    <w:rsid w:val="00C044F3"/>
    <w:rsid w:val="00C06723"/>
    <w:rsid w:val="00C07977"/>
    <w:rsid w:val="00C16611"/>
    <w:rsid w:val="00C17A94"/>
    <w:rsid w:val="00C22CB0"/>
    <w:rsid w:val="00C23D65"/>
    <w:rsid w:val="00C25C1F"/>
    <w:rsid w:val="00C30023"/>
    <w:rsid w:val="00C30FCA"/>
    <w:rsid w:val="00C50DF6"/>
    <w:rsid w:val="00C607C5"/>
    <w:rsid w:val="00C6407C"/>
    <w:rsid w:val="00C66FFE"/>
    <w:rsid w:val="00C80F9C"/>
    <w:rsid w:val="00C81A01"/>
    <w:rsid w:val="00C83B72"/>
    <w:rsid w:val="00C91900"/>
    <w:rsid w:val="00C96D14"/>
    <w:rsid w:val="00C96DB0"/>
    <w:rsid w:val="00CA0B28"/>
    <w:rsid w:val="00CA38E6"/>
    <w:rsid w:val="00CA526D"/>
    <w:rsid w:val="00CA70C3"/>
    <w:rsid w:val="00CB1745"/>
    <w:rsid w:val="00CB3303"/>
    <w:rsid w:val="00CC0A19"/>
    <w:rsid w:val="00CC3D25"/>
    <w:rsid w:val="00CD34F4"/>
    <w:rsid w:val="00CE4069"/>
    <w:rsid w:val="00CE7B73"/>
    <w:rsid w:val="00CF1517"/>
    <w:rsid w:val="00D11AC6"/>
    <w:rsid w:val="00D11B38"/>
    <w:rsid w:val="00D223B8"/>
    <w:rsid w:val="00D2358B"/>
    <w:rsid w:val="00D24776"/>
    <w:rsid w:val="00D27432"/>
    <w:rsid w:val="00D278EF"/>
    <w:rsid w:val="00D4485B"/>
    <w:rsid w:val="00D46868"/>
    <w:rsid w:val="00D509E1"/>
    <w:rsid w:val="00D525C1"/>
    <w:rsid w:val="00D614EE"/>
    <w:rsid w:val="00D62754"/>
    <w:rsid w:val="00D76467"/>
    <w:rsid w:val="00D84C61"/>
    <w:rsid w:val="00D86EF0"/>
    <w:rsid w:val="00D90ED7"/>
    <w:rsid w:val="00D9755F"/>
    <w:rsid w:val="00DA089E"/>
    <w:rsid w:val="00DA3A85"/>
    <w:rsid w:val="00DA4A8A"/>
    <w:rsid w:val="00DB2CF6"/>
    <w:rsid w:val="00DB7208"/>
    <w:rsid w:val="00DB76F0"/>
    <w:rsid w:val="00DC1D31"/>
    <w:rsid w:val="00DE0C47"/>
    <w:rsid w:val="00DF3611"/>
    <w:rsid w:val="00DF4EAF"/>
    <w:rsid w:val="00DF68D2"/>
    <w:rsid w:val="00E135F6"/>
    <w:rsid w:val="00E14503"/>
    <w:rsid w:val="00E3538C"/>
    <w:rsid w:val="00E36AA9"/>
    <w:rsid w:val="00E458AB"/>
    <w:rsid w:val="00E472C8"/>
    <w:rsid w:val="00E47957"/>
    <w:rsid w:val="00E67FBD"/>
    <w:rsid w:val="00E71179"/>
    <w:rsid w:val="00E75A5F"/>
    <w:rsid w:val="00E816F4"/>
    <w:rsid w:val="00E86572"/>
    <w:rsid w:val="00E90749"/>
    <w:rsid w:val="00E90B05"/>
    <w:rsid w:val="00E957DA"/>
    <w:rsid w:val="00EA34C7"/>
    <w:rsid w:val="00EA4D28"/>
    <w:rsid w:val="00EC683C"/>
    <w:rsid w:val="00EC71BB"/>
    <w:rsid w:val="00ED2DB3"/>
    <w:rsid w:val="00EF5680"/>
    <w:rsid w:val="00EF6813"/>
    <w:rsid w:val="00EF6860"/>
    <w:rsid w:val="00F01510"/>
    <w:rsid w:val="00F20716"/>
    <w:rsid w:val="00F215AB"/>
    <w:rsid w:val="00F31481"/>
    <w:rsid w:val="00F3173D"/>
    <w:rsid w:val="00F376F0"/>
    <w:rsid w:val="00F40D2A"/>
    <w:rsid w:val="00F425C6"/>
    <w:rsid w:val="00F4684C"/>
    <w:rsid w:val="00F55AB1"/>
    <w:rsid w:val="00F664FB"/>
    <w:rsid w:val="00F72A9F"/>
    <w:rsid w:val="00F8174D"/>
    <w:rsid w:val="00F82C90"/>
    <w:rsid w:val="00F91317"/>
    <w:rsid w:val="00FA0712"/>
    <w:rsid w:val="00FA36FE"/>
    <w:rsid w:val="00FB075F"/>
    <w:rsid w:val="00FB2191"/>
    <w:rsid w:val="00FC0435"/>
    <w:rsid w:val="00FC40BB"/>
    <w:rsid w:val="00FD3DFF"/>
    <w:rsid w:val="00FD5290"/>
    <w:rsid w:val="00FD54DA"/>
    <w:rsid w:val="00FE6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7A1ACDF-9FB4-43F6-A1F8-68C0D8015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D6EC6"/>
    <w:rPr>
      <w:sz w:val="40"/>
    </w:rPr>
  </w:style>
  <w:style w:type="paragraph" w:styleId="Heading1">
    <w:name w:val="heading 1"/>
    <w:basedOn w:val="Normal"/>
    <w:next w:val="Normal"/>
    <w:link w:val="Heading1Char"/>
    <w:qFormat/>
    <w:rsid w:val="008907B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BD6EC6"/>
    <w:pPr>
      <w:keepNext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BD6EC6"/>
    <w:pPr>
      <w:keepNext/>
      <w:outlineLvl w:val="3"/>
    </w:pPr>
    <w:rPr>
      <w:b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907BE"/>
    <w:pPr>
      <w:spacing w:before="240" w:after="60"/>
      <w:outlineLvl w:val="8"/>
    </w:pPr>
    <w:rPr>
      <w:rFonts w:ascii="Aptos Display" w:hAnsi="Aptos Display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D6EC6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BD6E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F4684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4684C"/>
  </w:style>
  <w:style w:type="character" w:customStyle="1" w:styleId="Heading3Char">
    <w:name w:val="Heading 3 Char"/>
    <w:link w:val="Heading3"/>
    <w:rsid w:val="00E957DA"/>
    <w:rPr>
      <w:b/>
      <w:sz w:val="24"/>
    </w:rPr>
  </w:style>
  <w:style w:type="character" w:customStyle="1" w:styleId="HeaderChar">
    <w:name w:val="Header Char"/>
    <w:link w:val="Header"/>
    <w:uiPriority w:val="99"/>
    <w:rsid w:val="00E957DA"/>
    <w:rPr>
      <w:sz w:val="40"/>
    </w:rPr>
  </w:style>
  <w:style w:type="paragraph" w:styleId="Revision">
    <w:name w:val="Revision"/>
    <w:hidden/>
    <w:uiPriority w:val="99"/>
    <w:semiHidden/>
    <w:rsid w:val="0032413A"/>
    <w:rPr>
      <w:sz w:val="40"/>
    </w:rPr>
  </w:style>
  <w:style w:type="character" w:customStyle="1" w:styleId="Heading1Char">
    <w:name w:val="Heading 1 Char"/>
    <w:link w:val="Heading1"/>
    <w:rsid w:val="008907BE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9Char">
    <w:name w:val="Heading 9 Char"/>
    <w:link w:val="Heading9"/>
    <w:semiHidden/>
    <w:rsid w:val="008907BE"/>
    <w:rPr>
      <w:rFonts w:ascii="Aptos Display" w:eastAsia="Times New Roman" w:hAnsi="Aptos Display" w:cs="Times New Roman"/>
      <w:sz w:val="22"/>
      <w:szCs w:val="22"/>
    </w:rPr>
  </w:style>
  <w:style w:type="character" w:styleId="CommentReference">
    <w:name w:val="annotation reference"/>
    <w:rsid w:val="00B535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35B2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B535B2"/>
  </w:style>
  <w:style w:type="paragraph" w:styleId="CommentSubject">
    <w:name w:val="annotation subject"/>
    <w:basedOn w:val="CommentText"/>
    <w:next w:val="CommentText"/>
    <w:link w:val="CommentSubjectChar"/>
    <w:rsid w:val="00B535B2"/>
    <w:rPr>
      <w:b/>
      <w:bCs/>
    </w:rPr>
  </w:style>
  <w:style w:type="character" w:customStyle="1" w:styleId="CommentSubjectChar">
    <w:name w:val="Comment Subject Char"/>
    <w:link w:val="CommentSubject"/>
    <w:rsid w:val="00B535B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5619A"/>
    <w:pPr>
      <w:widowControl w:val="0"/>
      <w:autoSpaceDE w:val="0"/>
      <w:autoSpaceDN w:val="0"/>
    </w:pPr>
    <w:rPr>
      <w:b/>
      <w:bCs/>
      <w:sz w:val="22"/>
      <w:szCs w:val="22"/>
    </w:rPr>
  </w:style>
  <w:style w:type="character" w:customStyle="1" w:styleId="BodyTextChar">
    <w:name w:val="Body Text Char"/>
    <w:link w:val="BodyText"/>
    <w:uiPriority w:val="1"/>
    <w:rsid w:val="0045619A"/>
    <w:rPr>
      <w:b/>
      <w:bCs/>
      <w:sz w:val="22"/>
      <w:szCs w:val="22"/>
    </w:rPr>
  </w:style>
  <w:style w:type="paragraph" w:customStyle="1" w:styleId="TitleBold">
    <w:name w:val="Title_Bold"/>
    <w:basedOn w:val="Normal"/>
    <w:link w:val="TitleBoldChar"/>
    <w:qFormat/>
    <w:rsid w:val="00542C1B"/>
    <w:pPr>
      <w:tabs>
        <w:tab w:val="left" w:pos="1260"/>
      </w:tabs>
    </w:pPr>
    <w:rPr>
      <w:rFonts w:ascii="Arial Narrow" w:eastAsia="Arial Unicode MS" w:hAnsi="Arial Narrow" w:cs="Arial"/>
      <w:b/>
      <w:bCs/>
      <w:sz w:val="18"/>
      <w:szCs w:val="18"/>
    </w:rPr>
  </w:style>
  <w:style w:type="character" w:customStyle="1" w:styleId="TitleBoldChar">
    <w:name w:val="Title_Bold Char"/>
    <w:link w:val="TitleBold"/>
    <w:rsid w:val="00542C1B"/>
    <w:rPr>
      <w:rFonts w:ascii="Arial Narrow" w:eastAsia="Arial Unicode MS" w:hAnsi="Arial Narrow" w:cs="Arial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4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1E918-D5CF-49D1-92CE-6FA45DC8E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4                                    Prequalification Key Staff as per Discipline Requirement Sheet</vt:lpstr>
    </vt:vector>
  </TitlesOfParts>
  <Company>NJDOT</Company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4                                    Prequalification Key Staff as per Discipline Requirement Sheet</dc:title>
  <dc:subject/>
  <dc:creator>Fitzgerald Glen</dc:creator>
  <cp:keywords/>
  <dc:description/>
  <cp:lastModifiedBy>Farhan Shahid</cp:lastModifiedBy>
  <cp:revision>2</cp:revision>
  <cp:lastPrinted>2025-03-11T15:51:00Z</cp:lastPrinted>
  <dcterms:created xsi:type="dcterms:W3CDTF">2025-08-15T16:05:00Z</dcterms:created>
  <dcterms:modified xsi:type="dcterms:W3CDTF">2025-08-15T16:05:00Z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ab45e9f73c730492d41e6abf42849c64fb6e1fa765e9b4ec0fc74d77dbac603b</vt:lpwstr>
  </property>
</Properties>
</file>