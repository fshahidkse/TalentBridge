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306F" w14:textId="77777777" w:rsidR="005B1A95" w:rsidRPr="007B48C6" w:rsidRDefault="005B1A95" w:rsidP="00B24970">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 w:val="20"/>
          <w:rPrChange w:id="0" w:author="George F. Assis" w:date="2025-04-07T10:20:00Z">
            <w:rPr>
              <w:b w:val="0"/>
              <w:bCs w:val="0"/>
            </w:rPr>
          </w:rPrChange>
        </w:rPr>
      </w:pPr>
      <w:r w:rsidRPr="007B48C6">
        <w:rPr>
          <w:sz w:val="20"/>
          <w:rPrChange w:id="1" w:author="George F. Assis" w:date="2025-04-07T10:20:00Z">
            <w:rPr/>
          </w:rPrChange>
        </w:rPr>
        <w:t>EDUCATION</w:t>
      </w:r>
    </w:p>
    <w:p w14:paraId="35D6CD4B" w14:textId="77777777" w:rsidR="00162BF1" w:rsidRPr="007B48C6" w:rsidDel="00381874" w:rsidRDefault="00162BF1" w:rsidP="00162BF1">
      <w:pPr>
        <w:pStyle w:val="Default"/>
        <w:rPr>
          <w:del w:id="2" w:author="George F. Assis" w:date="2025-04-07T10:12:00Z"/>
          <w:rFonts w:ascii="Arial" w:hAnsi="Arial" w:cs="Arial"/>
          <w:color w:val="auto"/>
          <w:sz w:val="20"/>
          <w:szCs w:val="20"/>
          <w:rPrChange w:id="3" w:author="George F. Assis" w:date="2025-04-07T10:20:00Z">
            <w:rPr>
              <w:del w:id="4" w:author="George F. Assis" w:date="2025-04-07T10:12:00Z"/>
              <w:rFonts w:ascii="Arial" w:hAnsi="Arial" w:cs="Arial"/>
              <w:color w:val="auto"/>
              <w:sz w:val="19"/>
              <w:szCs w:val="20"/>
            </w:rPr>
          </w:rPrChange>
        </w:rPr>
      </w:pPr>
      <w:r w:rsidRPr="007B48C6">
        <w:rPr>
          <w:rFonts w:ascii="Arial" w:hAnsi="Arial" w:cs="Arial"/>
          <w:color w:val="auto"/>
          <w:sz w:val="20"/>
          <w:szCs w:val="20"/>
          <w:rPrChange w:id="5" w:author="George F. Assis" w:date="2025-04-07T10:20:00Z">
            <w:rPr>
              <w:rFonts w:ascii="Arial" w:hAnsi="Arial" w:cs="Arial"/>
              <w:color w:val="auto"/>
              <w:sz w:val="19"/>
              <w:szCs w:val="20"/>
            </w:rPr>
          </w:rPrChange>
        </w:rPr>
        <w:t>BS/Civil Engineering, New Jersey Institute of Technology, Newark, NJ, 2022</w:t>
      </w:r>
    </w:p>
    <w:p w14:paraId="0C8E8E37" w14:textId="77777777" w:rsidR="00162BF1" w:rsidRPr="007B48C6" w:rsidRDefault="00162BF1" w:rsidP="00162BF1">
      <w:pPr>
        <w:pStyle w:val="Default"/>
        <w:rPr>
          <w:rFonts w:ascii="Arial" w:hAnsi="Arial" w:cs="Arial"/>
          <w:sz w:val="20"/>
          <w:szCs w:val="20"/>
          <w:rPrChange w:id="6" w:author="George F. Assis" w:date="2025-04-07T10:20:00Z">
            <w:rPr>
              <w:rFonts w:ascii="Arial" w:hAnsi="Arial" w:cs="Arial"/>
              <w:sz w:val="19"/>
            </w:rPr>
          </w:rPrChange>
        </w:rPr>
      </w:pPr>
      <w:del w:id="7" w:author="George F. Assis" w:date="2025-04-07T10:12:00Z">
        <w:r w:rsidRPr="007B48C6" w:rsidDel="00381874">
          <w:rPr>
            <w:rFonts w:ascii="Arial" w:hAnsi="Arial" w:cs="Arial"/>
            <w:sz w:val="20"/>
            <w:szCs w:val="20"/>
            <w:rPrChange w:id="8" w:author="George F. Assis" w:date="2025-04-07T10:20:00Z">
              <w:rPr>
                <w:rFonts w:ascii="Arial" w:hAnsi="Arial" w:cs="Arial"/>
                <w:sz w:val="19"/>
                <w:szCs w:val="20"/>
              </w:rPr>
            </w:rPrChange>
          </w:rPr>
          <w:delText xml:space="preserve">AS/Engineering Science, </w:delText>
        </w:r>
        <w:r w:rsidRPr="007B48C6" w:rsidDel="00381874">
          <w:rPr>
            <w:rFonts w:ascii="Arial" w:hAnsi="Arial" w:cs="Arial"/>
            <w:color w:val="auto"/>
            <w:sz w:val="20"/>
            <w:szCs w:val="20"/>
            <w:rPrChange w:id="9" w:author="George F. Assis" w:date="2025-04-07T10:20:00Z">
              <w:rPr>
                <w:rFonts w:ascii="Arial" w:hAnsi="Arial" w:cs="Arial"/>
                <w:color w:val="auto"/>
                <w:sz w:val="19"/>
                <w:szCs w:val="20"/>
              </w:rPr>
            </w:rPrChange>
          </w:rPr>
          <w:delText>Passaic County Commun</w:delText>
        </w:r>
      </w:del>
      <w:del w:id="10" w:author="George F. Assis" w:date="2025-04-07T10:11:00Z">
        <w:r w:rsidRPr="007B48C6" w:rsidDel="00381874">
          <w:rPr>
            <w:rFonts w:ascii="Arial" w:hAnsi="Arial" w:cs="Arial"/>
            <w:color w:val="auto"/>
            <w:sz w:val="20"/>
            <w:szCs w:val="20"/>
            <w:rPrChange w:id="11" w:author="George F. Assis" w:date="2025-04-07T10:20:00Z">
              <w:rPr>
                <w:rFonts w:ascii="Arial" w:hAnsi="Arial" w:cs="Arial"/>
                <w:color w:val="auto"/>
                <w:sz w:val="19"/>
                <w:szCs w:val="20"/>
              </w:rPr>
            </w:rPrChange>
          </w:rPr>
          <w:delText xml:space="preserve">ity College, Paterson, NJ, </w:delText>
        </w:r>
        <w:r w:rsidRPr="007B48C6" w:rsidDel="00381874">
          <w:rPr>
            <w:rFonts w:ascii="Arial" w:hAnsi="Arial" w:cs="Arial"/>
            <w:sz w:val="20"/>
            <w:szCs w:val="20"/>
            <w:rPrChange w:id="12" w:author="George F. Assis" w:date="2025-04-07T10:20:00Z">
              <w:rPr>
                <w:rFonts w:ascii="Arial" w:hAnsi="Arial" w:cs="Arial"/>
                <w:sz w:val="19"/>
                <w:szCs w:val="20"/>
              </w:rPr>
            </w:rPrChange>
          </w:rPr>
          <w:delText>2019</w:delText>
        </w:r>
      </w:del>
    </w:p>
    <w:p w14:paraId="53F290E5" w14:textId="77777777" w:rsidR="005B1A95" w:rsidRPr="007B48C6" w:rsidRDefault="005B1A95" w:rsidP="00B24970">
      <w:pPr>
        <w:rPr>
          <w:rFonts w:ascii="Arial" w:hAnsi="Arial" w:cs="Arial"/>
          <w:rPrChange w:id="13" w:author="George F. Assis" w:date="2025-04-07T10:20:00Z">
            <w:rPr>
              <w:rFonts w:ascii="Arial" w:hAnsi="Arial" w:cs="Arial"/>
              <w:sz w:val="19"/>
            </w:rPr>
          </w:rPrChange>
        </w:rPr>
      </w:pPr>
    </w:p>
    <w:p w14:paraId="1BAD94E2" w14:textId="77777777" w:rsidR="005B1A95" w:rsidRPr="007B48C6" w:rsidRDefault="005B1A95" w:rsidP="00B24970">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 w:val="20"/>
          <w:rPrChange w:id="14" w:author="George F. Assis" w:date="2025-04-07T10:20:00Z">
            <w:rPr/>
          </w:rPrChange>
        </w:rPr>
      </w:pPr>
      <w:r w:rsidRPr="007B48C6">
        <w:rPr>
          <w:sz w:val="20"/>
          <w:rPrChange w:id="15" w:author="George F. Assis" w:date="2025-04-07T10:20:00Z">
            <w:rPr/>
          </w:rPrChange>
        </w:rPr>
        <w:t>PROFESSIONAL REGISTRATION</w:t>
      </w:r>
      <w:r w:rsidR="00E137B1" w:rsidRPr="007B48C6">
        <w:rPr>
          <w:sz w:val="20"/>
          <w:rPrChange w:id="16" w:author="George F. Assis" w:date="2025-04-07T10:20:00Z">
            <w:rPr/>
          </w:rPrChange>
        </w:rPr>
        <w:t>/CERTIFICATION</w:t>
      </w:r>
    </w:p>
    <w:p w14:paraId="6D3566F5" w14:textId="77777777" w:rsidR="00162BF1" w:rsidRPr="007B48C6" w:rsidRDefault="00162BF1" w:rsidP="00162BF1">
      <w:pPr>
        <w:widowControl/>
        <w:rPr>
          <w:rFonts w:ascii="Arial" w:hAnsi="Arial" w:cs="Arial"/>
          <w:rPrChange w:id="17" w:author="George F. Assis" w:date="2025-04-07T10:20:00Z">
            <w:rPr>
              <w:rFonts w:ascii="Arial" w:hAnsi="Arial" w:cs="Arial"/>
              <w:sz w:val="19"/>
            </w:rPr>
          </w:rPrChange>
        </w:rPr>
      </w:pPr>
      <w:r w:rsidRPr="007B48C6">
        <w:rPr>
          <w:rFonts w:ascii="Arial" w:hAnsi="Arial" w:cs="Arial"/>
          <w:rPrChange w:id="18" w:author="George F. Assis" w:date="2025-04-07T10:20:00Z">
            <w:rPr>
              <w:rFonts w:ascii="Arial" w:hAnsi="Arial" w:cs="Arial"/>
              <w:sz w:val="19"/>
            </w:rPr>
          </w:rPrChange>
        </w:rPr>
        <w:t>OSHA</w:t>
      </w:r>
      <w:r w:rsidR="00D42626" w:rsidRPr="007B48C6">
        <w:rPr>
          <w:rFonts w:ascii="Arial" w:hAnsi="Arial" w:cs="Arial"/>
          <w:rPrChange w:id="19" w:author="George F. Assis" w:date="2025-04-07T10:20:00Z">
            <w:rPr>
              <w:rFonts w:ascii="Arial" w:hAnsi="Arial" w:cs="Arial"/>
              <w:sz w:val="19"/>
            </w:rPr>
          </w:rPrChange>
        </w:rPr>
        <w:t>,</w:t>
      </w:r>
      <w:r w:rsidRPr="007B48C6">
        <w:rPr>
          <w:rFonts w:ascii="Arial" w:hAnsi="Arial" w:cs="Arial"/>
          <w:rPrChange w:id="20" w:author="George F. Assis" w:date="2025-04-07T10:20:00Z">
            <w:rPr>
              <w:rFonts w:ascii="Arial" w:hAnsi="Arial" w:cs="Arial"/>
              <w:sz w:val="19"/>
            </w:rPr>
          </w:rPrChange>
        </w:rPr>
        <w:t xml:space="preserve"> 30-Hour Construction Safety and Health </w:t>
      </w:r>
      <w:ins w:id="21" w:author="George Fattal" w:date="2025-03-28T13:04:00Z">
        <w:r w:rsidR="004007D9" w:rsidRPr="007B48C6">
          <w:rPr>
            <w:rFonts w:ascii="Arial" w:hAnsi="Arial" w:cs="Arial"/>
            <w:rPrChange w:id="22" w:author="George F. Assis" w:date="2025-04-07T10:20:00Z">
              <w:rPr>
                <w:rFonts w:ascii="Arial" w:hAnsi="Arial" w:cs="Arial"/>
                <w:sz w:val="19"/>
              </w:rPr>
            </w:rPrChange>
          </w:rPr>
          <w:t>(2022)</w:t>
        </w:r>
      </w:ins>
    </w:p>
    <w:p w14:paraId="34BBC26F" w14:textId="77777777" w:rsidR="00162BF1" w:rsidRPr="007B48C6" w:rsidRDefault="00162BF1" w:rsidP="00162BF1">
      <w:pPr>
        <w:widowControl/>
        <w:rPr>
          <w:rFonts w:ascii="Arial" w:hAnsi="Arial" w:cs="Arial"/>
          <w:rPrChange w:id="23" w:author="George F. Assis" w:date="2025-04-07T10:20:00Z">
            <w:rPr>
              <w:rFonts w:ascii="Arial" w:hAnsi="Arial" w:cs="Arial"/>
              <w:sz w:val="19"/>
            </w:rPr>
          </w:rPrChange>
        </w:rPr>
      </w:pPr>
      <w:proofErr w:type="spellStart"/>
      <w:r w:rsidRPr="007B48C6">
        <w:rPr>
          <w:rFonts w:ascii="Arial" w:hAnsi="Arial" w:cs="Arial"/>
          <w:rPrChange w:id="24" w:author="George F. Assis" w:date="2025-04-07T10:20:00Z">
            <w:rPr>
              <w:rFonts w:ascii="Arial" w:hAnsi="Arial" w:cs="Arial"/>
              <w:sz w:val="19"/>
            </w:rPr>
          </w:rPrChange>
        </w:rPr>
        <w:t>ClickSafety</w:t>
      </w:r>
      <w:proofErr w:type="spellEnd"/>
      <w:r w:rsidR="00D42626" w:rsidRPr="007B48C6">
        <w:rPr>
          <w:rFonts w:ascii="Arial" w:hAnsi="Arial" w:cs="Arial"/>
          <w:rPrChange w:id="25" w:author="George F. Assis" w:date="2025-04-07T10:20:00Z">
            <w:rPr>
              <w:rFonts w:ascii="Arial" w:hAnsi="Arial" w:cs="Arial"/>
              <w:sz w:val="19"/>
            </w:rPr>
          </w:rPrChange>
        </w:rPr>
        <w:t>,</w:t>
      </w:r>
      <w:r w:rsidRPr="007B48C6">
        <w:rPr>
          <w:rFonts w:ascii="Arial" w:hAnsi="Arial" w:cs="Arial"/>
          <w:rPrChange w:id="26" w:author="George F. Assis" w:date="2025-04-07T10:20:00Z">
            <w:rPr>
              <w:rFonts w:ascii="Arial" w:hAnsi="Arial" w:cs="Arial"/>
              <w:sz w:val="19"/>
            </w:rPr>
          </w:rPrChange>
        </w:rPr>
        <w:t xml:space="preserve"> Advanced Lead Awareness Training for Construction </w:t>
      </w:r>
    </w:p>
    <w:p w14:paraId="221EF8DD" w14:textId="77777777" w:rsidR="00162BF1" w:rsidRPr="007B48C6" w:rsidRDefault="00162BF1" w:rsidP="00162BF1">
      <w:pPr>
        <w:widowControl/>
        <w:rPr>
          <w:rFonts w:ascii="Arial" w:hAnsi="Arial" w:cs="Arial"/>
          <w:rPrChange w:id="27" w:author="George F. Assis" w:date="2025-04-07T10:20:00Z">
            <w:rPr>
              <w:rFonts w:ascii="Arial" w:hAnsi="Arial" w:cs="Arial"/>
              <w:sz w:val="19"/>
            </w:rPr>
          </w:rPrChange>
        </w:rPr>
      </w:pPr>
      <w:r w:rsidRPr="007B48C6">
        <w:rPr>
          <w:rFonts w:ascii="Arial" w:hAnsi="Arial" w:cs="Arial"/>
          <w:rPrChange w:id="28" w:author="George F. Assis" w:date="2025-04-07T10:20:00Z">
            <w:rPr>
              <w:rFonts w:ascii="Arial" w:hAnsi="Arial" w:cs="Arial"/>
              <w:sz w:val="19"/>
            </w:rPr>
          </w:rPrChange>
        </w:rPr>
        <w:t>MTA NYC Transit</w:t>
      </w:r>
      <w:r w:rsidR="00D42626" w:rsidRPr="007B48C6">
        <w:rPr>
          <w:rFonts w:ascii="Arial" w:hAnsi="Arial" w:cs="Arial"/>
          <w:rPrChange w:id="29" w:author="George F. Assis" w:date="2025-04-07T10:20:00Z">
            <w:rPr>
              <w:rFonts w:ascii="Arial" w:hAnsi="Arial" w:cs="Arial"/>
              <w:sz w:val="19"/>
            </w:rPr>
          </w:rPrChange>
        </w:rPr>
        <w:t>,</w:t>
      </w:r>
      <w:r w:rsidRPr="007B48C6">
        <w:rPr>
          <w:rFonts w:ascii="Arial" w:hAnsi="Arial" w:cs="Arial"/>
          <w:rPrChange w:id="30" w:author="George F. Assis" w:date="2025-04-07T10:20:00Z">
            <w:rPr>
              <w:rFonts w:ascii="Arial" w:hAnsi="Arial" w:cs="Arial"/>
              <w:sz w:val="19"/>
            </w:rPr>
          </w:rPrChange>
        </w:rPr>
        <w:t xml:space="preserve"> Track Safety Certification </w:t>
      </w:r>
    </w:p>
    <w:p w14:paraId="193DF647" w14:textId="77777777" w:rsidR="005B1A95" w:rsidRPr="007B48C6" w:rsidRDefault="005B1A95" w:rsidP="00B24970">
      <w:pPr>
        <w:rPr>
          <w:rFonts w:ascii="Arial" w:hAnsi="Arial" w:cs="Arial"/>
          <w:rPrChange w:id="31" w:author="George F. Assis" w:date="2025-04-07T10:20:00Z">
            <w:rPr>
              <w:rFonts w:ascii="Arial" w:hAnsi="Arial" w:cs="Arial"/>
              <w:sz w:val="19"/>
            </w:rPr>
          </w:rPrChange>
        </w:rPr>
      </w:pPr>
    </w:p>
    <w:p w14:paraId="791DB9E9" w14:textId="77777777" w:rsidR="00D42626" w:rsidRPr="007B48C6" w:rsidRDefault="00D42626" w:rsidP="00D4262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 w:val="20"/>
          <w:rPrChange w:id="32" w:author="George F. Assis" w:date="2025-04-07T10:20:00Z">
            <w:rPr/>
          </w:rPrChange>
        </w:rPr>
      </w:pPr>
      <w:r w:rsidRPr="007B48C6">
        <w:rPr>
          <w:sz w:val="20"/>
          <w:rPrChange w:id="33" w:author="George F. Assis" w:date="2025-04-07T10:20:00Z">
            <w:rPr/>
          </w:rPrChange>
        </w:rPr>
        <w:t>PROFESSIONAL AFFILIATION</w:t>
      </w:r>
    </w:p>
    <w:p w14:paraId="047221B9" w14:textId="77777777" w:rsidR="00EA2BA1" w:rsidRPr="007B48C6" w:rsidRDefault="00EA2BA1" w:rsidP="00EA2BA1">
      <w:pPr>
        <w:widowControl/>
        <w:rPr>
          <w:rFonts w:ascii="Arial" w:hAnsi="Arial" w:cs="Arial"/>
          <w:rPrChange w:id="34" w:author="George F. Assis" w:date="2025-04-07T10:20:00Z">
            <w:rPr>
              <w:rFonts w:ascii="Arial" w:hAnsi="Arial" w:cs="Arial"/>
              <w:sz w:val="19"/>
            </w:rPr>
          </w:rPrChange>
        </w:rPr>
      </w:pPr>
      <w:r w:rsidRPr="007B48C6">
        <w:rPr>
          <w:rFonts w:ascii="Arial" w:hAnsi="Arial" w:cs="Arial"/>
          <w:rPrChange w:id="35" w:author="George F. Assis" w:date="2025-04-07T10:20:00Z">
            <w:rPr>
              <w:rFonts w:ascii="Arial" w:hAnsi="Arial" w:cs="Arial"/>
              <w:sz w:val="19"/>
            </w:rPr>
          </w:rPrChange>
        </w:rPr>
        <w:t>American Society of Civil Engineers, Member</w:t>
      </w:r>
    </w:p>
    <w:p w14:paraId="29847646" w14:textId="77777777" w:rsidR="00D42626" w:rsidRPr="007B48C6" w:rsidRDefault="00D42626" w:rsidP="00B24970">
      <w:pPr>
        <w:rPr>
          <w:rFonts w:ascii="Arial" w:hAnsi="Arial" w:cs="Arial"/>
          <w:rPrChange w:id="36" w:author="George F. Assis" w:date="2025-04-07T10:20:00Z">
            <w:rPr>
              <w:rFonts w:ascii="Arial" w:hAnsi="Arial" w:cs="Arial"/>
              <w:sz w:val="19"/>
            </w:rPr>
          </w:rPrChange>
        </w:rPr>
      </w:pPr>
    </w:p>
    <w:p w14:paraId="59BA1A85" w14:textId="77777777" w:rsidR="005B1A95" w:rsidRPr="007B48C6" w:rsidRDefault="005B1A95" w:rsidP="00B24970">
      <w:pPr>
        <w:rPr>
          <w:rFonts w:ascii="Arial" w:hAnsi="Arial" w:cs="Arial"/>
          <w:rPrChange w:id="37" w:author="George F. Assis" w:date="2025-04-07T10:20:00Z">
            <w:rPr>
              <w:rFonts w:ascii="Arial" w:hAnsi="Arial" w:cs="Arial"/>
              <w:sz w:val="19"/>
            </w:rPr>
          </w:rPrChange>
        </w:rPr>
      </w:pPr>
      <w:r w:rsidRPr="007B48C6">
        <w:rPr>
          <w:rFonts w:ascii="Arial" w:hAnsi="Arial" w:cs="Arial"/>
          <w:b/>
          <w:bCs/>
          <w:rPrChange w:id="38" w:author="George F. Assis" w:date="2025-04-07T10:20:00Z">
            <w:rPr>
              <w:rFonts w:ascii="Arial" w:hAnsi="Arial" w:cs="Arial"/>
              <w:b/>
              <w:bCs/>
              <w:sz w:val="19"/>
            </w:rPr>
          </w:rPrChange>
        </w:rPr>
        <w:t>EXPERIENCE SUMMARY</w:t>
      </w:r>
    </w:p>
    <w:p w14:paraId="539837E8" w14:textId="77777777" w:rsidR="005B1A95" w:rsidRPr="007B48C6" w:rsidRDefault="005B1A95" w:rsidP="00B2497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Change w:id="39" w:author="George F. Assis" w:date="2025-04-07T10:20:00Z">
            <w:rPr/>
          </w:rPrChange>
        </w:rPr>
      </w:pPr>
      <w:r w:rsidRPr="007B48C6">
        <w:rPr>
          <w:sz w:val="20"/>
          <w:rPrChange w:id="40" w:author="George F. Assis" w:date="2025-04-07T10:20:00Z">
            <w:rPr/>
          </w:rPrChange>
        </w:rPr>
        <w:t xml:space="preserve">Mr. </w:t>
      </w:r>
      <w:r w:rsidR="00EA2BA1" w:rsidRPr="007B48C6">
        <w:rPr>
          <w:sz w:val="20"/>
          <w:rPrChange w:id="41" w:author="George F. Assis" w:date="2025-04-07T10:20:00Z">
            <w:rPr/>
          </w:rPrChange>
        </w:rPr>
        <w:t>F</w:t>
      </w:r>
      <w:r w:rsidRPr="007B48C6">
        <w:rPr>
          <w:sz w:val="20"/>
          <w:rPrChange w:id="42" w:author="George F. Assis" w:date="2025-04-07T10:20:00Z">
            <w:rPr/>
          </w:rPrChange>
        </w:rPr>
        <w:t>a</w:t>
      </w:r>
      <w:r w:rsidR="00EA2BA1" w:rsidRPr="007B48C6">
        <w:rPr>
          <w:sz w:val="20"/>
          <w:rPrChange w:id="43" w:author="George F. Assis" w:date="2025-04-07T10:20:00Z">
            <w:rPr/>
          </w:rPrChange>
        </w:rPr>
        <w:t xml:space="preserve">ttal </w:t>
      </w:r>
      <w:r w:rsidRPr="007B48C6">
        <w:rPr>
          <w:sz w:val="20"/>
          <w:rPrChange w:id="44" w:author="George F. Assis" w:date="2025-04-07T10:20:00Z">
            <w:rPr/>
          </w:rPrChange>
        </w:rPr>
        <w:t xml:space="preserve">has </w:t>
      </w:r>
      <w:r w:rsidR="00EA2BA1" w:rsidRPr="007B48C6">
        <w:rPr>
          <w:sz w:val="20"/>
          <w:rPrChange w:id="45" w:author="George F. Assis" w:date="2025-04-07T10:20:00Z">
            <w:rPr/>
          </w:rPrChange>
        </w:rPr>
        <w:t>three</w:t>
      </w:r>
      <w:ins w:id="46" w:author="George F. Assis" w:date="2025-04-07T09:57:00Z">
        <w:r w:rsidR="004508D2" w:rsidRPr="007B48C6">
          <w:rPr>
            <w:sz w:val="20"/>
            <w:rPrChange w:id="47" w:author="George F. Assis" w:date="2025-04-07T10:20:00Z">
              <w:rPr/>
            </w:rPrChange>
          </w:rPr>
          <w:t xml:space="preserve"> </w:t>
        </w:r>
      </w:ins>
      <w:ins w:id="48" w:author="George Fattal" w:date="2025-03-28T12:36:00Z">
        <w:del w:id="49" w:author="George F. Assis" w:date="2025-04-07T09:56:00Z">
          <w:r w:rsidR="007921C3" w:rsidRPr="007B48C6" w:rsidDel="004508D2">
            <w:rPr>
              <w:sz w:val="20"/>
              <w:rPrChange w:id="50" w:author="George F. Assis" w:date="2025-04-07T10:20:00Z">
                <w:rPr/>
              </w:rPrChange>
            </w:rPr>
            <w:delText>(3 y</w:delText>
          </w:r>
        </w:del>
        <w:del w:id="51" w:author="George F. Assis" w:date="2025-04-07T09:55:00Z">
          <w:r w:rsidR="007921C3" w:rsidRPr="007B48C6" w:rsidDel="004508D2">
            <w:rPr>
              <w:sz w:val="20"/>
              <w:rPrChange w:id="52" w:author="George F. Assis" w:date="2025-04-07T10:20:00Z">
                <w:rPr/>
              </w:rPrChange>
            </w:rPr>
            <w:delText>ears CAD, 2.5 years structural engineering)</w:delText>
          </w:r>
        </w:del>
      </w:ins>
      <w:del w:id="53" w:author="George F. Assis" w:date="2025-04-07T09:55:00Z">
        <w:r w:rsidR="00EA2BA1" w:rsidRPr="007B48C6" w:rsidDel="004508D2">
          <w:rPr>
            <w:sz w:val="20"/>
            <w:rPrChange w:id="54" w:author="George F. Assis" w:date="2025-04-07T10:20:00Z">
              <w:rPr/>
            </w:rPrChange>
          </w:rPr>
          <w:delText xml:space="preserve"> </w:delText>
        </w:r>
      </w:del>
      <w:r w:rsidRPr="007B48C6">
        <w:rPr>
          <w:sz w:val="20"/>
          <w:rPrChange w:id="55" w:author="George F. Assis" w:date="2025-04-07T10:20:00Z">
            <w:rPr/>
          </w:rPrChange>
        </w:rPr>
        <w:t xml:space="preserve">years of experience in </w:t>
      </w:r>
      <w:ins w:id="56" w:author="George F. Assis" w:date="2025-04-07T09:57:00Z">
        <w:r w:rsidR="004508D2" w:rsidRPr="007B48C6">
          <w:rPr>
            <w:sz w:val="20"/>
            <w:rPrChange w:id="57" w:author="George F. Assis" w:date="2025-04-07T10:20:00Z">
              <w:rPr/>
            </w:rPrChange>
          </w:rPr>
          <w:t xml:space="preserve">structural </w:t>
        </w:r>
      </w:ins>
      <w:del w:id="58" w:author="George F. Assis" w:date="2025-04-07T09:57:00Z">
        <w:r w:rsidR="00EA2BA1" w:rsidRPr="007B48C6" w:rsidDel="004508D2">
          <w:rPr>
            <w:sz w:val="20"/>
            <w:rPrChange w:id="59" w:author="George F. Assis" w:date="2025-04-07T10:20:00Z">
              <w:rPr/>
            </w:rPrChange>
          </w:rPr>
          <w:delText>drafting</w:delText>
        </w:r>
        <w:r w:rsidR="00DB1A94" w:rsidRPr="007B48C6" w:rsidDel="004508D2">
          <w:rPr>
            <w:sz w:val="20"/>
            <w:rPrChange w:id="60" w:author="George F. Assis" w:date="2025-04-07T10:20:00Z">
              <w:rPr/>
            </w:rPrChange>
          </w:rPr>
          <w:delText xml:space="preserve">, </w:delText>
        </w:r>
        <w:r w:rsidR="00EA2BA1" w:rsidRPr="007B48C6" w:rsidDel="004508D2">
          <w:rPr>
            <w:sz w:val="20"/>
            <w:rPrChange w:id="61" w:author="George F. Assis" w:date="2025-04-07T10:20:00Z">
              <w:rPr/>
            </w:rPrChange>
          </w:rPr>
          <w:delText>includ</w:delText>
        </w:r>
        <w:r w:rsidR="00DB1A94" w:rsidRPr="007B48C6" w:rsidDel="004508D2">
          <w:rPr>
            <w:sz w:val="20"/>
            <w:rPrChange w:id="62" w:author="George F. Assis" w:date="2025-04-07T10:20:00Z">
              <w:rPr/>
            </w:rPrChange>
          </w:rPr>
          <w:delText>ing th</w:delText>
        </w:r>
        <w:r w:rsidR="00EA2BA1" w:rsidRPr="007B48C6" w:rsidDel="004508D2">
          <w:rPr>
            <w:sz w:val="20"/>
            <w:rPrChange w:id="63" w:author="George F. Assis" w:date="2025-04-07T10:20:00Z">
              <w:rPr/>
            </w:rPrChange>
          </w:rPr>
          <w:delText xml:space="preserve">e preparation, </w:delText>
        </w:r>
      </w:del>
      <w:r w:rsidR="00EA2BA1" w:rsidRPr="007B48C6">
        <w:rPr>
          <w:sz w:val="20"/>
          <w:rPrChange w:id="64" w:author="George F. Assis" w:date="2025-04-07T10:20:00Z">
            <w:rPr/>
          </w:rPrChange>
        </w:rPr>
        <w:t>design</w:t>
      </w:r>
      <w:ins w:id="65" w:author="George F. Assis" w:date="2025-04-07T09:58:00Z">
        <w:r w:rsidR="004508D2" w:rsidRPr="007B48C6">
          <w:rPr>
            <w:sz w:val="20"/>
            <w:rPrChange w:id="66" w:author="George F. Assis" w:date="2025-04-07T10:20:00Z">
              <w:rPr/>
            </w:rPrChange>
          </w:rPr>
          <w:t xml:space="preserve"> </w:t>
        </w:r>
      </w:ins>
      <w:del w:id="67" w:author="George F. Assis" w:date="2025-04-07T09:58:00Z">
        <w:r w:rsidR="00DB1A94" w:rsidRPr="007B48C6" w:rsidDel="004508D2">
          <w:rPr>
            <w:sz w:val="20"/>
            <w:rPrChange w:id="68" w:author="George F. Assis" w:date="2025-04-07T10:20:00Z">
              <w:rPr/>
            </w:rPrChange>
          </w:rPr>
          <w:delText>,</w:delText>
        </w:r>
        <w:r w:rsidR="00EA2BA1" w:rsidRPr="007B48C6" w:rsidDel="004508D2">
          <w:rPr>
            <w:sz w:val="20"/>
            <w:rPrChange w:id="69" w:author="George F. Assis" w:date="2025-04-07T10:20:00Z">
              <w:rPr/>
            </w:rPrChange>
          </w:rPr>
          <w:delText xml:space="preserve"> and drawing of structural plans</w:delText>
        </w:r>
      </w:del>
      <w:del w:id="70" w:author="George F. Assis" w:date="2025-04-07T09:57:00Z">
        <w:r w:rsidR="00EA2BA1" w:rsidRPr="007B48C6" w:rsidDel="004508D2">
          <w:rPr>
            <w:sz w:val="20"/>
            <w:rPrChange w:id="71" w:author="George F. Assis" w:date="2025-04-07T10:20:00Z">
              <w:rPr/>
            </w:rPrChange>
          </w:rPr>
          <w:delText xml:space="preserve"> </w:delText>
        </w:r>
      </w:del>
      <w:r w:rsidR="00EA2BA1" w:rsidRPr="007B48C6">
        <w:rPr>
          <w:sz w:val="20"/>
          <w:rPrChange w:id="72" w:author="George F. Assis" w:date="2025-04-07T10:20:00Z">
            <w:rPr/>
          </w:rPrChange>
        </w:rPr>
        <w:t xml:space="preserve">and field inspection </w:t>
      </w:r>
      <w:del w:id="73" w:author="George F. Assis" w:date="2025-04-07T09:58:00Z">
        <w:r w:rsidR="00EA2BA1" w:rsidRPr="007B48C6" w:rsidDel="004508D2">
          <w:rPr>
            <w:sz w:val="20"/>
            <w:rPrChange w:id="74" w:author="George F. Assis" w:date="2025-04-07T10:20:00Z">
              <w:rPr/>
            </w:rPrChange>
          </w:rPr>
          <w:delText xml:space="preserve">data using AutoCAD, </w:delText>
        </w:r>
      </w:del>
      <w:r w:rsidR="00EA2BA1" w:rsidRPr="007B48C6">
        <w:rPr>
          <w:sz w:val="20"/>
          <w:rPrChange w:id="75" w:author="George F. Assis" w:date="2025-04-07T10:20:00Z">
            <w:rPr/>
          </w:rPrChange>
        </w:rPr>
        <w:t xml:space="preserve">for multiple facility and bridge projects. </w:t>
      </w:r>
      <w:ins w:id="76" w:author="George F. Assis" w:date="2025-04-07T09:58:00Z">
        <w:r w:rsidR="004508D2" w:rsidRPr="007B48C6">
          <w:rPr>
            <w:sz w:val="20"/>
            <w:rPrChange w:id="77" w:author="George F. Assis" w:date="2025-04-07T10:20:00Z">
              <w:rPr/>
            </w:rPrChange>
          </w:rPr>
          <w:t>Representative projects include the followi</w:t>
        </w:r>
      </w:ins>
      <w:ins w:id="78" w:author="George F. Assis" w:date="2025-04-07T09:59:00Z">
        <w:r w:rsidR="004508D2" w:rsidRPr="007B48C6">
          <w:rPr>
            <w:sz w:val="20"/>
            <w:rPrChange w:id="79" w:author="George F. Assis" w:date="2025-04-07T10:20:00Z">
              <w:rPr/>
            </w:rPrChange>
          </w:rPr>
          <w:t>ng:</w:t>
        </w:r>
      </w:ins>
      <w:del w:id="80" w:author="George F. Assis" w:date="2025-04-07T09:58:00Z">
        <w:r w:rsidR="00DB1A94" w:rsidRPr="007B48C6" w:rsidDel="004508D2">
          <w:rPr>
            <w:sz w:val="20"/>
            <w:rPrChange w:id="81" w:author="George F. Assis" w:date="2025-04-07T10:20:00Z">
              <w:rPr/>
            </w:rPrChange>
          </w:rPr>
          <w:delText>The d</w:delText>
        </w:r>
        <w:r w:rsidR="00EA2BA1" w:rsidRPr="007B48C6" w:rsidDel="004508D2">
          <w:rPr>
            <w:sz w:val="20"/>
            <w:rPrChange w:id="82" w:author="George F. Assis" w:date="2025-04-07T10:20:00Z">
              <w:rPr/>
            </w:rPrChange>
          </w:rPr>
          <w:delText xml:space="preserve">rafting included floor plans, sections and elevations, </w:delText>
        </w:r>
        <w:r w:rsidR="00DB1A94" w:rsidRPr="007B48C6" w:rsidDel="004508D2">
          <w:rPr>
            <w:sz w:val="20"/>
            <w:rPrChange w:id="83" w:author="George F. Assis" w:date="2025-04-07T10:20:00Z">
              <w:rPr/>
            </w:rPrChange>
          </w:rPr>
          <w:delText xml:space="preserve">and </w:delText>
        </w:r>
        <w:r w:rsidR="00EA2BA1" w:rsidRPr="007B48C6" w:rsidDel="004508D2">
          <w:rPr>
            <w:sz w:val="20"/>
            <w:rPrChange w:id="84" w:author="George F. Assis" w:date="2025-04-07T10:20:00Z">
              <w:rPr/>
            </w:rPrChange>
          </w:rPr>
          <w:delText xml:space="preserve">structural and general details. </w:delText>
        </w:r>
        <w:r w:rsidR="00DB1A94" w:rsidRPr="007B48C6" w:rsidDel="004508D2">
          <w:rPr>
            <w:sz w:val="20"/>
            <w:rPrChange w:id="85" w:author="George F. Assis" w:date="2025-04-07T10:20:00Z">
              <w:rPr/>
            </w:rPrChange>
          </w:rPr>
          <w:delText>Mr. Fattal has also c</w:delText>
        </w:r>
        <w:r w:rsidR="00EA2BA1" w:rsidRPr="007B48C6" w:rsidDel="004508D2">
          <w:rPr>
            <w:sz w:val="20"/>
            <w:rPrChange w:id="86" w:author="George F. Assis" w:date="2025-04-07T10:20:00Z">
              <w:rPr/>
            </w:rPrChange>
          </w:rPr>
          <w:delText xml:space="preserve">oordinated </w:delText>
        </w:r>
        <w:r w:rsidR="00DB1A94" w:rsidRPr="007B48C6" w:rsidDel="004508D2">
          <w:rPr>
            <w:sz w:val="20"/>
            <w:rPrChange w:id="87" w:author="George F. Assis" w:date="2025-04-07T10:20:00Z">
              <w:rPr/>
            </w:rPrChange>
          </w:rPr>
          <w:delText xml:space="preserve">the transfer of </w:delText>
        </w:r>
        <w:r w:rsidR="00EA2BA1" w:rsidRPr="007B48C6" w:rsidDel="004508D2">
          <w:rPr>
            <w:sz w:val="20"/>
            <w:rPrChange w:id="88" w:author="George F. Assis" w:date="2025-04-07T10:20:00Z">
              <w:rPr/>
            </w:rPrChange>
          </w:rPr>
          <w:delText xml:space="preserve">ArcMap GIS field data into </w:delText>
        </w:r>
        <w:r w:rsidR="00DB1A94" w:rsidRPr="007B48C6" w:rsidDel="004508D2">
          <w:rPr>
            <w:sz w:val="20"/>
            <w:rPrChange w:id="89" w:author="George F. Assis" w:date="2025-04-07T10:20:00Z">
              <w:rPr/>
            </w:rPrChange>
          </w:rPr>
          <w:delText xml:space="preserve">the </w:delText>
        </w:r>
        <w:r w:rsidR="00EA2BA1" w:rsidRPr="007B48C6" w:rsidDel="004508D2">
          <w:rPr>
            <w:sz w:val="20"/>
            <w:rPrChange w:id="90" w:author="George F. Assis" w:date="2025-04-07T10:20:00Z">
              <w:rPr/>
            </w:rPrChange>
          </w:rPr>
          <w:delText>AutoCAD file system.</w:delText>
        </w:r>
        <w:r w:rsidR="00DB1A94" w:rsidRPr="007B48C6" w:rsidDel="004508D2">
          <w:rPr>
            <w:sz w:val="20"/>
            <w:rPrChange w:id="91" w:author="George F. Assis" w:date="2025-04-07T10:20:00Z">
              <w:rPr/>
            </w:rPrChange>
          </w:rPr>
          <w:delText xml:space="preserve"> </w:delText>
        </w:r>
        <w:r w:rsidR="0099451E" w:rsidRPr="007B48C6" w:rsidDel="004508D2">
          <w:rPr>
            <w:sz w:val="20"/>
            <w:rPrChange w:id="92" w:author="George F. Assis" w:date="2025-04-07T10:20:00Z">
              <w:rPr/>
            </w:rPrChange>
          </w:rPr>
          <w:delText>His skills include proficiency with AutoDesk AutoC</w:delText>
        </w:r>
        <w:r w:rsidR="00A31A12" w:rsidRPr="007B48C6" w:rsidDel="004508D2">
          <w:rPr>
            <w:sz w:val="20"/>
            <w:rPrChange w:id="93" w:author="George F. Assis" w:date="2025-04-07T10:20:00Z">
              <w:rPr/>
            </w:rPrChange>
          </w:rPr>
          <w:delText>AD</w:delText>
        </w:r>
        <w:r w:rsidR="0099451E" w:rsidRPr="007B48C6" w:rsidDel="004508D2">
          <w:rPr>
            <w:sz w:val="20"/>
            <w:rPrChange w:id="94" w:author="George F. Assis" w:date="2025-04-07T10:20:00Z">
              <w:rPr/>
            </w:rPrChange>
          </w:rPr>
          <w:delText xml:space="preserve"> and Revit, Bentley MicroStation, BlueBeam Revu, </w:delText>
        </w:r>
      </w:del>
      <w:ins w:id="95" w:author="Margret Thomas" w:date="2025-03-28T14:56:00Z">
        <w:del w:id="96" w:author="George F. Assis" w:date="2025-04-07T09:58:00Z">
          <w:r w:rsidR="00F92DC8" w:rsidRPr="007B48C6" w:rsidDel="004508D2">
            <w:rPr>
              <w:kern w:val="20"/>
              <w:sz w:val="20"/>
              <w:rPrChange w:id="97" w:author="George F. Assis" w:date="2025-04-07T10:20:00Z">
                <w:rPr>
                  <w:kern w:val="20"/>
                </w:rPr>
              </w:rPrChange>
            </w:rPr>
            <w:delText xml:space="preserve">Staad, Tekla Tedds, Hilti Profis </w:delText>
          </w:r>
        </w:del>
      </w:ins>
      <w:del w:id="98" w:author="George F. Assis" w:date="2025-04-07T09:58:00Z">
        <w:r w:rsidR="0099451E" w:rsidRPr="007B48C6" w:rsidDel="004508D2">
          <w:rPr>
            <w:sz w:val="20"/>
            <w:rPrChange w:id="99" w:author="George F. Assis" w:date="2025-04-07T10:20:00Z">
              <w:rPr/>
            </w:rPrChange>
          </w:rPr>
          <w:delText xml:space="preserve">and Microsoft Office. He is multilingual, able to speak both English and Arabic. He is also skilled in communication, leadership, time management, and organization. </w:delText>
        </w:r>
        <w:r w:rsidRPr="007B48C6" w:rsidDel="004508D2">
          <w:rPr>
            <w:sz w:val="20"/>
            <w:rPrChange w:id="100" w:author="George F. Assis" w:date="2025-04-07T10:20:00Z">
              <w:rPr/>
            </w:rPrChange>
          </w:rPr>
          <w:delText>His representative project experience includes:</w:delText>
        </w:r>
      </w:del>
    </w:p>
    <w:p w14:paraId="11A5A616" w14:textId="77777777" w:rsidR="005B1A95" w:rsidRPr="007B48C6" w:rsidDel="004508D2" w:rsidRDefault="007921C3" w:rsidP="00B24970">
      <w:pPr>
        <w:widowControl/>
        <w:jc w:val="both"/>
        <w:rPr>
          <w:ins w:id="101" w:author="George Fattal" w:date="2025-03-28T12:34:00Z"/>
          <w:del w:id="102" w:author="George F. Assis" w:date="2025-04-07T09:59:00Z"/>
          <w:rFonts w:ascii="Arial" w:hAnsi="Arial" w:cs="Arial"/>
          <w:kern w:val="20"/>
          <w:rPrChange w:id="103" w:author="George F. Assis" w:date="2025-04-07T10:20:00Z">
            <w:rPr>
              <w:ins w:id="104" w:author="George Fattal" w:date="2025-03-28T12:34:00Z"/>
              <w:del w:id="105" w:author="George F. Assis" w:date="2025-04-07T09:59:00Z"/>
              <w:rFonts w:ascii="Arial" w:hAnsi="Arial" w:cs="Arial"/>
              <w:kern w:val="20"/>
              <w:sz w:val="19"/>
            </w:rPr>
          </w:rPrChange>
        </w:rPr>
      </w:pPr>
      <w:ins w:id="106" w:author="George Fattal" w:date="2025-03-28T12:35:00Z">
        <w:del w:id="107" w:author="Margret Thomas" w:date="2025-03-28T14:56:00Z">
          <w:r w:rsidRPr="007B48C6" w:rsidDel="00F92DC8">
            <w:rPr>
              <w:rFonts w:ascii="Arial" w:hAnsi="Arial" w:cs="Arial"/>
              <w:kern w:val="20"/>
              <w:rPrChange w:id="108" w:author="George F. Assis" w:date="2025-04-07T10:20:00Z">
                <w:rPr>
                  <w:rFonts w:ascii="Arial" w:hAnsi="Arial" w:cs="Arial"/>
                  <w:kern w:val="20"/>
                  <w:sz w:val="19"/>
                </w:rPr>
              </w:rPrChange>
            </w:rPr>
            <w:delText>Staad, Tekla Tedds, Hilti Profis</w:delText>
          </w:r>
        </w:del>
      </w:ins>
    </w:p>
    <w:p w14:paraId="1AE15590" w14:textId="77777777" w:rsidR="007921C3" w:rsidRPr="007B48C6" w:rsidRDefault="007921C3" w:rsidP="00B24970">
      <w:pPr>
        <w:widowControl/>
        <w:jc w:val="both"/>
        <w:rPr>
          <w:rFonts w:ascii="Arial" w:hAnsi="Arial" w:cs="Arial"/>
          <w:kern w:val="20"/>
          <w:rPrChange w:id="109" w:author="George F. Assis" w:date="2025-04-07T10:20:00Z">
            <w:rPr>
              <w:rFonts w:ascii="Arial" w:hAnsi="Arial" w:cs="Arial"/>
              <w:kern w:val="20"/>
              <w:sz w:val="19"/>
            </w:rPr>
          </w:rPrChange>
        </w:rPr>
      </w:pPr>
    </w:p>
    <w:p w14:paraId="519C384C" w14:textId="77777777" w:rsidR="00F92DC8" w:rsidRPr="007B48C6" w:rsidRDefault="004508D2" w:rsidP="00F92DC8">
      <w:pPr>
        <w:widowControl/>
        <w:jc w:val="both"/>
        <w:rPr>
          <w:ins w:id="110" w:author="George Fattal" w:date="2025-04-01T12:34:00Z"/>
          <w:rFonts w:ascii="Arial" w:hAnsi="Arial" w:cs="Arial"/>
          <w:b/>
          <w:bCs/>
          <w:kern w:val="20"/>
          <w:rPrChange w:id="111" w:author="George F. Assis" w:date="2025-04-07T10:20:00Z">
            <w:rPr>
              <w:ins w:id="112" w:author="George Fattal" w:date="2025-04-01T12:34:00Z"/>
              <w:rFonts w:ascii="Arial" w:hAnsi="Arial" w:cs="Arial"/>
              <w:kern w:val="20"/>
              <w:sz w:val="19"/>
              <w:highlight w:val="yellow"/>
            </w:rPr>
          </w:rPrChange>
        </w:rPr>
      </w:pPr>
      <w:ins w:id="113" w:author="George F. Assis" w:date="2025-04-07T09:59:00Z">
        <w:r w:rsidRPr="007B48C6">
          <w:rPr>
            <w:rFonts w:ascii="Arial" w:hAnsi="Arial" w:cs="Arial"/>
            <w:b/>
            <w:bCs/>
            <w:kern w:val="20"/>
            <w:rPrChange w:id="114" w:author="George F. Assis" w:date="2025-04-07T10:20:00Z">
              <w:rPr>
                <w:rFonts w:ascii="Arial" w:hAnsi="Arial" w:cs="Arial"/>
                <w:kern w:val="20"/>
                <w:sz w:val="19"/>
              </w:rPr>
            </w:rPrChange>
          </w:rPr>
          <w:t xml:space="preserve">MTA – TBTA - </w:t>
        </w:r>
      </w:ins>
      <w:commentRangeStart w:id="115"/>
      <w:commentRangeStart w:id="116"/>
      <w:del w:id="117" w:author="George F. Assis" w:date="2025-04-07T09:59:00Z">
        <w:r w:rsidR="00F92DC8" w:rsidRPr="007B48C6" w:rsidDel="004508D2">
          <w:rPr>
            <w:rFonts w:ascii="Arial" w:hAnsi="Arial" w:cs="Arial"/>
            <w:b/>
            <w:bCs/>
            <w:kern w:val="20"/>
            <w:rPrChange w:id="118" w:author="George F. Assis" w:date="2025-04-07T10:20:00Z">
              <w:rPr>
                <w:rFonts w:ascii="Arial" w:hAnsi="Arial" w:cs="Arial"/>
                <w:kern w:val="20"/>
                <w:sz w:val="19"/>
                <w:highlight w:val="yellow"/>
              </w:rPr>
            </w:rPrChange>
          </w:rPr>
          <w:delText xml:space="preserve">2267-05 – </w:delText>
        </w:r>
      </w:del>
      <w:r w:rsidR="00F92DC8" w:rsidRPr="007B48C6">
        <w:rPr>
          <w:rFonts w:ascii="Arial" w:hAnsi="Arial" w:cs="Arial"/>
          <w:b/>
          <w:bCs/>
          <w:kern w:val="20"/>
          <w:rPrChange w:id="119" w:author="George F. Assis" w:date="2025-04-07T10:20:00Z">
            <w:rPr>
              <w:rFonts w:ascii="Arial" w:hAnsi="Arial" w:cs="Arial"/>
              <w:kern w:val="20"/>
              <w:sz w:val="19"/>
              <w:highlight w:val="yellow"/>
            </w:rPr>
          </w:rPrChange>
        </w:rPr>
        <w:t>Overhead VMS Structural Framing Design</w:t>
      </w:r>
    </w:p>
    <w:p w14:paraId="7128A448" w14:textId="77777777" w:rsidR="002668BB" w:rsidRPr="007B48C6" w:rsidRDefault="004508D2" w:rsidP="00F92DC8">
      <w:pPr>
        <w:widowControl/>
        <w:jc w:val="both"/>
        <w:rPr>
          <w:rFonts w:ascii="Arial" w:hAnsi="Arial" w:cs="Arial"/>
          <w:kern w:val="20"/>
          <w:rPrChange w:id="120" w:author="George F. Assis" w:date="2025-04-07T10:20:00Z">
            <w:rPr>
              <w:rFonts w:ascii="Arial" w:hAnsi="Arial" w:cs="Arial"/>
              <w:kern w:val="20"/>
              <w:sz w:val="19"/>
              <w:highlight w:val="yellow"/>
            </w:rPr>
          </w:rPrChange>
        </w:rPr>
      </w:pPr>
      <w:ins w:id="121" w:author="George F. Assis" w:date="2025-04-07T09:59:00Z">
        <w:r w:rsidRPr="007B48C6">
          <w:rPr>
            <w:rFonts w:ascii="Arial" w:hAnsi="Arial" w:cs="Arial"/>
            <w:kern w:val="20"/>
            <w:rPrChange w:id="122" w:author="George F. Assis" w:date="2025-04-07T10:20:00Z">
              <w:rPr>
                <w:rFonts w:ascii="Arial" w:hAnsi="Arial" w:cs="Arial"/>
                <w:kern w:val="20"/>
                <w:sz w:val="19"/>
              </w:rPr>
            </w:rPrChange>
          </w:rPr>
          <w:t>Structural En</w:t>
        </w:r>
      </w:ins>
      <w:ins w:id="123" w:author="George F. Assis" w:date="2025-04-07T10:00:00Z">
        <w:r w:rsidRPr="007B48C6">
          <w:rPr>
            <w:rFonts w:ascii="Arial" w:hAnsi="Arial" w:cs="Arial"/>
            <w:kern w:val="20"/>
            <w:rPrChange w:id="124" w:author="George F. Assis" w:date="2025-04-07T10:20:00Z">
              <w:rPr>
                <w:rFonts w:ascii="Arial" w:hAnsi="Arial" w:cs="Arial"/>
                <w:kern w:val="20"/>
                <w:sz w:val="19"/>
              </w:rPr>
            </w:rPrChange>
          </w:rPr>
          <w:t>gineer for</w:t>
        </w:r>
      </w:ins>
      <w:ins w:id="125" w:author="George Fattal" w:date="2025-04-01T12:34:00Z">
        <w:del w:id="126" w:author="George F. Assis" w:date="2025-04-07T10:00:00Z">
          <w:r w:rsidR="002668BB" w:rsidRPr="007B48C6" w:rsidDel="004508D2">
            <w:rPr>
              <w:rFonts w:ascii="Arial" w:hAnsi="Arial" w:cs="Arial"/>
              <w:kern w:val="20"/>
              <w:rPrChange w:id="127" w:author="George F. Assis" w:date="2025-04-07T10:20:00Z">
                <w:rPr>
                  <w:rFonts w:ascii="Arial" w:hAnsi="Arial" w:cs="Arial"/>
                  <w:kern w:val="20"/>
                  <w:sz w:val="19"/>
                  <w:highlight w:val="yellow"/>
                </w:rPr>
              </w:rPrChange>
            </w:rPr>
            <w:delText xml:space="preserve">The scope </w:delText>
          </w:r>
        </w:del>
      </w:ins>
      <w:ins w:id="128" w:author="George Fattal" w:date="2025-04-01T12:35:00Z">
        <w:del w:id="129" w:author="George F. Assis" w:date="2025-04-07T10:00:00Z">
          <w:r w:rsidR="002668BB" w:rsidRPr="007B48C6" w:rsidDel="004508D2">
            <w:rPr>
              <w:rFonts w:ascii="Arial" w:hAnsi="Arial" w:cs="Arial"/>
              <w:kern w:val="20"/>
              <w:rPrChange w:id="130" w:author="George F. Assis" w:date="2025-04-07T10:20:00Z">
                <w:rPr>
                  <w:rFonts w:ascii="Arial" w:hAnsi="Arial" w:cs="Arial"/>
                  <w:kern w:val="20"/>
                  <w:sz w:val="19"/>
                  <w:highlight w:val="yellow"/>
                </w:rPr>
              </w:rPrChange>
            </w:rPr>
            <w:delText>of this work includes</w:delText>
          </w:r>
        </w:del>
      </w:ins>
      <w:ins w:id="131" w:author="George Fattal" w:date="2025-04-01T12:36:00Z">
        <w:del w:id="132" w:author="George F. Assis" w:date="2025-04-07T10:00:00Z">
          <w:r w:rsidR="002668BB" w:rsidRPr="007B48C6" w:rsidDel="004508D2">
            <w:rPr>
              <w:rFonts w:ascii="Arial" w:hAnsi="Arial" w:cs="Arial"/>
              <w:kern w:val="20"/>
              <w:rPrChange w:id="133" w:author="George F. Assis" w:date="2025-04-07T10:20:00Z">
                <w:rPr>
                  <w:rFonts w:ascii="Arial" w:hAnsi="Arial" w:cs="Arial"/>
                  <w:kern w:val="20"/>
                  <w:sz w:val="19"/>
                  <w:highlight w:val="yellow"/>
                </w:rPr>
              </w:rPrChange>
            </w:rPr>
            <w:delText xml:space="preserve"> updates</w:delText>
          </w:r>
        </w:del>
        <w:r w:rsidR="002668BB" w:rsidRPr="007B48C6">
          <w:rPr>
            <w:rFonts w:ascii="Arial" w:hAnsi="Arial" w:cs="Arial"/>
            <w:kern w:val="20"/>
            <w:rPrChange w:id="134" w:author="George F. Assis" w:date="2025-04-07T10:20:00Z">
              <w:rPr>
                <w:rFonts w:ascii="Arial" w:hAnsi="Arial" w:cs="Arial"/>
                <w:kern w:val="20"/>
                <w:sz w:val="19"/>
                <w:highlight w:val="yellow"/>
              </w:rPr>
            </w:rPrChange>
          </w:rPr>
          <w:t xml:space="preserve"> to</w:t>
        </w:r>
      </w:ins>
      <w:ins w:id="135" w:author="George Fattal" w:date="2025-04-01T12:35:00Z">
        <w:r w:rsidR="002668BB" w:rsidRPr="007B48C6">
          <w:rPr>
            <w:rFonts w:ascii="Arial" w:hAnsi="Arial" w:cs="Arial"/>
            <w:kern w:val="20"/>
            <w:rPrChange w:id="136" w:author="George F. Assis" w:date="2025-04-07T10:20:00Z">
              <w:rPr>
                <w:rFonts w:ascii="Arial" w:hAnsi="Arial" w:cs="Arial"/>
                <w:kern w:val="20"/>
                <w:sz w:val="19"/>
                <w:highlight w:val="yellow"/>
              </w:rPr>
            </w:rPrChange>
          </w:rPr>
          <w:t xml:space="preserve"> the design of VMS </w:t>
        </w:r>
      </w:ins>
      <w:ins w:id="137" w:author="George Fattal" w:date="2025-04-01T12:44:00Z">
        <w:r w:rsidR="00526595" w:rsidRPr="007B48C6">
          <w:rPr>
            <w:rFonts w:ascii="Arial" w:hAnsi="Arial" w:cs="Arial"/>
            <w:kern w:val="20"/>
            <w:rPrChange w:id="138" w:author="George F. Assis" w:date="2025-04-07T10:20:00Z">
              <w:rPr>
                <w:rFonts w:ascii="Arial" w:hAnsi="Arial" w:cs="Arial"/>
                <w:kern w:val="20"/>
                <w:sz w:val="19"/>
                <w:highlight w:val="yellow"/>
              </w:rPr>
            </w:rPrChange>
          </w:rPr>
          <w:t xml:space="preserve">(Variable Message Signs) </w:t>
        </w:r>
      </w:ins>
      <w:ins w:id="139" w:author="George Fattal" w:date="2025-04-01T12:35:00Z">
        <w:r w:rsidR="002668BB" w:rsidRPr="007B48C6">
          <w:rPr>
            <w:rFonts w:ascii="Arial" w:hAnsi="Arial" w:cs="Arial"/>
            <w:kern w:val="20"/>
            <w:rPrChange w:id="140" w:author="George F. Assis" w:date="2025-04-07T10:20:00Z">
              <w:rPr>
                <w:rFonts w:ascii="Arial" w:hAnsi="Arial" w:cs="Arial"/>
                <w:kern w:val="20"/>
                <w:sz w:val="19"/>
                <w:highlight w:val="yellow"/>
              </w:rPr>
            </w:rPrChange>
          </w:rPr>
          <w:t>framing per the</w:t>
        </w:r>
      </w:ins>
      <w:ins w:id="141" w:author="George Fattal" w:date="2025-04-01T12:36:00Z">
        <w:r w:rsidR="002668BB" w:rsidRPr="007B48C6">
          <w:rPr>
            <w:rFonts w:ascii="Arial" w:hAnsi="Arial" w:cs="Arial"/>
            <w:kern w:val="20"/>
            <w:rPrChange w:id="142" w:author="George F. Assis" w:date="2025-04-07T10:20:00Z">
              <w:rPr>
                <w:rFonts w:ascii="Arial" w:hAnsi="Arial" w:cs="Arial"/>
                <w:kern w:val="20"/>
                <w:sz w:val="19"/>
                <w:highlight w:val="yellow"/>
              </w:rPr>
            </w:rPrChange>
          </w:rPr>
          <w:t xml:space="preserve"> client, MTA’s, request during field installation.</w:t>
        </w:r>
      </w:ins>
    </w:p>
    <w:p w14:paraId="3F3354D8" w14:textId="77777777" w:rsidR="004508D2" w:rsidRPr="007B48C6" w:rsidRDefault="004508D2" w:rsidP="00F92DC8">
      <w:pPr>
        <w:widowControl/>
        <w:jc w:val="both"/>
        <w:rPr>
          <w:ins w:id="143" w:author="George F. Assis" w:date="2025-04-07T10:00:00Z"/>
          <w:rFonts w:ascii="Arial" w:hAnsi="Arial" w:cs="Arial"/>
          <w:kern w:val="20"/>
          <w:rPrChange w:id="144" w:author="George F. Assis" w:date="2025-04-07T10:20:00Z">
            <w:rPr>
              <w:ins w:id="145" w:author="George F. Assis" w:date="2025-04-07T10:00:00Z"/>
              <w:rFonts w:ascii="Arial" w:hAnsi="Arial" w:cs="Arial"/>
              <w:kern w:val="20"/>
              <w:sz w:val="19"/>
            </w:rPr>
          </w:rPrChange>
        </w:rPr>
      </w:pPr>
    </w:p>
    <w:p w14:paraId="2F4AB185" w14:textId="77777777" w:rsidR="00F92DC8" w:rsidRPr="007B48C6" w:rsidRDefault="004508D2" w:rsidP="00F92DC8">
      <w:pPr>
        <w:widowControl/>
        <w:jc w:val="both"/>
        <w:rPr>
          <w:ins w:id="146" w:author="George Fattal" w:date="2025-04-01T12:37:00Z"/>
          <w:rFonts w:ascii="Arial" w:hAnsi="Arial" w:cs="Arial"/>
          <w:b/>
          <w:bCs/>
          <w:kern w:val="20"/>
          <w:rPrChange w:id="147" w:author="George F. Assis" w:date="2025-04-07T10:20:00Z">
            <w:rPr>
              <w:ins w:id="148" w:author="George Fattal" w:date="2025-04-01T12:37:00Z"/>
              <w:rFonts w:ascii="Arial" w:hAnsi="Arial" w:cs="Arial"/>
              <w:kern w:val="20"/>
              <w:sz w:val="19"/>
            </w:rPr>
          </w:rPrChange>
        </w:rPr>
      </w:pPr>
      <w:ins w:id="149" w:author="George F. Assis" w:date="2025-04-07T09:59:00Z">
        <w:r w:rsidRPr="007B48C6">
          <w:rPr>
            <w:rFonts w:ascii="Arial" w:hAnsi="Arial" w:cs="Arial"/>
            <w:b/>
            <w:bCs/>
            <w:kern w:val="20"/>
            <w:rPrChange w:id="150" w:author="George F. Assis" w:date="2025-04-07T10:20:00Z">
              <w:rPr>
                <w:rFonts w:ascii="Arial" w:hAnsi="Arial" w:cs="Arial"/>
                <w:kern w:val="20"/>
                <w:sz w:val="19"/>
              </w:rPr>
            </w:rPrChange>
          </w:rPr>
          <w:t>MTA – TBTA -</w:t>
        </w:r>
      </w:ins>
      <w:del w:id="151" w:author="George F. Assis" w:date="2025-04-07T09:59:00Z">
        <w:r w:rsidR="00F92DC8" w:rsidRPr="007B48C6" w:rsidDel="004508D2">
          <w:rPr>
            <w:rFonts w:ascii="Arial" w:hAnsi="Arial" w:cs="Arial"/>
            <w:b/>
            <w:bCs/>
            <w:kern w:val="20"/>
            <w:rPrChange w:id="152" w:author="George F. Assis" w:date="2025-04-07T10:20:00Z">
              <w:rPr>
                <w:rFonts w:ascii="Arial" w:hAnsi="Arial" w:cs="Arial"/>
                <w:kern w:val="20"/>
                <w:sz w:val="19"/>
                <w:highlight w:val="yellow"/>
              </w:rPr>
            </w:rPrChange>
          </w:rPr>
          <w:delText>2267-06 – Currently</w:delText>
        </w:r>
      </w:del>
      <w:r w:rsidR="00F92DC8" w:rsidRPr="007B48C6">
        <w:rPr>
          <w:rFonts w:ascii="Arial" w:hAnsi="Arial" w:cs="Arial"/>
          <w:b/>
          <w:bCs/>
          <w:kern w:val="20"/>
          <w:rPrChange w:id="153" w:author="George F. Assis" w:date="2025-04-07T10:20:00Z">
            <w:rPr>
              <w:rFonts w:ascii="Arial" w:hAnsi="Arial" w:cs="Arial"/>
              <w:kern w:val="20"/>
              <w:sz w:val="19"/>
              <w:highlight w:val="yellow"/>
            </w:rPr>
          </w:rPrChange>
        </w:rPr>
        <w:t xml:space="preserve"> IP 2025, QMT and HCT Tunnel traffic signage and VMS Framing design</w:t>
      </w:r>
    </w:p>
    <w:p w14:paraId="5F8906FE" w14:textId="77777777" w:rsidR="002668BB" w:rsidRPr="007B48C6" w:rsidRDefault="004508D2" w:rsidP="00F92DC8">
      <w:pPr>
        <w:widowControl/>
        <w:jc w:val="both"/>
        <w:rPr>
          <w:rFonts w:ascii="Arial" w:hAnsi="Arial" w:cs="Arial"/>
          <w:kern w:val="20"/>
          <w:rPrChange w:id="154" w:author="George F. Assis" w:date="2025-04-07T10:20:00Z">
            <w:rPr>
              <w:rFonts w:ascii="Arial" w:hAnsi="Arial" w:cs="Arial"/>
              <w:kern w:val="20"/>
              <w:sz w:val="19"/>
            </w:rPr>
          </w:rPrChange>
        </w:rPr>
      </w:pPr>
      <w:ins w:id="155" w:author="George F. Assis" w:date="2025-04-07T10:01:00Z">
        <w:r w:rsidRPr="007B48C6">
          <w:rPr>
            <w:rFonts w:ascii="Arial" w:hAnsi="Arial" w:cs="Arial"/>
            <w:kern w:val="20"/>
            <w:rPrChange w:id="156" w:author="George F. Assis" w:date="2025-04-07T10:20:00Z">
              <w:rPr>
                <w:rFonts w:ascii="Arial" w:hAnsi="Arial" w:cs="Arial"/>
                <w:kern w:val="20"/>
                <w:sz w:val="19"/>
              </w:rPr>
            </w:rPrChange>
          </w:rPr>
          <w:t>Structural Engineer for the</w:t>
        </w:r>
      </w:ins>
      <w:ins w:id="157" w:author="George Fattal" w:date="2025-04-01T12:37:00Z">
        <w:del w:id="158" w:author="George F. Assis" w:date="2025-04-07T10:01:00Z">
          <w:r w:rsidR="002668BB" w:rsidRPr="007B48C6" w:rsidDel="004508D2">
            <w:rPr>
              <w:rFonts w:ascii="Arial" w:hAnsi="Arial" w:cs="Arial"/>
              <w:kern w:val="20"/>
              <w:rPrChange w:id="159" w:author="George F. Assis" w:date="2025-04-07T10:20:00Z">
                <w:rPr>
                  <w:rFonts w:ascii="Arial" w:hAnsi="Arial" w:cs="Arial"/>
                  <w:kern w:val="20"/>
                  <w:sz w:val="19"/>
                </w:rPr>
              </w:rPrChange>
            </w:rPr>
            <w:delText>The scope includes</w:delText>
          </w:r>
        </w:del>
        <w:r w:rsidR="002668BB" w:rsidRPr="007B48C6">
          <w:rPr>
            <w:rFonts w:ascii="Arial" w:hAnsi="Arial" w:cs="Arial"/>
            <w:kern w:val="20"/>
            <w:rPrChange w:id="160" w:author="George F. Assis" w:date="2025-04-07T10:20:00Z">
              <w:rPr>
                <w:rFonts w:ascii="Arial" w:hAnsi="Arial" w:cs="Arial"/>
                <w:kern w:val="20"/>
                <w:sz w:val="19"/>
              </w:rPr>
            </w:rPrChange>
          </w:rPr>
          <w:t xml:space="preserve"> design of </w:t>
        </w:r>
      </w:ins>
      <w:ins w:id="161" w:author="George Fattal" w:date="2025-04-01T12:38:00Z">
        <w:r w:rsidR="002668BB" w:rsidRPr="007B48C6">
          <w:rPr>
            <w:rFonts w:ascii="Arial" w:hAnsi="Arial" w:cs="Arial"/>
            <w:kern w:val="20"/>
            <w:rPrChange w:id="162" w:author="George F. Assis" w:date="2025-04-07T10:20:00Z">
              <w:rPr>
                <w:rFonts w:ascii="Arial" w:hAnsi="Arial" w:cs="Arial"/>
                <w:kern w:val="20"/>
                <w:sz w:val="19"/>
              </w:rPr>
            </w:rPrChange>
          </w:rPr>
          <w:t xml:space="preserve">traffic devices to reduce the number of over-height </w:t>
        </w:r>
      </w:ins>
      <w:ins w:id="163" w:author="George Fattal" w:date="2025-04-01T12:42:00Z">
        <w:r w:rsidR="002668BB" w:rsidRPr="007B48C6">
          <w:rPr>
            <w:rFonts w:ascii="Arial" w:hAnsi="Arial" w:cs="Arial"/>
            <w:kern w:val="20"/>
            <w:rPrChange w:id="164" w:author="George F. Assis" w:date="2025-04-07T10:20:00Z">
              <w:rPr>
                <w:rFonts w:ascii="Arial" w:hAnsi="Arial" w:cs="Arial"/>
                <w:kern w:val="20"/>
                <w:sz w:val="19"/>
              </w:rPr>
            </w:rPrChange>
          </w:rPr>
          <w:t>vehicle</w:t>
        </w:r>
      </w:ins>
      <w:ins w:id="165" w:author="George Fattal" w:date="2025-04-01T12:38:00Z">
        <w:r w:rsidR="002668BB" w:rsidRPr="007B48C6">
          <w:rPr>
            <w:rFonts w:ascii="Arial" w:hAnsi="Arial" w:cs="Arial"/>
            <w:kern w:val="20"/>
            <w:rPrChange w:id="166" w:author="George F. Assis" w:date="2025-04-07T10:20:00Z">
              <w:rPr>
                <w:rFonts w:ascii="Arial" w:hAnsi="Arial" w:cs="Arial"/>
                <w:kern w:val="20"/>
                <w:sz w:val="19"/>
              </w:rPr>
            </w:rPrChange>
          </w:rPr>
          <w:t xml:space="preserve"> instances approaching the Queens Midt</w:t>
        </w:r>
      </w:ins>
      <w:ins w:id="167" w:author="George Fattal" w:date="2025-04-01T12:39:00Z">
        <w:r w:rsidR="002668BB" w:rsidRPr="007B48C6">
          <w:rPr>
            <w:rFonts w:ascii="Arial" w:hAnsi="Arial" w:cs="Arial"/>
            <w:kern w:val="20"/>
            <w:rPrChange w:id="168" w:author="George F. Assis" w:date="2025-04-07T10:20:00Z">
              <w:rPr>
                <w:rFonts w:ascii="Arial" w:hAnsi="Arial" w:cs="Arial"/>
                <w:kern w:val="20"/>
                <w:sz w:val="19"/>
              </w:rPr>
            </w:rPrChange>
          </w:rPr>
          <w:t>own Tunnel and Hugh L. Carey Tunnel (Brooklyn Battery Tunnel)</w:t>
        </w:r>
      </w:ins>
      <w:ins w:id="169" w:author="George Fattal" w:date="2025-04-01T12:43:00Z">
        <w:r w:rsidR="002668BB" w:rsidRPr="007B48C6">
          <w:rPr>
            <w:rFonts w:ascii="Arial" w:hAnsi="Arial" w:cs="Arial"/>
            <w:kern w:val="20"/>
            <w:rPrChange w:id="170" w:author="George F. Assis" w:date="2025-04-07T10:20:00Z">
              <w:rPr>
                <w:rFonts w:ascii="Arial" w:hAnsi="Arial" w:cs="Arial"/>
                <w:kern w:val="20"/>
                <w:sz w:val="19"/>
              </w:rPr>
            </w:rPrChange>
          </w:rPr>
          <w:t>, This includes design of VMS</w:t>
        </w:r>
      </w:ins>
      <w:ins w:id="171" w:author="George Fattal" w:date="2025-04-01T12:44:00Z">
        <w:r w:rsidR="00526595" w:rsidRPr="007B48C6">
          <w:rPr>
            <w:rFonts w:ascii="Arial" w:hAnsi="Arial" w:cs="Arial"/>
            <w:kern w:val="20"/>
            <w:rPrChange w:id="172" w:author="George F. Assis" w:date="2025-04-07T10:20:00Z">
              <w:rPr>
                <w:rFonts w:ascii="Arial" w:hAnsi="Arial" w:cs="Arial"/>
                <w:kern w:val="20"/>
                <w:sz w:val="19"/>
              </w:rPr>
            </w:rPrChange>
          </w:rPr>
          <w:t xml:space="preserve"> </w:t>
        </w:r>
        <w:r w:rsidR="00526595" w:rsidRPr="007B48C6">
          <w:rPr>
            <w:rFonts w:ascii="Arial" w:hAnsi="Arial" w:cs="Arial"/>
            <w:kern w:val="20"/>
            <w:rPrChange w:id="173" w:author="George F. Assis" w:date="2025-04-07T10:20:00Z">
              <w:rPr>
                <w:rFonts w:ascii="Arial" w:hAnsi="Arial" w:cs="Arial"/>
                <w:kern w:val="20"/>
                <w:sz w:val="19"/>
                <w:highlight w:val="yellow"/>
              </w:rPr>
            </w:rPrChange>
          </w:rPr>
          <w:t>(Variable Message Signs)</w:t>
        </w:r>
        <w:r w:rsidR="00526595" w:rsidRPr="007B48C6">
          <w:rPr>
            <w:rFonts w:ascii="Arial" w:hAnsi="Arial" w:cs="Arial"/>
            <w:kern w:val="20"/>
            <w:rPrChange w:id="174" w:author="George F. Assis" w:date="2025-04-07T10:20:00Z">
              <w:rPr>
                <w:rFonts w:ascii="Arial" w:hAnsi="Arial" w:cs="Arial"/>
                <w:kern w:val="20"/>
                <w:sz w:val="19"/>
              </w:rPr>
            </w:rPrChange>
          </w:rPr>
          <w:t xml:space="preserve"> framing, </w:t>
        </w:r>
      </w:ins>
      <w:ins w:id="175" w:author="George Fattal" w:date="2025-04-01T12:45:00Z">
        <w:r w:rsidR="00526595" w:rsidRPr="007B48C6">
          <w:rPr>
            <w:rFonts w:ascii="Arial" w:hAnsi="Arial" w:cs="Arial"/>
            <w:kern w:val="20"/>
            <w:rPrChange w:id="176" w:author="George F. Assis" w:date="2025-04-07T10:20:00Z">
              <w:rPr>
                <w:rFonts w:ascii="Arial" w:hAnsi="Arial" w:cs="Arial"/>
                <w:kern w:val="20"/>
                <w:sz w:val="19"/>
              </w:rPr>
            </w:rPrChange>
          </w:rPr>
          <w:t xml:space="preserve">traffic signal and flasher mounts, traffic signal </w:t>
        </w:r>
      </w:ins>
      <w:ins w:id="177" w:author="George Fattal" w:date="2025-04-01T12:46:00Z">
        <w:r w:rsidR="00526595" w:rsidRPr="007B48C6">
          <w:rPr>
            <w:rFonts w:ascii="Arial" w:hAnsi="Arial" w:cs="Arial"/>
            <w:kern w:val="20"/>
            <w:rPrChange w:id="178" w:author="George F. Assis" w:date="2025-04-07T10:20:00Z">
              <w:rPr>
                <w:rFonts w:ascii="Arial" w:hAnsi="Arial" w:cs="Arial"/>
                <w:kern w:val="20"/>
                <w:sz w:val="19"/>
              </w:rPr>
            </w:rPrChange>
          </w:rPr>
          <w:t xml:space="preserve">pole </w:t>
        </w:r>
      </w:ins>
      <w:ins w:id="179" w:author="George Fattal" w:date="2025-04-01T12:45:00Z">
        <w:r w:rsidR="00526595" w:rsidRPr="007B48C6">
          <w:rPr>
            <w:rFonts w:ascii="Arial" w:hAnsi="Arial" w:cs="Arial"/>
            <w:kern w:val="20"/>
            <w:rPrChange w:id="180" w:author="George F. Assis" w:date="2025-04-07T10:20:00Z">
              <w:rPr>
                <w:rFonts w:ascii="Arial" w:hAnsi="Arial" w:cs="Arial"/>
                <w:kern w:val="20"/>
                <w:sz w:val="19"/>
              </w:rPr>
            </w:rPrChange>
          </w:rPr>
          <w:t>fou</w:t>
        </w:r>
      </w:ins>
      <w:ins w:id="181" w:author="George Fattal" w:date="2025-04-01T12:46:00Z">
        <w:r w:rsidR="00526595" w:rsidRPr="007B48C6">
          <w:rPr>
            <w:rFonts w:ascii="Arial" w:hAnsi="Arial" w:cs="Arial"/>
            <w:kern w:val="20"/>
            <w:rPrChange w:id="182" w:author="George F. Assis" w:date="2025-04-07T10:20:00Z">
              <w:rPr>
                <w:rFonts w:ascii="Arial" w:hAnsi="Arial" w:cs="Arial"/>
                <w:kern w:val="20"/>
                <w:sz w:val="19"/>
              </w:rPr>
            </w:rPrChange>
          </w:rPr>
          <w:t>ndations</w:t>
        </w:r>
      </w:ins>
      <w:ins w:id="183" w:author="George Fattal" w:date="2025-04-01T12:58:00Z">
        <w:r w:rsidR="00C22EEB" w:rsidRPr="007B48C6">
          <w:rPr>
            <w:rFonts w:ascii="Arial" w:hAnsi="Arial" w:cs="Arial"/>
            <w:kern w:val="20"/>
            <w:rPrChange w:id="184" w:author="George F. Assis" w:date="2025-04-07T10:20:00Z">
              <w:rPr>
                <w:rFonts w:ascii="Arial" w:hAnsi="Arial" w:cs="Arial"/>
                <w:kern w:val="20"/>
                <w:sz w:val="19"/>
              </w:rPr>
            </w:rPrChange>
          </w:rPr>
          <w:t xml:space="preserve"> (Including special-case types for use in the HCT approach plaza </w:t>
        </w:r>
      </w:ins>
      <w:ins w:id="185" w:author="George Fattal" w:date="2025-04-01T12:59:00Z">
        <w:r w:rsidR="00C22EEB" w:rsidRPr="007B48C6">
          <w:rPr>
            <w:rFonts w:ascii="Arial" w:hAnsi="Arial" w:cs="Arial"/>
            <w:kern w:val="20"/>
            <w:rPrChange w:id="186" w:author="George F. Assis" w:date="2025-04-07T10:20:00Z">
              <w:rPr>
                <w:rFonts w:ascii="Arial" w:hAnsi="Arial" w:cs="Arial"/>
                <w:kern w:val="20"/>
                <w:sz w:val="19"/>
              </w:rPr>
            </w:rPrChange>
          </w:rPr>
          <w:t>Cellular Structure)</w:t>
        </w:r>
      </w:ins>
      <w:ins w:id="187" w:author="George Fattal" w:date="2025-04-01T12:46:00Z">
        <w:r w:rsidR="00526595" w:rsidRPr="007B48C6">
          <w:rPr>
            <w:rFonts w:ascii="Arial" w:hAnsi="Arial" w:cs="Arial"/>
            <w:kern w:val="20"/>
            <w:rPrChange w:id="188" w:author="George F. Assis" w:date="2025-04-07T10:20:00Z">
              <w:rPr>
                <w:rFonts w:ascii="Arial" w:hAnsi="Arial" w:cs="Arial"/>
                <w:kern w:val="20"/>
                <w:sz w:val="19"/>
              </w:rPr>
            </w:rPrChange>
          </w:rPr>
          <w:t>,</w:t>
        </w:r>
      </w:ins>
      <w:ins w:id="189" w:author="George Fattal" w:date="2025-04-01T12:47:00Z">
        <w:r w:rsidR="00526595" w:rsidRPr="007B48C6">
          <w:rPr>
            <w:rFonts w:ascii="Arial" w:hAnsi="Arial" w:cs="Arial"/>
            <w:kern w:val="20"/>
            <w:rPrChange w:id="190" w:author="George F. Assis" w:date="2025-04-07T10:20:00Z">
              <w:rPr>
                <w:rFonts w:ascii="Arial" w:hAnsi="Arial" w:cs="Arial"/>
                <w:kern w:val="20"/>
                <w:sz w:val="19"/>
              </w:rPr>
            </w:rPrChange>
          </w:rPr>
          <w:t xml:space="preserve"> </w:t>
        </w:r>
      </w:ins>
      <w:ins w:id="191" w:author="George Fattal" w:date="2025-04-01T12:48:00Z">
        <w:r w:rsidR="00526595" w:rsidRPr="007B48C6">
          <w:rPr>
            <w:rFonts w:ascii="Arial" w:hAnsi="Arial" w:cs="Arial"/>
            <w:kern w:val="20"/>
            <w:rPrChange w:id="192" w:author="George F. Assis" w:date="2025-04-07T10:20:00Z">
              <w:rPr>
                <w:rFonts w:ascii="Arial" w:hAnsi="Arial" w:cs="Arial"/>
                <w:kern w:val="20"/>
                <w:sz w:val="19"/>
              </w:rPr>
            </w:rPrChange>
          </w:rPr>
          <w:t>several types of cabinet mounts to different structures</w:t>
        </w:r>
      </w:ins>
      <w:ins w:id="193" w:author="George Fattal" w:date="2025-04-01T12:58:00Z">
        <w:r w:rsidR="00C22EEB" w:rsidRPr="007B48C6">
          <w:rPr>
            <w:rFonts w:ascii="Arial" w:hAnsi="Arial" w:cs="Arial"/>
            <w:kern w:val="20"/>
            <w:rPrChange w:id="194" w:author="George F. Assis" w:date="2025-04-07T10:20:00Z">
              <w:rPr>
                <w:rFonts w:ascii="Arial" w:hAnsi="Arial" w:cs="Arial"/>
                <w:kern w:val="20"/>
                <w:sz w:val="19"/>
              </w:rPr>
            </w:rPrChange>
          </w:rPr>
          <w:t>.</w:t>
        </w:r>
      </w:ins>
    </w:p>
    <w:p w14:paraId="26DE29A6" w14:textId="77777777" w:rsidR="004508D2" w:rsidRPr="007B48C6" w:rsidRDefault="004508D2" w:rsidP="00F92DC8">
      <w:pPr>
        <w:widowControl/>
        <w:jc w:val="both"/>
        <w:rPr>
          <w:ins w:id="195" w:author="George F. Assis" w:date="2025-04-07T10:01:00Z"/>
          <w:rFonts w:ascii="Arial" w:hAnsi="Arial" w:cs="Arial"/>
          <w:kern w:val="20"/>
          <w:rPrChange w:id="196" w:author="George F. Assis" w:date="2025-04-07T10:20:00Z">
            <w:rPr>
              <w:ins w:id="197" w:author="George F. Assis" w:date="2025-04-07T10:01:00Z"/>
              <w:rFonts w:ascii="Arial" w:hAnsi="Arial" w:cs="Arial"/>
              <w:kern w:val="20"/>
              <w:sz w:val="19"/>
            </w:rPr>
          </w:rPrChange>
        </w:rPr>
      </w:pPr>
    </w:p>
    <w:p w14:paraId="33F083F2" w14:textId="77777777" w:rsidR="00F92DC8" w:rsidRPr="007B48C6" w:rsidRDefault="00F92DC8" w:rsidP="00F92DC8">
      <w:pPr>
        <w:widowControl/>
        <w:jc w:val="both"/>
        <w:rPr>
          <w:ins w:id="198" w:author="George F. Assis" w:date="2025-04-07T10:02:00Z"/>
          <w:rFonts w:ascii="Arial" w:hAnsi="Arial" w:cs="Arial"/>
          <w:b/>
          <w:bCs/>
          <w:kern w:val="20"/>
          <w:rPrChange w:id="199" w:author="George F. Assis" w:date="2025-04-07T10:20:00Z">
            <w:rPr>
              <w:ins w:id="200" w:author="George F. Assis" w:date="2025-04-07T10:02:00Z"/>
              <w:rFonts w:ascii="Arial" w:hAnsi="Arial" w:cs="Arial"/>
              <w:kern w:val="20"/>
              <w:sz w:val="19"/>
            </w:rPr>
          </w:rPrChange>
        </w:rPr>
      </w:pPr>
      <w:del w:id="201" w:author="George F. Assis" w:date="2025-04-07T10:01:00Z">
        <w:r w:rsidRPr="007B48C6" w:rsidDel="004508D2">
          <w:rPr>
            <w:rFonts w:ascii="Arial" w:hAnsi="Arial" w:cs="Arial"/>
            <w:b/>
            <w:bCs/>
            <w:kern w:val="20"/>
            <w:rPrChange w:id="202" w:author="George F. Assis" w:date="2025-04-07T10:20:00Z">
              <w:rPr>
                <w:rFonts w:ascii="Arial" w:hAnsi="Arial" w:cs="Arial"/>
                <w:kern w:val="20"/>
                <w:sz w:val="19"/>
                <w:highlight w:val="yellow"/>
              </w:rPr>
            </w:rPrChange>
          </w:rPr>
          <w:delText xml:space="preserve">2431 – </w:delText>
        </w:r>
      </w:del>
      <w:r w:rsidRPr="007B48C6">
        <w:rPr>
          <w:rFonts w:ascii="Arial" w:hAnsi="Arial" w:cs="Arial"/>
          <w:b/>
          <w:bCs/>
          <w:kern w:val="20"/>
          <w:rPrChange w:id="203" w:author="George F. Assis" w:date="2025-04-07T10:20:00Z">
            <w:rPr>
              <w:rFonts w:ascii="Arial" w:hAnsi="Arial" w:cs="Arial"/>
              <w:kern w:val="20"/>
              <w:sz w:val="19"/>
              <w:highlight w:val="yellow"/>
            </w:rPr>
          </w:rPrChange>
        </w:rPr>
        <w:t>Dutchess County</w:t>
      </w:r>
      <w:ins w:id="204" w:author="George Fattal" w:date="2025-04-01T12:54:00Z">
        <w:r w:rsidR="00C22EEB" w:rsidRPr="007B48C6">
          <w:rPr>
            <w:rFonts w:ascii="Arial" w:hAnsi="Arial" w:cs="Arial"/>
            <w:b/>
            <w:bCs/>
            <w:kern w:val="20"/>
            <w:rPrChange w:id="205" w:author="George F. Assis" w:date="2025-04-07T10:20:00Z">
              <w:rPr>
                <w:rFonts w:ascii="Arial" w:hAnsi="Arial" w:cs="Arial"/>
                <w:kern w:val="20"/>
                <w:sz w:val="19"/>
                <w:highlight w:val="yellow"/>
              </w:rPr>
            </w:rPrChange>
          </w:rPr>
          <w:t xml:space="preserve"> </w:t>
        </w:r>
      </w:ins>
      <w:ins w:id="206" w:author="George F. Assis" w:date="2025-04-07T10:01:00Z">
        <w:r w:rsidR="004508D2" w:rsidRPr="007B48C6">
          <w:rPr>
            <w:rFonts w:ascii="Arial" w:hAnsi="Arial" w:cs="Arial"/>
            <w:b/>
            <w:bCs/>
            <w:kern w:val="20"/>
            <w:rPrChange w:id="207" w:author="George F. Assis" w:date="2025-04-07T10:20:00Z">
              <w:rPr>
                <w:rFonts w:ascii="Arial" w:hAnsi="Arial" w:cs="Arial"/>
                <w:kern w:val="20"/>
                <w:sz w:val="19"/>
              </w:rPr>
            </w:rPrChange>
          </w:rPr>
          <w:t xml:space="preserve">– </w:t>
        </w:r>
      </w:ins>
      <w:ins w:id="208" w:author="George Fattal" w:date="2025-04-01T12:54:00Z">
        <w:r w:rsidR="00C22EEB" w:rsidRPr="007B48C6">
          <w:rPr>
            <w:rFonts w:ascii="Arial" w:hAnsi="Arial" w:cs="Arial"/>
            <w:b/>
            <w:bCs/>
            <w:kern w:val="20"/>
            <w:rPrChange w:id="209" w:author="George F. Assis" w:date="2025-04-07T10:20:00Z">
              <w:rPr>
                <w:rFonts w:ascii="Arial" w:hAnsi="Arial" w:cs="Arial"/>
                <w:kern w:val="20"/>
                <w:sz w:val="19"/>
                <w:highlight w:val="yellow"/>
              </w:rPr>
            </w:rPrChange>
          </w:rPr>
          <w:t>DPW</w:t>
        </w:r>
      </w:ins>
      <w:r w:rsidRPr="007B48C6">
        <w:rPr>
          <w:rFonts w:ascii="Arial" w:hAnsi="Arial" w:cs="Arial"/>
          <w:b/>
          <w:bCs/>
          <w:kern w:val="20"/>
          <w:rPrChange w:id="210" w:author="George F. Assis" w:date="2025-04-07T10:20:00Z">
            <w:rPr>
              <w:rFonts w:ascii="Arial" w:hAnsi="Arial" w:cs="Arial"/>
              <w:kern w:val="20"/>
              <w:sz w:val="19"/>
              <w:highlight w:val="yellow"/>
            </w:rPr>
          </w:rPrChange>
        </w:rPr>
        <w:t xml:space="preserve"> Bridge Inspections 2021-2024</w:t>
      </w:r>
      <w:del w:id="211" w:author="George F. Assis" w:date="2025-04-07T10:02:00Z">
        <w:r w:rsidRPr="007B48C6" w:rsidDel="004508D2">
          <w:rPr>
            <w:rFonts w:ascii="Arial" w:hAnsi="Arial" w:cs="Arial"/>
            <w:b/>
            <w:bCs/>
            <w:kern w:val="20"/>
            <w:rPrChange w:id="212" w:author="George F. Assis" w:date="2025-04-07T10:20:00Z">
              <w:rPr>
                <w:rFonts w:ascii="Arial" w:hAnsi="Arial" w:cs="Arial"/>
                <w:kern w:val="20"/>
                <w:sz w:val="19"/>
                <w:highlight w:val="yellow"/>
              </w:rPr>
            </w:rPrChange>
          </w:rPr>
          <w:delText>, Inspected bridges along Dutchess Rail Trail and generated reports for DPW</w:delText>
        </w:r>
      </w:del>
    </w:p>
    <w:p w14:paraId="2D02AF0F" w14:textId="77777777" w:rsidR="004508D2" w:rsidRPr="007B48C6" w:rsidRDefault="004508D2" w:rsidP="00F92DC8">
      <w:pPr>
        <w:widowControl/>
        <w:jc w:val="both"/>
        <w:rPr>
          <w:ins w:id="213" w:author="George Fattal" w:date="2025-03-31T11:01:00Z"/>
          <w:rFonts w:ascii="Arial" w:hAnsi="Arial" w:cs="Arial"/>
          <w:kern w:val="20"/>
          <w:rPrChange w:id="214" w:author="George F. Assis" w:date="2025-04-07T10:20:00Z">
            <w:rPr>
              <w:ins w:id="215" w:author="George Fattal" w:date="2025-03-31T11:01:00Z"/>
              <w:rFonts w:ascii="Arial" w:hAnsi="Arial" w:cs="Arial"/>
              <w:kern w:val="20"/>
              <w:sz w:val="19"/>
            </w:rPr>
          </w:rPrChange>
        </w:rPr>
      </w:pPr>
      <w:ins w:id="216" w:author="George F. Assis" w:date="2025-04-07T10:02:00Z">
        <w:r w:rsidRPr="007B48C6">
          <w:rPr>
            <w:rFonts w:ascii="Arial" w:hAnsi="Arial" w:cs="Arial"/>
            <w:kern w:val="20"/>
            <w:rPrChange w:id="217" w:author="George F. Assis" w:date="2025-04-07T10:20:00Z">
              <w:rPr>
                <w:rFonts w:ascii="Arial" w:hAnsi="Arial" w:cs="Arial"/>
                <w:kern w:val="20"/>
                <w:sz w:val="19"/>
              </w:rPr>
            </w:rPrChange>
          </w:rPr>
          <w:t xml:space="preserve">Structural Engineer for the inspection and report preparation </w:t>
        </w:r>
      </w:ins>
      <w:ins w:id="218" w:author="George F. Assis" w:date="2025-04-07T10:03:00Z">
        <w:r w:rsidRPr="007B48C6">
          <w:rPr>
            <w:rFonts w:ascii="Arial" w:hAnsi="Arial" w:cs="Arial"/>
            <w:kern w:val="20"/>
            <w:rPrChange w:id="219" w:author="George F. Assis" w:date="2025-04-07T10:20:00Z">
              <w:rPr>
                <w:rFonts w:ascii="Arial" w:hAnsi="Arial" w:cs="Arial"/>
                <w:kern w:val="20"/>
                <w:sz w:val="19"/>
              </w:rPr>
            </w:rPrChange>
          </w:rPr>
          <w:t>of approximately 47 bridges and 3 culverts.</w:t>
        </w:r>
      </w:ins>
    </w:p>
    <w:p w14:paraId="5B02AB9D" w14:textId="77777777" w:rsidR="009339C3" w:rsidRPr="007B48C6" w:rsidDel="004508D2" w:rsidRDefault="009339C3" w:rsidP="00F92DC8">
      <w:pPr>
        <w:widowControl/>
        <w:jc w:val="both"/>
        <w:rPr>
          <w:del w:id="220" w:author="George F. Assis" w:date="2025-04-07T10:03:00Z"/>
          <w:rFonts w:ascii="Arial" w:hAnsi="Arial" w:cs="Arial"/>
          <w:b/>
          <w:bCs/>
          <w:kern w:val="20"/>
          <w:rPrChange w:id="221" w:author="George F. Assis" w:date="2025-04-07T10:20:00Z">
            <w:rPr>
              <w:del w:id="222" w:author="George F. Assis" w:date="2025-04-07T10:03:00Z"/>
              <w:rFonts w:ascii="Arial" w:hAnsi="Arial" w:cs="Arial"/>
              <w:kern w:val="20"/>
              <w:sz w:val="19"/>
              <w:szCs w:val="19"/>
            </w:rPr>
          </w:rPrChange>
        </w:rPr>
      </w:pPr>
      <w:ins w:id="223" w:author="George Fattal" w:date="2025-03-31T11:01:00Z">
        <w:del w:id="224" w:author="George F. Assis" w:date="2025-04-07T10:03:00Z">
          <w:r w:rsidRPr="007B48C6" w:rsidDel="004508D2">
            <w:rPr>
              <w:rFonts w:ascii="Arial" w:hAnsi="Arial" w:cs="Arial"/>
              <w:b/>
              <w:bCs/>
              <w:kern w:val="20"/>
              <w:rPrChange w:id="225" w:author="George F. Assis" w:date="2025-04-07T10:20:00Z">
                <w:rPr>
                  <w:rFonts w:ascii="Arial" w:hAnsi="Arial" w:cs="Arial"/>
                  <w:kern w:val="20"/>
                  <w:sz w:val="19"/>
                  <w:szCs w:val="19"/>
                </w:rPr>
              </w:rPrChange>
            </w:rPr>
            <w:delText xml:space="preserve">The project scope involved providing the required project management, staffing, oversight, planning, quality control, load rating, and communication necessary for the successful completion of the inspections and the submission of appropriate reports for </w:delText>
          </w:r>
        </w:del>
      </w:ins>
      <w:ins w:id="226" w:author="George Fattal" w:date="2025-03-31T11:03:00Z">
        <w:del w:id="227" w:author="George F. Assis" w:date="2025-04-07T10:03:00Z">
          <w:r w:rsidRPr="007B48C6" w:rsidDel="004508D2">
            <w:rPr>
              <w:rFonts w:ascii="Arial" w:hAnsi="Arial" w:cs="Arial"/>
              <w:b/>
              <w:bCs/>
              <w:kern w:val="20"/>
              <w:rPrChange w:id="228" w:author="George F. Assis" w:date="2025-04-07T10:20:00Z">
                <w:rPr>
                  <w:rFonts w:ascii="Arial" w:hAnsi="Arial" w:cs="Arial"/>
                  <w:kern w:val="20"/>
                  <w:sz w:val="19"/>
                  <w:szCs w:val="19"/>
                </w:rPr>
              </w:rPrChange>
            </w:rPr>
            <w:delText>47 bridges and 3 culverts</w:delText>
          </w:r>
          <w:r w:rsidR="00A471CA" w:rsidRPr="007B48C6" w:rsidDel="004508D2">
            <w:rPr>
              <w:rFonts w:ascii="Arial" w:hAnsi="Arial" w:cs="Arial"/>
              <w:b/>
              <w:bCs/>
              <w:kern w:val="20"/>
              <w:rPrChange w:id="229" w:author="George F. Assis" w:date="2025-04-07T10:20:00Z">
                <w:rPr>
                  <w:rFonts w:ascii="Arial" w:hAnsi="Arial" w:cs="Arial"/>
                  <w:kern w:val="20"/>
                  <w:sz w:val="19"/>
                  <w:szCs w:val="19"/>
                </w:rPr>
              </w:rPrChange>
            </w:rPr>
            <w:delText xml:space="preserve">. </w:delText>
          </w:r>
        </w:del>
      </w:ins>
    </w:p>
    <w:p w14:paraId="107E85B9" w14:textId="77777777" w:rsidR="004508D2" w:rsidRPr="007B48C6" w:rsidRDefault="004508D2" w:rsidP="00F92DC8">
      <w:pPr>
        <w:widowControl/>
        <w:jc w:val="both"/>
        <w:rPr>
          <w:ins w:id="230" w:author="George F. Assis" w:date="2025-04-07T10:03:00Z"/>
          <w:rFonts w:ascii="Arial" w:hAnsi="Arial" w:cs="Arial"/>
          <w:b/>
          <w:bCs/>
          <w:kern w:val="20"/>
          <w:rPrChange w:id="231" w:author="George F. Assis" w:date="2025-04-07T10:20:00Z">
            <w:rPr>
              <w:ins w:id="232" w:author="George F. Assis" w:date="2025-04-07T10:03:00Z"/>
              <w:rFonts w:ascii="Arial" w:hAnsi="Arial" w:cs="Arial"/>
              <w:kern w:val="20"/>
              <w:sz w:val="19"/>
            </w:rPr>
          </w:rPrChange>
        </w:rPr>
      </w:pPr>
    </w:p>
    <w:p w14:paraId="60DCBBF5" w14:textId="77777777" w:rsidR="00F92DC8" w:rsidRPr="007B48C6" w:rsidDel="00297D8F" w:rsidRDefault="00F92DC8" w:rsidP="00F92DC8">
      <w:pPr>
        <w:widowControl/>
        <w:jc w:val="both"/>
        <w:rPr>
          <w:del w:id="233" w:author="George Fattal" w:date="2025-03-31T10:49:00Z"/>
          <w:rFonts w:ascii="Arial" w:hAnsi="Arial" w:cs="Arial"/>
          <w:b/>
          <w:bCs/>
          <w:kern w:val="20"/>
          <w:rPrChange w:id="234" w:author="George F. Assis" w:date="2025-04-07T10:20:00Z">
            <w:rPr>
              <w:del w:id="235" w:author="George Fattal" w:date="2025-03-31T10:49:00Z"/>
              <w:rFonts w:ascii="Arial" w:hAnsi="Arial" w:cs="Arial"/>
              <w:kern w:val="20"/>
              <w:sz w:val="19"/>
            </w:rPr>
          </w:rPrChange>
        </w:rPr>
      </w:pPr>
      <w:del w:id="236" w:author="George Fattal" w:date="2025-03-31T10:49:00Z">
        <w:r w:rsidRPr="007B48C6" w:rsidDel="00297D8F">
          <w:rPr>
            <w:rFonts w:ascii="Arial" w:hAnsi="Arial" w:cs="Arial"/>
            <w:b/>
            <w:bCs/>
            <w:kern w:val="20"/>
            <w:rPrChange w:id="237" w:author="George F. Assis" w:date="2025-04-07T10:20:00Z">
              <w:rPr>
                <w:rFonts w:ascii="Arial" w:hAnsi="Arial" w:cs="Arial"/>
                <w:kern w:val="20"/>
                <w:sz w:val="19"/>
                <w:highlight w:val="yellow"/>
              </w:rPr>
            </w:rPrChange>
          </w:rPr>
          <w:delText>2524 - JFK Terminal – Yellow Garage Staircase design</w:delText>
        </w:r>
      </w:del>
    </w:p>
    <w:p w14:paraId="0F239739" w14:textId="77777777" w:rsidR="00381874" w:rsidRPr="007B48C6" w:rsidRDefault="00381874" w:rsidP="00F92DC8">
      <w:pPr>
        <w:widowControl/>
        <w:jc w:val="both"/>
        <w:rPr>
          <w:ins w:id="238" w:author="George F. Assis" w:date="2025-04-07T10:04:00Z"/>
          <w:rFonts w:ascii="Arial" w:hAnsi="Arial" w:cs="Arial"/>
          <w:b/>
          <w:bCs/>
          <w:kern w:val="20"/>
          <w:rPrChange w:id="239" w:author="George F. Assis" w:date="2025-04-07T10:20:00Z">
            <w:rPr>
              <w:ins w:id="240" w:author="George F. Assis" w:date="2025-04-07T10:04:00Z"/>
              <w:rFonts w:ascii="Arial" w:hAnsi="Arial" w:cs="Arial"/>
              <w:kern w:val="20"/>
              <w:sz w:val="19"/>
            </w:rPr>
          </w:rPrChange>
        </w:rPr>
      </w:pPr>
      <w:ins w:id="241" w:author="George F. Assis" w:date="2025-04-07T10:04:00Z">
        <w:r w:rsidRPr="007B48C6">
          <w:rPr>
            <w:rFonts w:ascii="Arial" w:hAnsi="Arial" w:cs="Arial"/>
            <w:b/>
            <w:bCs/>
            <w:kern w:val="20"/>
            <w:rPrChange w:id="242" w:author="George F. Assis" w:date="2025-04-07T10:20:00Z">
              <w:rPr>
                <w:rFonts w:ascii="Arial" w:hAnsi="Arial" w:cs="Arial"/>
                <w:kern w:val="20"/>
                <w:sz w:val="19"/>
              </w:rPr>
            </w:rPrChange>
          </w:rPr>
          <w:t>MTA - TBTA</w:t>
        </w:r>
      </w:ins>
      <w:del w:id="243" w:author="George F. Assis" w:date="2025-04-07T10:03:00Z">
        <w:r w:rsidR="00F92DC8" w:rsidRPr="007B48C6" w:rsidDel="004508D2">
          <w:rPr>
            <w:rFonts w:ascii="Arial" w:hAnsi="Arial" w:cs="Arial"/>
            <w:b/>
            <w:bCs/>
            <w:kern w:val="20"/>
            <w:rPrChange w:id="244" w:author="George F. Assis" w:date="2025-04-07T10:20:00Z">
              <w:rPr>
                <w:rFonts w:ascii="Arial" w:hAnsi="Arial" w:cs="Arial"/>
                <w:kern w:val="20"/>
                <w:sz w:val="19"/>
                <w:highlight w:val="yellow"/>
              </w:rPr>
            </w:rPrChange>
          </w:rPr>
          <w:delText>2578-01</w:delText>
        </w:r>
      </w:del>
      <w:r w:rsidR="00F92DC8" w:rsidRPr="007B48C6">
        <w:rPr>
          <w:rFonts w:ascii="Arial" w:hAnsi="Arial" w:cs="Arial"/>
          <w:b/>
          <w:bCs/>
          <w:kern w:val="20"/>
          <w:rPrChange w:id="245" w:author="George F. Assis" w:date="2025-04-07T10:20:00Z">
            <w:rPr>
              <w:rFonts w:ascii="Arial" w:hAnsi="Arial" w:cs="Arial"/>
              <w:kern w:val="20"/>
              <w:sz w:val="19"/>
              <w:highlight w:val="yellow"/>
            </w:rPr>
          </w:rPrChange>
        </w:rPr>
        <w:t xml:space="preserve"> – </w:t>
      </w:r>
      <w:ins w:id="246" w:author="George F. Assis" w:date="2025-04-07T10:04:00Z">
        <w:r w:rsidRPr="007B48C6">
          <w:rPr>
            <w:rFonts w:ascii="Arial" w:hAnsi="Arial" w:cs="Arial"/>
            <w:b/>
            <w:bCs/>
            <w:kern w:val="20"/>
            <w:rPrChange w:id="247" w:author="George F. Assis" w:date="2025-04-07T10:20:00Z">
              <w:rPr>
                <w:rFonts w:ascii="Arial" w:hAnsi="Arial" w:cs="Arial"/>
                <w:kern w:val="20"/>
                <w:sz w:val="19"/>
              </w:rPr>
            </w:rPrChange>
          </w:rPr>
          <w:t>Marine Parkway Bridge</w:t>
        </w:r>
      </w:ins>
    </w:p>
    <w:p w14:paraId="636D2ACA" w14:textId="77777777" w:rsidR="00F92DC8" w:rsidRPr="007B48C6" w:rsidRDefault="00381874" w:rsidP="00F92DC8">
      <w:pPr>
        <w:widowControl/>
        <w:jc w:val="both"/>
        <w:rPr>
          <w:ins w:id="248" w:author="George Fattal" w:date="2025-03-31T11:06:00Z"/>
          <w:rFonts w:ascii="Arial" w:hAnsi="Arial" w:cs="Arial"/>
          <w:kern w:val="20"/>
          <w:rPrChange w:id="249" w:author="George F. Assis" w:date="2025-04-07T10:20:00Z">
            <w:rPr>
              <w:ins w:id="250" w:author="George Fattal" w:date="2025-03-31T11:06:00Z"/>
              <w:rFonts w:ascii="Arial" w:hAnsi="Arial" w:cs="Arial"/>
              <w:kern w:val="20"/>
              <w:sz w:val="19"/>
            </w:rPr>
          </w:rPrChange>
        </w:rPr>
      </w:pPr>
      <w:ins w:id="251" w:author="George F. Assis" w:date="2025-04-07T10:04:00Z">
        <w:r w:rsidRPr="007B48C6">
          <w:rPr>
            <w:rFonts w:ascii="Arial" w:hAnsi="Arial" w:cs="Arial"/>
            <w:kern w:val="20"/>
            <w:rPrChange w:id="252" w:author="George F. Assis" w:date="2025-04-07T10:20:00Z">
              <w:rPr>
                <w:rFonts w:ascii="Arial" w:hAnsi="Arial" w:cs="Arial"/>
                <w:kern w:val="20"/>
                <w:sz w:val="19"/>
              </w:rPr>
            </w:rPrChange>
          </w:rPr>
          <w:t>Structural Engineer for the d</w:t>
        </w:r>
      </w:ins>
      <w:del w:id="253" w:author="George F. Assis" w:date="2025-04-07T10:04:00Z">
        <w:r w:rsidR="00F92DC8" w:rsidRPr="007B48C6" w:rsidDel="00381874">
          <w:rPr>
            <w:rFonts w:ascii="Arial" w:hAnsi="Arial" w:cs="Arial"/>
            <w:kern w:val="20"/>
            <w:rPrChange w:id="254" w:author="George F. Assis" w:date="2025-04-07T10:20:00Z">
              <w:rPr>
                <w:rFonts w:ascii="Arial" w:hAnsi="Arial" w:cs="Arial"/>
                <w:kern w:val="20"/>
                <w:sz w:val="19"/>
                <w:highlight w:val="yellow"/>
              </w:rPr>
            </w:rPrChange>
          </w:rPr>
          <w:delText>D</w:delText>
        </w:r>
      </w:del>
      <w:r w:rsidR="00F92DC8" w:rsidRPr="007B48C6">
        <w:rPr>
          <w:rFonts w:ascii="Arial" w:hAnsi="Arial" w:cs="Arial"/>
          <w:kern w:val="20"/>
          <w:rPrChange w:id="255" w:author="George F. Assis" w:date="2025-04-07T10:20:00Z">
            <w:rPr>
              <w:rFonts w:ascii="Arial" w:hAnsi="Arial" w:cs="Arial"/>
              <w:kern w:val="20"/>
              <w:sz w:val="19"/>
              <w:highlight w:val="yellow"/>
            </w:rPr>
          </w:rPrChange>
        </w:rPr>
        <w:t xml:space="preserve">esign of </w:t>
      </w:r>
      <w:ins w:id="256" w:author="George F. Assis" w:date="2025-04-07T10:04:00Z">
        <w:r w:rsidRPr="007B48C6">
          <w:rPr>
            <w:rFonts w:ascii="Arial" w:hAnsi="Arial" w:cs="Arial"/>
            <w:kern w:val="20"/>
            <w:rPrChange w:id="257" w:author="George F. Assis" w:date="2025-04-07T10:20:00Z">
              <w:rPr>
                <w:rFonts w:ascii="Arial" w:hAnsi="Arial" w:cs="Arial"/>
                <w:kern w:val="20"/>
                <w:sz w:val="19"/>
              </w:rPr>
            </w:rPrChange>
          </w:rPr>
          <w:t>r</w:t>
        </w:r>
      </w:ins>
      <w:del w:id="258" w:author="George F. Assis" w:date="2025-04-07T10:04:00Z">
        <w:r w:rsidR="00F92DC8" w:rsidRPr="007B48C6" w:rsidDel="00381874">
          <w:rPr>
            <w:rFonts w:ascii="Arial" w:hAnsi="Arial" w:cs="Arial"/>
            <w:kern w:val="20"/>
            <w:rPrChange w:id="259" w:author="George F. Assis" w:date="2025-04-07T10:20:00Z">
              <w:rPr>
                <w:rFonts w:ascii="Arial" w:hAnsi="Arial" w:cs="Arial"/>
                <w:kern w:val="20"/>
                <w:sz w:val="19"/>
                <w:highlight w:val="yellow"/>
              </w:rPr>
            </w:rPrChange>
          </w:rPr>
          <w:delText>R</w:delText>
        </w:r>
      </w:del>
      <w:r w:rsidR="00F92DC8" w:rsidRPr="007B48C6">
        <w:rPr>
          <w:rFonts w:ascii="Arial" w:hAnsi="Arial" w:cs="Arial"/>
          <w:kern w:val="20"/>
          <w:rPrChange w:id="260" w:author="George F. Assis" w:date="2025-04-07T10:20:00Z">
            <w:rPr>
              <w:rFonts w:ascii="Arial" w:hAnsi="Arial" w:cs="Arial"/>
              <w:kern w:val="20"/>
              <w:sz w:val="19"/>
              <w:highlight w:val="yellow"/>
            </w:rPr>
          </w:rPrChange>
        </w:rPr>
        <w:t>eplacement traffic control signage, lighting structures, cameras, and equipment at Marine Parkway Bridge, its approaches, and nearby Control buildings</w:t>
      </w:r>
      <w:commentRangeEnd w:id="115"/>
      <w:r w:rsidR="00C328A5" w:rsidRPr="007B48C6">
        <w:rPr>
          <w:rStyle w:val="CommentReference"/>
          <w:rFonts w:ascii="Arial" w:hAnsi="Arial" w:cs="Arial"/>
          <w:sz w:val="20"/>
          <w:szCs w:val="20"/>
          <w:rPrChange w:id="261" w:author="George F. Assis" w:date="2025-04-07T10:20:00Z">
            <w:rPr>
              <w:rStyle w:val="CommentReference"/>
            </w:rPr>
          </w:rPrChange>
        </w:rPr>
        <w:commentReference w:id="115"/>
      </w:r>
      <w:commentRangeEnd w:id="116"/>
      <w:r w:rsidR="00526595" w:rsidRPr="007B48C6">
        <w:rPr>
          <w:rStyle w:val="CommentReference"/>
          <w:rFonts w:ascii="Arial" w:hAnsi="Arial" w:cs="Arial"/>
          <w:sz w:val="20"/>
          <w:szCs w:val="20"/>
          <w:rPrChange w:id="262" w:author="George F. Assis" w:date="2025-04-07T10:20:00Z">
            <w:rPr>
              <w:rStyle w:val="CommentReference"/>
            </w:rPr>
          </w:rPrChange>
        </w:rPr>
        <w:commentReference w:id="116"/>
      </w:r>
      <w:ins w:id="263" w:author="George F. Assis" w:date="2025-04-07T10:05:00Z">
        <w:r w:rsidRPr="007B48C6">
          <w:rPr>
            <w:rFonts w:ascii="Arial" w:hAnsi="Arial" w:cs="Arial"/>
            <w:kern w:val="20"/>
            <w:rPrChange w:id="264" w:author="George F. Assis" w:date="2025-04-07T10:20:00Z">
              <w:rPr>
                <w:rFonts w:ascii="Arial" w:hAnsi="Arial" w:cs="Arial"/>
                <w:kern w:val="20"/>
                <w:sz w:val="19"/>
              </w:rPr>
            </w:rPrChange>
          </w:rPr>
          <w:t>.</w:t>
        </w:r>
      </w:ins>
      <w:ins w:id="265" w:author="George Fattal" w:date="2025-04-01T12:40:00Z">
        <w:del w:id="266" w:author="George F. Assis" w:date="2025-04-07T10:05:00Z">
          <w:r w:rsidR="002668BB" w:rsidRPr="007B48C6" w:rsidDel="00381874">
            <w:rPr>
              <w:rFonts w:ascii="Arial" w:hAnsi="Arial" w:cs="Arial"/>
              <w:kern w:val="20"/>
              <w:rPrChange w:id="267" w:author="George F. Assis" w:date="2025-04-07T10:20:00Z">
                <w:rPr>
                  <w:rFonts w:ascii="Arial" w:hAnsi="Arial" w:cs="Arial"/>
                  <w:kern w:val="20"/>
                  <w:sz w:val="19"/>
                </w:rPr>
              </w:rPrChange>
            </w:rPr>
            <w:delText>(I gave you the description, we designed the traffic contro</w:delText>
          </w:r>
        </w:del>
      </w:ins>
      <w:ins w:id="268" w:author="George Fattal" w:date="2025-04-01T12:41:00Z">
        <w:del w:id="269" w:author="George F. Assis" w:date="2025-04-07T10:05:00Z">
          <w:r w:rsidR="002668BB" w:rsidRPr="007B48C6" w:rsidDel="00381874">
            <w:rPr>
              <w:rFonts w:ascii="Arial" w:hAnsi="Arial" w:cs="Arial"/>
              <w:kern w:val="20"/>
              <w:rPrChange w:id="270" w:author="George F. Assis" w:date="2025-04-07T10:20:00Z">
                <w:rPr>
                  <w:rFonts w:ascii="Arial" w:hAnsi="Arial" w:cs="Arial"/>
                  <w:kern w:val="20"/>
                  <w:sz w:val="19"/>
                </w:rPr>
              </w:rPrChange>
            </w:rPr>
            <w:delText>l devices and their mounting hardware at the locations specified, either on new or existing structures.</w:delText>
          </w:r>
        </w:del>
      </w:ins>
      <w:ins w:id="271" w:author="George Fattal" w:date="2025-04-01T12:42:00Z">
        <w:del w:id="272" w:author="George F. Assis" w:date="2025-04-07T10:05:00Z">
          <w:r w:rsidR="002668BB" w:rsidRPr="007B48C6" w:rsidDel="00381874">
            <w:rPr>
              <w:rFonts w:ascii="Arial" w:hAnsi="Arial" w:cs="Arial"/>
              <w:kern w:val="20"/>
              <w:rPrChange w:id="273" w:author="George F. Assis" w:date="2025-04-07T10:20:00Z">
                <w:rPr>
                  <w:rFonts w:ascii="Arial" w:hAnsi="Arial" w:cs="Arial"/>
                  <w:kern w:val="20"/>
                  <w:sz w:val="19"/>
                </w:rPr>
              </w:rPrChange>
            </w:rPr>
            <w:delText>)</w:delText>
          </w:r>
        </w:del>
      </w:ins>
    </w:p>
    <w:p w14:paraId="6E0F735A" w14:textId="77777777" w:rsidR="00A471CA" w:rsidRPr="007B48C6" w:rsidDel="00381874" w:rsidRDefault="00A471CA" w:rsidP="00B24970">
      <w:pPr>
        <w:widowControl/>
        <w:jc w:val="both"/>
        <w:rPr>
          <w:del w:id="274" w:author="George Fattal" w:date="2025-04-01T12:42:00Z"/>
          <w:rFonts w:ascii="Arial" w:hAnsi="Arial" w:cs="Arial"/>
          <w:kern w:val="20"/>
          <w:rPrChange w:id="275" w:author="George F. Assis" w:date="2025-04-07T10:20:00Z">
            <w:rPr>
              <w:del w:id="276" w:author="George Fattal" w:date="2025-04-01T12:42:00Z"/>
              <w:rFonts w:ascii="Arial" w:hAnsi="Arial" w:cs="Arial"/>
              <w:kern w:val="20"/>
              <w:sz w:val="19"/>
            </w:rPr>
          </w:rPrChange>
        </w:rPr>
      </w:pPr>
    </w:p>
    <w:p w14:paraId="61C93A15" w14:textId="77777777" w:rsidR="00381874" w:rsidRPr="007B48C6" w:rsidRDefault="00381874" w:rsidP="00F92DC8">
      <w:pPr>
        <w:widowControl/>
        <w:jc w:val="both"/>
        <w:rPr>
          <w:ins w:id="277" w:author="George F. Assis" w:date="2025-04-07T10:05:00Z"/>
          <w:rFonts w:ascii="Arial" w:hAnsi="Arial" w:cs="Arial"/>
          <w:kern w:val="20"/>
          <w:rPrChange w:id="278" w:author="George F. Assis" w:date="2025-04-07T10:20:00Z">
            <w:rPr>
              <w:ins w:id="279" w:author="George F. Assis" w:date="2025-04-07T10:05:00Z"/>
              <w:rFonts w:ascii="Arial" w:hAnsi="Arial" w:cs="Arial"/>
              <w:kern w:val="20"/>
              <w:sz w:val="19"/>
            </w:rPr>
          </w:rPrChange>
        </w:rPr>
      </w:pPr>
    </w:p>
    <w:p w14:paraId="7FC6112A" w14:textId="77777777" w:rsidR="00F92DC8" w:rsidRPr="007B48C6" w:rsidDel="002668BB" w:rsidRDefault="00F92DC8" w:rsidP="00B24970">
      <w:pPr>
        <w:widowControl/>
        <w:jc w:val="both"/>
        <w:rPr>
          <w:del w:id="280" w:author="George Fattal" w:date="2025-04-01T12:42:00Z"/>
          <w:rFonts w:ascii="Arial" w:hAnsi="Arial" w:cs="Arial"/>
          <w:kern w:val="20"/>
          <w:rPrChange w:id="281" w:author="George F. Assis" w:date="2025-04-07T10:20:00Z">
            <w:rPr>
              <w:del w:id="282" w:author="George Fattal" w:date="2025-04-01T12:42:00Z"/>
              <w:rFonts w:ascii="Arial" w:hAnsi="Arial" w:cs="Arial"/>
              <w:kern w:val="20"/>
              <w:sz w:val="19"/>
            </w:rPr>
          </w:rPrChange>
        </w:rPr>
      </w:pPr>
    </w:p>
    <w:p w14:paraId="6C8D7AC8" w14:textId="77777777" w:rsidR="00C328A5" w:rsidRPr="007B48C6" w:rsidDel="002668BB" w:rsidRDefault="00C328A5" w:rsidP="00B24970">
      <w:pPr>
        <w:widowControl/>
        <w:jc w:val="both"/>
        <w:rPr>
          <w:del w:id="283" w:author="George Fattal" w:date="2025-04-01T12:42:00Z"/>
          <w:rFonts w:ascii="Arial" w:hAnsi="Arial" w:cs="Arial"/>
          <w:kern w:val="20"/>
          <w:rPrChange w:id="284" w:author="George F. Assis" w:date="2025-04-07T10:20:00Z">
            <w:rPr>
              <w:del w:id="285" w:author="George Fattal" w:date="2025-04-01T12:42:00Z"/>
              <w:rFonts w:ascii="Arial" w:hAnsi="Arial" w:cs="Arial"/>
              <w:kern w:val="20"/>
              <w:sz w:val="19"/>
            </w:rPr>
          </w:rPrChange>
        </w:rPr>
      </w:pPr>
    </w:p>
    <w:p w14:paraId="0AAC34AF" w14:textId="77777777" w:rsidR="00C328A5" w:rsidRPr="007B48C6" w:rsidDel="002668BB" w:rsidRDefault="00C328A5" w:rsidP="00B24970">
      <w:pPr>
        <w:widowControl/>
        <w:jc w:val="both"/>
        <w:rPr>
          <w:del w:id="286" w:author="George Fattal" w:date="2025-04-01T12:42:00Z"/>
          <w:rFonts w:ascii="Arial" w:hAnsi="Arial" w:cs="Arial"/>
          <w:kern w:val="20"/>
          <w:rPrChange w:id="287" w:author="George F. Assis" w:date="2025-04-07T10:20:00Z">
            <w:rPr>
              <w:del w:id="288" w:author="George Fattal" w:date="2025-04-01T12:42:00Z"/>
              <w:rFonts w:ascii="Arial" w:hAnsi="Arial" w:cs="Arial"/>
              <w:kern w:val="20"/>
              <w:sz w:val="19"/>
            </w:rPr>
          </w:rPrChange>
        </w:rPr>
      </w:pPr>
    </w:p>
    <w:p w14:paraId="0B6DD1F4" w14:textId="77777777" w:rsidR="00381874" w:rsidRPr="007B48C6" w:rsidRDefault="004248AF" w:rsidP="00B24970">
      <w:pPr>
        <w:widowControl/>
        <w:jc w:val="both"/>
        <w:rPr>
          <w:ins w:id="289" w:author="George F. Assis" w:date="2025-04-07T10:06:00Z"/>
          <w:rFonts w:ascii="Arial" w:hAnsi="Arial" w:cs="Arial"/>
          <w:kern w:val="20"/>
          <w:rPrChange w:id="290" w:author="George F. Assis" w:date="2025-04-07T10:20:00Z">
            <w:rPr>
              <w:ins w:id="291" w:author="George F. Assis" w:date="2025-04-07T10:06:00Z"/>
              <w:rFonts w:ascii="Arial" w:hAnsi="Arial" w:cs="Arial"/>
              <w:kern w:val="20"/>
              <w:sz w:val="19"/>
            </w:rPr>
          </w:rPrChange>
        </w:rPr>
      </w:pPr>
      <w:del w:id="292" w:author="George F. Assis" w:date="2025-04-07T10:05:00Z">
        <w:r w:rsidRPr="007B48C6" w:rsidDel="00381874">
          <w:rPr>
            <w:rFonts w:ascii="Arial" w:hAnsi="Arial" w:cs="Arial"/>
            <w:b/>
            <w:bCs/>
            <w:kern w:val="20"/>
            <w:rPrChange w:id="293" w:author="George F. Assis" w:date="2025-04-07T10:20:00Z">
              <w:rPr>
                <w:rFonts w:ascii="Arial" w:hAnsi="Arial" w:cs="Arial"/>
                <w:b/>
                <w:bCs/>
                <w:kern w:val="20"/>
                <w:sz w:val="19"/>
              </w:rPr>
            </w:rPrChange>
          </w:rPr>
          <w:delText xml:space="preserve">KSE #2659 </w:delText>
        </w:r>
      </w:del>
      <w:r w:rsidR="00C328A5" w:rsidRPr="007B48C6">
        <w:rPr>
          <w:rFonts w:ascii="Arial" w:hAnsi="Arial" w:cs="Arial"/>
          <w:b/>
          <w:bCs/>
          <w:kern w:val="20"/>
          <w:rPrChange w:id="294" w:author="George F. Assis" w:date="2025-04-07T10:20:00Z">
            <w:rPr>
              <w:rFonts w:ascii="Arial" w:hAnsi="Arial" w:cs="Arial"/>
              <w:b/>
              <w:bCs/>
              <w:kern w:val="20"/>
              <w:sz w:val="19"/>
            </w:rPr>
          </w:rPrChange>
        </w:rPr>
        <w:t>Con Edison, East 63rd Street Substation Feasibility for Phased Replacement, New York, NY</w:t>
      </w:r>
    </w:p>
    <w:p w14:paraId="0F1C2FD9" w14:textId="77777777" w:rsidR="00C328A5" w:rsidRPr="007B48C6" w:rsidRDefault="00C328A5" w:rsidP="00B24970">
      <w:pPr>
        <w:widowControl/>
        <w:jc w:val="both"/>
        <w:rPr>
          <w:rFonts w:ascii="Arial" w:hAnsi="Arial" w:cs="Arial"/>
          <w:kern w:val="20"/>
          <w:rPrChange w:id="295" w:author="George F. Assis" w:date="2025-04-07T10:20:00Z">
            <w:rPr>
              <w:rFonts w:ascii="Arial" w:hAnsi="Arial" w:cs="Arial"/>
              <w:kern w:val="20"/>
              <w:sz w:val="19"/>
            </w:rPr>
          </w:rPrChange>
        </w:rPr>
      </w:pPr>
      <w:del w:id="296" w:author="George F. Assis" w:date="2025-04-07T10:06:00Z">
        <w:r w:rsidRPr="007B48C6" w:rsidDel="00381874">
          <w:rPr>
            <w:rFonts w:ascii="Arial" w:hAnsi="Arial" w:cs="Arial"/>
            <w:b/>
            <w:bCs/>
            <w:kern w:val="20"/>
            <w:rPrChange w:id="297" w:author="George F. Assis" w:date="2025-04-07T10:20:00Z">
              <w:rPr>
                <w:rFonts w:ascii="Arial" w:hAnsi="Arial" w:cs="Arial"/>
                <w:b/>
                <w:bCs/>
                <w:kern w:val="20"/>
                <w:sz w:val="19"/>
              </w:rPr>
            </w:rPrChange>
          </w:rPr>
          <w:delText xml:space="preserve"> </w:delText>
        </w:r>
        <w:r w:rsidRPr="007B48C6" w:rsidDel="00381874">
          <w:rPr>
            <w:rFonts w:ascii="Arial" w:hAnsi="Arial" w:cs="Arial"/>
            <w:kern w:val="20"/>
            <w:rPrChange w:id="298" w:author="George F. Assis" w:date="2025-04-07T10:20:00Z">
              <w:rPr>
                <w:rFonts w:ascii="Arial" w:hAnsi="Arial" w:cs="Arial"/>
                <w:kern w:val="20"/>
                <w:sz w:val="19"/>
              </w:rPr>
            </w:rPrChange>
          </w:rPr>
          <w:delText xml:space="preserve">– </w:delText>
        </w:r>
      </w:del>
      <w:del w:id="299" w:author="George F. Assis" w:date="2025-04-07T10:05:00Z">
        <w:r w:rsidRPr="007B48C6" w:rsidDel="00381874">
          <w:rPr>
            <w:rFonts w:ascii="Arial" w:hAnsi="Arial" w:cs="Arial"/>
            <w:kern w:val="20"/>
            <w:rPrChange w:id="300" w:author="George F. Assis" w:date="2025-04-07T10:20:00Z">
              <w:rPr>
                <w:rFonts w:ascii="Arial" w:hAnsi="Arial" w:cs="Arial"/>
                <w:kern w:val="20"/>
                <w:sz w:val="19"/>
                <w:szCs w:val="19"/>
                <w:highlight w:val="yellow"/>
              </w:rPr>
            </w:rPrChange>
          </w:rPr>
          <w:delText>[</w:delText>
        </w:r>
      </w:del>
      <w:del w:id="301" w:author="George Fattal" w:date="2025-03-31T11:04:00Z">
        <w:r w:rsidRPr="007B48C6" w:rsidDel="00A471CA">
          <w:rPr>
            <w:rFonts w:ascii="Arial" w:hAnsi="Arial" w:cs="Arial"/>
            <w:kern w:val="20"/>
            <w:rPrChange w:id="302" w:author="George F. Assis" w:date="2025-04-07T10:20:00Z">
              <w:rPr>
                <w:rFonts w:ascii="Arial" w:hAnsi="Arial" w:cs="Arial"/>
                <w:kern w:val="20"/>
                <w:sz w:val="19"/>
                <w:szCs w:val="19"/>
                <w:highlight w:val="yellow"/>
              </w:rPr>
            </w:rPrChange>
          </w:rPr>
          <w:delText>Project Role/Titl</w:delText>
        </w:r>
      </w:del>
      <w:ins w:id="303" w:author="George F. Assis" w:date="2025-04-07T10:05:00Z">
        <w:r w:rsidR="00381874" w:rsidRPr="007B48C6">
          <w:rPr>
            <w:rFonts w:ascii="Arial" w:hAnsi="Arial" w:cs="Arial"/>
            <w:kern w:val="20"/>
            <w:rPrChange w:id="304" w:author="George F. Assis" w:date="2025-04-07T10:20:00Z">
              <w:rPr>
                <w:rFonts w:ascii="Arial" w:hAnsi="Arial" w:cs="Arial"/>
                <w:kern w:val="20"/>
                <w:sz w:val="19"/>
                <w:szCs w:val="19"/>
              </w:rPr>
            </w:rPrChange>
          </w:rPr>
          <w:t xml:space="preserve">Structural Engineer </w:t>
        </w:r>
      </w:ins>
      <w:del w:id="305" w:author="George Fattal" w:date="2025-03-31T11:04:00Z">
        <w:r w:rsidRPr="007B48C6" w:rsidDel="00A471CA">
          <w:rPr>
            <w:rFonts w:ascii="Arial" w:hAnsi="Arial" w:cs="Arial"/>
            <w:kern w:val="20"/>
            <w:rPrChange w:id="306" w:author="George F. Assis" w:date="2025-04-07T10:20:00Z">
              <w:rPr>
                <w:rFonts w:ascii="Arial" w:hAnsi="Arial" w:cs="Arial"/>
                <w:kern w:val="20"/>
                <w:sz w:val="19"/>
                <w:szCs w:val="19"/>
                <w:highlight w:val="yellow"/>
              </w:rPr>
            </w:rPrChange>
          </w:rPr>
          <w:delText>e</w:delText>
        </w:r>
      </w:del>
      <w:ins w:id="307" w:author="George Fattal" w:date="2025-03-31T11:04:00Z">
        <w:del w:id="308" w:author="George F. Assis" w:date="2025-04-07T10:05:00Z">
          <w:r w:rsidR="00A471CA" w:rsidRPr="007B48C6" w:rsidDel="00381874">
            <w:rPr>
              <w:rFonts w:ascii="Arial" w:hAnsi="Arial" w:cs="Arial"/>
              <w:kern w:val="20"/>
              <w:rPrChange w:id="309" w:author="George F. Assis" w:date="2025-04-07T10:20:00Z">
                <w:rPr>
                  <w:rFonts w:ascii="Arial" w:hAnsi="Arial" w:cs="Arial"/>
                  <w:kern w:val="20"/>
                  <w:sz w:val="19"/>
                  <w:szCs w:val="19"/>
                  <w:highlight w:val="yellow"/>
                </w:rPr>
              </w:rPrChange>
            </w:rPr>
            <w:delText>Inspector</w:delText>
          </w:r>
        </w:del>
      </w:ins>
      <w:del w:id="310" w:author="George F. Assis" w:date="2025-04-07T10:05:00Z">
        <w:r w:rsidRPr="007B48C6" w:rsidDel="00381874">
          <w:rPr>
            <w:rFonts w:ascii="Arial" w:hAnsi="Arial" w:cs="Arial"/>
            <w:kern w:val="20"/>
            <w:rPrChange w:id="311" w:author="George F. Assis" w:date="2025-04-07T10:20:00Z">
              <w:rPr>
                <w:rFonts w:ascii="Arial" w:hAnsi="Arial" w:cs="Arial"/>
                <w:kern w:val="20"/>
                <w:sz w:val="19"/>
                <w:szCs w:val="19"/>
                <w:highlight w:val="yellow"/>
              </w:rPr>
            </w:rPrChange>
          </w:rPr>
          <w:delText>]</w:delText>
        </w:r>
        <w:r w:rsidRPr="007B48C6" w:rsidDel="00381874">
          <w:rPr>
            <w:rFonts w:ascii="Arial" w:hAnsi="Arial" w:cs="Arial"/>
            <w:kern w:val="20"/>
            <w:rPrChange w:id="312" w:author="George F. Assis" w:date="2025-04-07T10:20:00Z">
              <w:rPr>
                <w:rFonts w:ascii="Arial" w:hAnsi="Arial" w:cs="Arial"/>
                <w:kern w:val="20"/>
                <w:sz w:val="19"/>
                <w:szCs w:val="19"/>
              </w:rPr>
            </w:rPrChange>
          </w:rPr>
          <w:delText xml:space="preserve"> </w:delText>
        </w:r>
      </w:del>
      <w:r w:rsidRPr="007B48C6">
        <w:rPr>
          <w:rFonts w:ascii="Arial" w:hAnsi="Arial" w:cs="Arial"/>
          <w:kern w:val="20"/>
          <w:rPrChange w:id="313" w:author="George F. Assis" w:date="2025-04-07T10:20:00Z">
            <w:rPr>
              <w:rFonts w:ascii="Arial" w:hAnsi="Arial" w:cs="Arial"/>
              <w:kern w:val="20"/>
              <w:sz w:val="19"/>
            </w:rPr>
          </w:rPrChange>
        </w:rPr>
        <w:t xml:space="preserve">responsible for Structural engineering services provided for technical studies, evaluations, recommendations, preliminary designs, and construction phasing plans for the replacement of the 13kV switchgear, bus duct, and capacitor banks at East 63rd Street Substations No. 1 and No. 2. The scope of work included work associated with switchgear, power and control cable system replacements, and the addition of automation packages for overall station control. Also included was the 13kV bus from the banks to the switchgear. Mr. Fattal performed the Field Inspection to assist with the design of temporary </w:t>
      </w:r>
      <w:del w:id="314" w:author="George Fattal" w:date="2025-03-31T10:46:00Z">
        <w:r w:rsidRPr="007B48C6" w:rsidDel="00297D8F">
          <w:rPr>
            <w:rFonts w:ascii="Arial" w:hAnsi="Arial" w:cs="Arial"/>
            <w:kern w:val="20"/>
            <w:rPrChange w:id="315" w:author="George F. Assis" w:date="2025-04-07T10:20:00Z">
              <w:rPr>
                <w:rFonts w:ascii="Arial" w:hAnsi="Arial" w:cs="Arial"/>
                <w:kern w:val="20"/>
                <w:sz w:val="19"/>
              </w:rPr>
            </w:rPrChange>
          </w:rPr>
          <w:delText xml:space="preserve">equipment </w:delText>
        </w:r>
      </w:del>
      <w:ins w:id="316" w:author="George Fattal" w:date="2025-03-31T10:46:00Z">
        <w:r w:rsidR="00297D8F" w:rsidRPr="007B48C6">
          <w:rPr>
            <w:rFonts w:ascii="Arial" w:hAnsi="Arial" w:cs="Arial"/>
            <w:kern w:val="20"/>
            <w:rPrChange w:id="317" w:author="George F. Assis" w:date="2025-04-07T10:20:00Z">
              <w:rPr>
                <w:rFonts w:ascii="Arial" w:hAnsi="Arial" w:cs="Arial"/>
                <w:kern w:val="20"/>
                <w:sz w:val="19"/>
              </w:rPr>
            </w:rPrChange>
          </w:rPr>
          <w:t xml:space="preserve">switchgear </w:t>
        </w:r>
      </w:ins>
      <w:r w:rsidRPr="007B48C6">
        <w:rPr>
          <w:rFonts w:ascii="Arial" w:hAnsi="Arial" w:cs="Arial"/>
          <w:kern w:val="20"/>
          <w:rPrChange w:id="318" w:author="George F. Assis" w:date="2025-04-07T10:20:00Z">
            <w:rPr>
              <w:rFonts w:ascii="Arial" w:hAnsi="Arial" w:cs="Arial"/>
              <w:kern w:val="20"/>
              <w:sz w:val="19"/>
            </w:rPr>
          </w:rPrChange>
        </w:rPr>
        <w:t>framing.</w:t>
      </w:r>
    </w:p>
    <w:p w14:paraId="47643FC5" w14:textId="77777777" w:rsidR="00C328A5" w:rsidRPr="007B48C6" w:rsidDel="00381874" w:rsidRDefault="00C328A5" w:rsidP="00B24970">
      <w:pPr>
        <w:widowControl/>
        <w:jc w:val="both"/>
        <w:rPr>
          <w:del w:id="319" w:author="George F. Assis" w:date="2025-04-07T10:06:00Z"/>
          <w:rFonts w:ascii="Arial" w:hAnsi="Arial" w:cs="Arial"/>
          <w:kern w:val="20"/>
          <w:rPrChange w:id="320" w:author="George F. Assis" w:date="2025-04-07T10:20:00Z">
            <w:rPr>
              <w:del w:id="321" w:author="George F. Assis" w:date="2025-04-07T10:06:00Z"/>
              <w:rFonts w:ascii="Arial" w:hAnsi="Arial" w:cs="Arial"/>
              <w:kern w:val="20"/>
              <w:sz w:val="19"/>
            </w:rPr>
          </w:rPrChange>
        </w:rPr>
      </w:pPr>
    </w:p>
    <w:p w14:paraId="6BEF3B49" w14:textId="77777777" w:rsidR="009A5D63" w:rsidRPr="007B48C6" w:rsidDel="00526595" w:rsidRDefault="009A5D63" w:rsidP="00B24970">
      <w:pPr>
        <w:widowControl/>
        <w:jc w:val="both"/>
        <w:rPr>
          <w:del w:id="322" w:author="George Fattal" w:date="2025-04-01T12:50:00Z"/>
          <w:rFonts w:ascii="Arial" w:hAnsi="Arial" w:cs="Arial"/>
          <w:b/>
          <w:bCs/>
          <w:kern w:val="20"/>
          <w:rPrChange w:id="323" w:author="George F. Assis" w:date="2025-04-07T10:20:00Z">
            <w:rPr>
              <w:del w:id="324" w:author="George Fattal" w:date="2025-04-01T12:50:00Z"/>
              <w:rFonts w:ascii="Arial" w:hAnsi="Arial" w:cs="Arial"/>
              <w:b/>
              <w:bCs/>
              <w:kern w:val="20"/>
              <w:sz w:val="19"/>
              <w:szCs w:val="19"/>
            </w:rPr>
          </w:rPrChange>
        </w:rPr>
      </w:pPr>
      <w:commentRangeStart w:id="325"/>
      <w:commentRangeStart w:id="326"/>
      <w:del w:id="327" w:author="George Fattal" w:date="2025-04-01T12:50:00Z">
        <w:r w:rsidRPr="007B48C6" w:rsidDel="00526595">
          <w:rPr>
            <w:rFonts w:ascii="Arial" w:hAnsi="Arial" w:cs="Arial"/>
            <w:b/>
            <w:bCs/>
            <w:kern w:val="20"/>
            <w:rPrChange w:id="328" w:author="George F. Assis" w:date="2025-04-07T10:20:00Z">
              <w:rPr>
                <w:rFonts w:ascii="Arial" w:hAnsi="Arial" w:cs="Arial"/>
                <w:b/>
                <w:bCs/>
                <w:kern w:val="20"/>
                <w:sz w:val="19"/>
                <w:szCs w:val="19"/>
              </w:rPr>
            </w:rPrChange>
          </w:rPr>
          <w:delText xml:space="preserve">Port Authority of New York and New Jersey (PANYNJ), John F. Kennedy International Airport Terminal 6 – Structural Design of Overhead Sign Structures, Queens, NY - </w:delText>
        </w:r>
        <w:r w:rsidRPr="007B48C6" w:rsidDel="00526595">
          <w:rPr>
            <w:rFonts w:ascii="Arial" w:hAnsi="Arial" w:cs="Arial"/>
            <w:kern w:val="20"/>
            <w:rPrChange w:id="329" w:author="George F. Assis" w:date="2025-04-07T10:20:00Z">
              <w:rPr>
                <w:rFonts w:ascii="Arial" w:hAnsi="Arial" w:cs="Arial"/>
                <w:kern w:val="20"/>
                <w:sz w:val="19"/>
                <w:szCs w:val="19"/>
              </w:rPr>
            </w:rPrChange>
          </w:rPr>
          <w:delText>[Project Role/Title] Need Project Description….</w:delText>
        </w:r>
        <w:commentRangeEnd w:id="325"/>
        <w:r w:rsidRPr="007B48C6" w:rsidDel="00526595">
          <w:rPr>
            <w:rStyle w:val="CommentReference"/>
            <w:rFonts w:ascii="Arial" w:hAnsi="Arial" w:cs="Arial"/>
            <w:sz w:val="20"/>
            <w:szCs w:val="20"/>
            <w:rPrChange w:id="330" w:author="George F. Assis" w:date="2025-04-07T10:20:00Z">
              <w:rPr>
                <w:rStyle w:val="CommentReference"/>
              </w:rPr>
            </w:rPrChange>
          </w:rPr>
          <w:commentReference w:id="325"/>
        </w:r>
        <w:commentRangeEnd w:id="326"/>
        <w:r w:rsidR="00526595" w:rsidRPr="007B48C6" w:rsidDel="00526595">
          <w:rPr>
            <w:rStyle w:val="CommentReference"/>
            <w:rFonts w:ascii="Arial" w:hAnsi="Arial" w:cs="Arial"/>
            <w:sz w:val="20"/>
            <w:szCs w:val="20"/>
            <w:rPrChange w:id="331" w:author="George F. Assis" w:date="2025-04-07T10:20:00Z">
              <w:rPr>
                <w:rStyle w:val="CommentReference"/>
              </w:rPr>
            </w:rPrChange>
          </w:rPr>
          <w:commentReference w:id="326"/>
        </w:r>
      </w:del>
    </w:p>
    <w:p w14:paraId="53C24DBD" w14:textId="77777777" w:rsidR="009A5D63" w:rsidRPr="007B48C6" w:rsidRDefault="009A5D63" w:rsidP="00B24970">
      <w:pPr>
        <w:widowControl/>
        <w:jc w:val="both"/>
        <w:rPr>
          <w:rFonts w:ascii="Arial" w:hAnsi="Arial" w:cs="Arial"/>
          <w:kern w:val="20"/>
          <w:rPrChange w:id="332" w:author="George F. Assis" w:date="2025-04-07T10:20:00Z">
            <w:rPr>
              <w:rFonts w:ascii="Arial" w:hAnsi="Arial" w:cs="Arial"/>
              <w:kern w:val="20"/>
              <w:sz w:val="19"/>
            </w:rPr>
          </w:rPrChange>
        </w:rPr>
      </w:pPr>
    </w:p>
    <w:p w14:paraId="602D2CFE" w14:textId="77777777" w:rsidR="00E638F0" w:rsidRPr="007B48C6" w:rsidRDefault="004248AF" w:rsidP="00E638F0">
      <w:pPr>
        <w:contextualSpacing/>
        <w:jc w:val="both"/>
        <w:rPr>
          <w:rFonts w:ascii="Arial" w:hAnsi="Arial" w:cs="Arial"/>
          <w:kern w:val="20"/>
          <w:rPrChange w:id="333" w:author="George F. Assis" w:date="2025-04-07T10:20:00Z">
            <w:rPr>
              <w:rFonts w:ascii="Arial" w:hAnsi="Arial" w:cs="Arial"/>
              <w:kern w:val="20"/>
              <w:sz w:val="19"/>
              <w:szCs w:val="19"/>
            </w:rPr>
          </w:rPrChange>
        </w:rPr>
      </w:pPr>
      <w:del w:id="334" w:author="George F. Assis" w:date="2025-04-07T10:06:00Z">
        <w:r w:rsidRPr="007B48C6" w:rsidDel="00381874">
          <w:rPr>
            <w:rFonts w:ascii="Arial" w:hAnsi="Arial" w:cs="Arial"/>
            <w:b/>
            <w:bCs/>
            <w:kern w:val="20"/>
            <w:rPrChange w:id="335" w:author="George F. Assis" w:date="2025-04-07T10:20:00Z">
              <w:rPr>
                <w:rFonts w:ascii="Arial" w:hAnsi="Arial" w:cs="Arial"/>
                <w:b/>
                <w:bCs/>
                <w:kern w:val="20"/>
                <w:sz w:val="19"/>
                <w:szCs w:val="19"/>
              </w:rPr>
            </w:rPrChange>
          </w:rPr>
          <w:delText xml:space="preserve">KSE # 2432 </w:delText>
        </w:r>
      </w:del>
      <w:r w:rsidR="00E638F0" w:rsidRPr="007B48C6">
        <w:rPr>
          <w:rFonts w:ascii="Arial" w:hAnsi="Arial" w:cs="Arial"/>
          <w:b/>
          <w:bCs/>
          <w:kern w:val="20"/>
          <w:rPrChange w:id="336" w:author="George F. Assis" w:date="2025-04-07T10:20:00Z">
            <w:rPr>
              <w:rFonts w:ascii="Arial" w:hAnsi="Arial" w:cs="Arial"/>
              <w:b/>
              <w:bCs/>
              <w:kern w:val="20"/>
              <w:sz w:val="19"/>
              <w:szCs w:val="19"/>
            </w:rPr>
          </w:rPrChange>
        </w:rPr>
        <w:t>MTA Metro-North Railroad (MTA MNR), Annual Undergrade and Overhead Bridge Inspection, 2021-2024</w:t>
      </w:r>
      <w:del w:id="337" w:author="George F. Assis" w:date="2025-04-07T10:06:00Z">
        <w:r w:rsidR="00E638F0" w:rsidRPr="007B48C6" w:rsidDel="00381874">
          <w:rPr>
            <w:rFonts w:ascii="Arial" w:hAnsi="Arial" w:cs="Arial"/>
            <w:b/>
            <w:bCs/>
            <w:kern w:val="20"/>
            <w:rPrChange w:id="338" w:author="George F. Assis" w:date="2025-04-07T10:20:00Z">
              <w:rPr>
                <w:rFonts w:ascii="Arial" w:hAnsi="Arial" w:cs="Arial"/>
                <w:b/>
                <w:bCs/>
                <w:kern w:val="20"/>
                <w:sz w:val="19"/>
                <w:szCs w:val="19"/>
              </w:rPr>
            </w:rPrChange>
          </w:rPr>
          <w:delText xml:space="preserve"> (Contract No. 312498)</w:delText>
        </w:r>
      </w:del>
      <w:r w:rsidR="00E638F0" w:rsidRPr="007B48C6">
        <w:rPr>
          <w:rFonts w:ascii="Arial" w:hAnsi="Arial" w:cs="Arial"/>
          <w:b/>
          <w:bCs/>
          <w:kern w:val="20"/>
          <w:rPrChange w:id="339" w:author="George F. Assis" w:date="2025-04-07T10:20:00Z">
            <w:rPr>
              <w:rFonts w:ascii="Arial" w:hAnsi="Arial" w:cs="Arial"/>
              <w:b/>
              <w:bCs/>
              <w:kern w:val="20"/>
              <w:sz w:val="19"/>
              <w:szCs w:val="19"/>
            </w:rPr>
          </w:rPrChange>
        </w:rPr>
        <w:t xml:space="preserve">, Various Locations, NY </w:t>
      </w:r>
      <w:del w:id="340" w:author="George F. Assis" w:date="2025-04-07T10:07:00Z">
        <w:r w:rsidR="00E638F0" w:rsidRPr="007B48C6" w:rsidDel="00381874">
          <w:rPr>
            <w:rFonts w:ascii="Arial" w:hAnsi="Arial" w:cs="Arial"/>
            <w:b/>
            <w:bCs/>
            <w:kern w:val="20"/>
            <w:rPrChange w:id="341" w:author="George F. Assis" w:date="2025-04-07T10:20:00Z">
              <w:rPr>
                <w:rFonts w:ascii="Arial" w:hAnsi="Arial" w:cs="Arial"/>
                <w:b/>
                <w:bCs/>
                <w:kern w:val="20"/>
                <w:sz w:val="19"/>
                <w:szCs w:val="19"/>
              </w:rPr>
            </w:rPrChange>
          </w:rPr>
          <w:delText>-</w:delText>
        </w:r>
      </w:del>
      <w:ins w:id="342" w:author="George F. Assis" w:date="2025-04-07T10:07:00Z">
        <w:r w:rsidR="00381874" w:rsidRPr="007B48C6">
          <w:rPr>
            <w:rFonts w:ascii="Arial" w:hAnsi="Arial" w:cs="Arial"/>
            <w:b/>
            <w:bCs/>
            <w:kern w:val="20"/>
            <w:rPrChange w:id="343" w:author="George F. Assis" w:date="2025-04-07T10:20:00Z">
              <w:rPr>
                <w:rFonts w:ascii="Arial" w:hAnsi="Arial" w:cs="Arial"/>
                <w:b/>
                <w:bCs/>
                <w:kern w:val="20"/>
                <w:sz w:val="19"/>
                <w:szCs w:val="19"/>
              </w:rPr>
            </w:rPrChange>
          </w:rPr>
          <w:t>–</w:t>
        </w:r>
      </w:ins>
      <w:r w:rsidR="00E638F0" w:rsidRPr="007B48C6">
        <w:rPr>
          <w:rFonts w:ascii="Arial" w:hAnsi="Arial" w:cs="Arial"/>
          <w:b/>
          <w:bCs/>
          <w:kern w:val="20"/>
          <w:rPrChange w:id="344" w:author="George F. Assis" w:date="2025-04-07T10:20:00Z">
            <w:rPr>
              <w:rFonts w:ascii="Arial" w:hAnsi="Arial" w:cs="Arial"/>
              <w:b/>
              <w:bCs/>
              <w:kern w:val="20"/>
              <w:sz w:val="19"/>
              <w:szCs w:val="19"/>
            </w:rPr>
          </w:rPrChange>
        </w:rPr>
        <w:t xml:space="preserve"> </w:t>
      </w:r>
      <w:ins w:id="345" w:author="George F. Assis" w:date="2025-04-07T10:07:00Z">
        <w:r w:rsidR="00381874" w:rsidRPr="007B48C6">
          <w:rPr>
            <w:rFonts w:ascii="Arial" w:hAnsi="Arial" w:cs="Arial"/>
            <w:kern w:val="20"/>
            <w:rPrChange w:id="346" w:author="George F. Assis" w:date="2025-04-07T10:20:00Z">
              <w:rPr>
                <w:rFonts w:ascii="Arial" w:hAnsi="Arial" w:cs="Arial"/>
                <w:kern w:val="20"/>
                <w:sz w:val="19"/>
                <w:szCs w:val="19"/>
              </w:rPr>
            </w:rPrChange>
          </w:rPr>
          <w:t xml:space="preserve">Assisted the Team Leader in </w:t>
        </w:r>
      </w:ins>
      <w:del w:id="347" w:author="George F. Assis" w:date="2025-04-07T10:07:00Z">
        <w:r w:rsidR="009A5D63" w:rsidRPr="007B48C6" w:rsidDel="00381874">
          <w:rPr>
            <w:rFonts w:ascii="Arial" w:hAnsi="Arial" w:cs="Arial"/>
            <w:kern w:val="20"/>
            <w:rPrChange w:id="348" w:author="George F. Assis" w:date="2025-04-07T10:20:00Z">
              <w:rPr>
                <w:rFonts w:ascii="Arial" w:hAnsi="Arial" w:cs="Arial"/>
                <w:kern w:val="20"/>
                <w:sz w:val="19"/>
                <w:szCs w:val="19"/>
                <w:highlight w:val="yellow"/>
              </w:rPr>
            </w:rPrChange>
          </w:rPr>
          <w:delText>[</w:delText>
        </w:r>
      </w:del>
      <w:del w:id="349" w:author="George Fattal" w:date="2025-03-31T10:55:00Z">
        <w:r w:rsidR="009A5D63" w:rsidRPr="007B48C6" w:rsidDel="009339C3">
          <w:rPr>
            <w:rFonts w:ascii="Arial" w:hAnsi="Arial" w:cs="Arial"/>
            <w:kern w:val="20"/>
            <w:rPrChange w:id="350" w:author="George F. Assis" w:date="2025-04-07T10:20:00Z">
              <w:rPr>
                <w:rFonts w:ascii="Arial" w:hAnsi="Arial" w:cs="Arial"/>
                <w:kern w:val="20"/>
                <w:sz w:val="19"/>
                <w:szCs w:val="19"/>
                <w:highlight w:val="yellow"/>
              </w:rPr>
            </w:rPrChange>
          </w:rPr>
          <w:delText>Project Role/Title</w:delText>
        </w:r>
      </w:del>
      <w:ins w:id="351" w:author="George Fattal" w:date="2025-03-31T10:55:00Z">
        <w:del w:id="352" w:author="George F. Assis" w:date="2025-04-07T10:07:00Z">
          <w:r w:rsidR="009339C3" w:rsidRPr="007B48C6" w:rsidDel="00381874">
            <w:rPr>
              <w:rFonts w:ascii="Arial" w:hAnsi="Arial" w:cs="Arial"/>
              <w:kern w:val="20"/>
              <w:rPrChange w:id="353" w:author="George F. Assis" w:date="2025-04-07T10:20:00Z">
                <w:rPr>
                  <w:rFonts w:ascii="Arial" w:hAnsi="Arial" w:cs="Arial"/>
                  <w:kern w:val="20"/>
                  <w:sz w:val="19"/>
                  <w:szCs w:val="19"/>
                  <w:highlight w:val="yellow"/>
                </w:rPr>
              </w:rPrChange>
            </w:rPr>
            <w:delText>Inspector</w:delText>
          </w:r>
        </w:del>
      </w:ins>
      <w:del w:id="354" w:author="George F. Assis" w:date="2025-04-07T10:07:00Z">
        <w:r w:rsidR="009A5D63" w:rsidRPr="007B48C6" w:rsidDel="00381874">
          <w:rPr>
            <w:rFonts w:ascii="Arial" w:hAnsi="Arial" w:cs="Arial"/>
            <w:kern w:val="20"/>
            <w:rPrChange w:id="355" w:author="George F. Assis" w:date="2025-04-07T10:20:00Z">
              <w:rPr>
                <w:rFonts w:ascii="Arial" w:hAnsi="Arial" w:cs="Arial"/>
                <w:kern w:val="20"/>
                <w:sz w:val="19"/>
                <w:szCs w:val="19"/>
                <w:highlight w:val="yellow"/>
              </w:rPr>
            </w:rPrChange>
          </w:rPr>
          <w:delText>]</w:delText>
        </w:r>
        <w:r w:rsidR="009A5D63" w:rsidRPr="007B48C6" w:rsidDel="00381874">
          <w:rPr>
            <w:rFonts w:ascii="Arial" w:hAnsi="Arial" w:cs="Arial"/>
            <w:kern w:val="20"/>
            <w:rPrChange w:id="356" w:author="George F. Assis" w:date="2025-04-07T10:20:00Z">
              <w:rPr>
                <w:rFonts w:ascii="Arial" w:hAnsi="Arial" w:cs="Arial"/>
                <w:kern w:val="20"/>
                <w:sz w:val="19"/>
                <w:szCs w:val="19"/>
              </w:rPr>
            </w:rPrChange>
          </w:rPr>
          <w:delText xml:space="preserve"> </w:delText>
        </w:r>
      </w:del>
      <w:ins w:id="357" w:author="George F. Assis" w:date="2025-04-07T10:07:00Z">
        <w:r w:rsidR="00381874" w:rsidRPr="007B48C6">
          <w:rPr>
            <w:rFonts w:ascii="Arial" w:hAnsi="Arial" w:cs="Arial"/>
            <w:kern w:val="20"/>
            <w:rPrChange w:id="358" w:author="George F. Assis" w:date="2025-04-07T10:20:00Z">
              <w:rPr>
                <w:rFonts w:ascii="Arial" w:hAnsi="Arial" w:cs="Arial"/>
                <w:kern w:val="20"/>
                <w:sz w:val="19"/>
                <w:szCs w:val="19"/>
              </w:rPr>
            </w:rPrChange>
          </w:rPr>
          <w:t xml:space="preserve">the </w:t>
        </w:r>
      </w:ins>
      <w:del w:id="359" w:author="George F. Assis" w:date="2025-04-07T10:07:00Z">
        <w:r w:rsidR="009A5D63" w:rsidRPr="007B48C6" w:rsidDel="00381874">
          <w:rPr>
            <w:rFonts w:ascii="Arial" w:hAnsi="Arial" w:cs="Arial"/>
            <w:kern w:val="20"/>
            <w:rPrChange w:id="360" w:author="George F. Assis" w:date="2025-04-07T10:20:00Z">
              <w:rPr>
                <w:rFonts w:ascii="Arial" w:hAnsi="Arial" w:cs="Arial"/>
                <w:kern w:val="20"/>
                <w:sz w:val="19"/>
                <w:szCs w:val="19"/>
              </w:rPr>
            </w:rPrChange>
          </w:rPr>
          <w:delText xml:space="preserve">performed an </w:delText>
        </w:r>
      </w:del>
      <w:r w:rsidR="009A5D63" w:rsidRPr="007B48C6">
        <w:rPr>
          <w:rFonts w:ascii="Arial" w:hAnsi="Arial" w:cs="Arial"/>
          <w:kern w:val="20"/>
          <w:rPrChange w:id="361" w:author="George F. Assis" w:date="2025-04-07T10:20:00Z">
            <w:rPr>
              <w:rFonts w:ascii="Arial" w:hAnsi="Arial" w:cs="Arial"/>
              <w:kern w:val="20"/>
              <w:sz w:val="19"/>
              <w:szCs w:val="19"/>
            </w:rPr>
          </w:rPrChange>
        </w:rPr>
        <w:t>annual inspection of MNR’s undergrade and overhead bridges in the years 2021 through 2024. Mr.</w:t>
      </w:r>
      <w:ins w:id="362" w:author="George F. Assis" w:date="2025-04-07T10:07:00Z">
        <w:r w:rsidR="00381874" w:rsidRPr="007B48C6">
          <w:rPr>
            <w:rFonts w:ascii="Arial" w:hAnsi="Arial" w:cs="Arial"/>
            <w:kern w:val="20"/>
            <w:rPrChange w:id="363" w:author="George F. Assis" w:date="2025-04-07T10:20:00Z">
              <w:rPr>
                <w:rFonts w:ascii="Arial" w:hAnsi="Arial" w:cs="Arial"/>
                <w:kern w:val="20"/>
                <w:sz w:val="19"/>
                <w:szCs w:val="19"/>
              </w:rPr>
            </w:rPrChange>
          </w:rPr>
          <w:t xml:space="preserve"> </w:t>
        </w:r>
      </w:ins>
      <w:r w:rsidR="009A5D63" w:rsidRPr="007B48C6">
        <w:rPr>
          <w:rFonts w:ascii="Arial" w:hAnsi="Arial" w:cs="Arial"/>
          <w:kern w:val="20"/>
          <w:rPrChange w:id="364" w:author="George F. Assis" w:date="2025-04-07T10:20:00Z">
            <w:rPr>
              <w:rFonts w:ascii="Arial" w:hAnsi="Arial" w:cs="Arial"/>
              <w:kern w:val="20"/>
              <w:sz w:val="19"/>
              <w:szCs w:val="19"/>
            </w:rPr>
          </w:rPrChange>
        </w:rPr>
        <w:t>Fattal performed Inspection of Bridges, Signal Towers, Light Towers in the New Haven and Port Jervis Line. The inspection process began with research and review of previous reports to gain an understanding of the existing conditions for each of the bridges involved annually with this contract. The on-site inspections were performed after a review of the existing plans/reports, and concentrated on all deteriorated conditions. Identified the extent of structural steel and concrete/masonry deterioration, and ascertained past or current processes causing or contributing to these conditions. The inspection data and findings were input and recorded onto RailAdvise through the use of mobile devices.</w:t>
      </w:r>
      <w:del w:id="365" w:author="George F. Assis" w:date="2025-04-07T10:08:00Z">
        <w:r w:rsidR="009A5D63" w:rsidRPr="007B48C6" w:rsidDel="00381874">
          <w:rPr>
            <w:rFonts w:ascii="Arial" w:hAnsi="Arial" w:cs="Arial"/>
            <w:kern w:val="20"/>
            <w:rPrChange w:id="366" w:author="George F. Assis" w:date="2025-04-07T10:20:00Z">
              <w:rPr>
                <w:rFonts w:ascii="Arial" w:hAnsi="Arial" w:cs="Arial"/>
                <w:kern w:val="20"/>
                <w:sz w:val="19"/>
                <w:szCs w:val="19"/>
              </w:rPr>
            </w:rPrChange>
          </w:rPr>
          <w:delText xml:space="preserve"> (2021 – 2024)</w:delText>
        </w:r>
      </w:del>
    </w:p>
    <w:p w14:paraId="4023E43D" w14:textId="77777777" w:rsidR="00E638F0" w:rsidRPr="007B48C6" w:rsidRDefault="00E638F0" w:rsidP="00E638F0">
      <w:pPr>
        <w:contextualSpacing/>
        <w:jc w:val="both"/>
        <w:rPr>
          <w:rFonts w:ascii="Arial" w:hAnsi="Arial" w:cs="Arial"/>
          <w:b/>
          <w:bCs/>
          <w:kern w:val="20"/>
          <w:rPrChange w:id="367" w:author="George F. Assis" w:date="2025-04-07T10:20:00Z">
            <w:rPr>
              <w:rFonts w:ascii="Arial" w:hAnsi="Arial" w:cs="Arial"/>
              <w:b/>
              <w:bCs/>
              <w:kern w:val="20"/>
              <w:sz w:val="19"/>
              <w:szCs w:val="19"/>
            </w:rPr>
          </w:rPrChange>
        </w:rPr>
      </w:pPr>
    </w:p>
    <w:p w14:paraId="3BF7DB71" w14:textId="77777777" w:rsidR="00E638F0" w:rsidRPr="007B48C6" w:rsidDel="007B48C6" w:rsidRDefault="004248AF" w:rsidP="00E638F0">
      <w:pPr>
        <w:contextualSpacing/>
        <w:jc w:val="both"/>
        <w:rPr>
          <w:del w:id="368" w:author="George F. Assis" w:date="2025-04-07T10:21:00Z"/>
          <w:rFonts w:ascii="Arial" w:hAnsi="Arial" w:cs="Arial"/>
          <w:kern w:val="20"/>
          <w:rPrChange w:id="369" w:author="George F. Assis" w:date="2025-04-07T10:20:00Z">
            <w:rPr>
              <w:del w:id="370" w:author="George F. Assis" w:date="2025-04-07T10:21:00Z"/>
              <w:rFonts w:ascii="Arial" w:hAnsi="Arial" w:cs="Arial"/>
              <w:kern w:val="20"/>
              <w:sz w:val="19"/>
              <w:szCs w:val="19"/>
            </w:rPr>
          </w:rPrChange>
        </w:rPr>
      </w:pPr>
      <w:del w:id="371" w:author="George F. Assis" w:date="2025-04-07T10:08:00Z">
        <w:r w:rsidRPr="007B48C6" w:rsidDel="00381874">
          <w:rPr>
            <w:rFonts w:ascii="Arial" w:hAnsi="Arial" w:cs="Arial"/>
            <w:b/>
            <w:bCs/>
            <w:kern w:val="20"/>
            <w:rPrChange w:id="372" w:author="George F. Assis" w:date="2025-04-07T10:20:00Z">
              <w:rPr>
                <w:rFonts w:ascii="Arial" w:hAnsi="Arial" w:cs="Arial"/>
                <w:b/>
                <w:bCs/>
                <w:kern w:val="20"/>
                <w:sz w:val="19"/>
                <w:szCs w:val="19"/>
              </w:rPr>
            </w:rPrChange>
          </w:rPr>
          <w:delText xml:space="preserve">KSE #2370 </w:delText>
        </w:r>
      </w:del>
      <w:r w:rsidR="00E638F0" w:rsidRPr="007B48C6">
        <w:rPr>
          <w:rFonts w:ascii="Arial" w:hAnsi="Arial" w:cs="Arial"/>
          <w:b/>
          <w:bCs/>
          <w:kern w:val="20"/>
          <w:rPrChange w:id="373" w:author="George F. Assis" w:date="2025-04-07T10:20:00Z">
            <w:rPr>
              <w:rFonts w:ascii="Arial" w:hAnsi="Arial" w:cs="Arial"/>
              <w:b/>
              <w:bCs/>
              <w:kern w:val="20"/>
              <w:sz w:val="19"/>
              <w:szCs w:val="19"/>
            </w:rPr>
          </w:rPrChange>
        </w:rPr>
        <w:t xml:space="preserve">Dutchess County Department of Public Works, Culvert Inspection and Condition Inspection Services for Various Culverts, Dutchess County, Project No. RFP-DCH-2020-09, Dutchess County, NY </w:t>
      </w:r>
      <w:ins w:id="374" w:author="George F. Assis" w:date="2025-04-07T10:09:00Z">
        <w:r w:rsidR="00381874" w:rsidRPr="007B48C6">
          <w:rPr>
            <w:rFonts w:ascii="Arial" w:hAnsi="Arial" w:cs="Arial"/>
            <w:kern w:val="20"/>
            <w:rPrChange w:id="375" w:author="George F. Assis" w:date="2025-04-07T10:20:00Z">
              <w:rPr>
                <w:rFonts w:ascii="Arial" w:hAnsi="Arial" w:cs="Arial"/>
                <w:kern w:val="20"/>
                <w:sz w:val="19"/>
                <w:szCs w:val="19"/>
              </w:rPr>
            </w:rPrChange>
          </w:rPr>
          <w:t xml:space="preserve">– Structural Engineer for the inspection and report preparation of approximately </w:t>
        </w:r>
      </w:ins>
      <w:ins w:id="376" w:author="George F. Assis" w:date="2025-04-07T10:10:00Z">
        <w:r w:rsidR="00381874" w:rsidRPr="007B48C6">
          <w:rPr>
            <w:rFonts w:ascii="Arial" w:hAnsi="Arial" w:cs="Arial"/>
            <w:kern w:val="20"/>
            <w:rPrChange w:id="377" w:author="George F. Assis" w:date="2025-04-07T10:20:00Z">
              <w:rPr>
                <w:rFonts w:ascii="Arial" w:hAnsi="Arial" w:cs="Arial"/>
                <w:kern w:val="20"/>
                <w:sz w:val="19"/>
                <w:szCs w:val="19"/>
              </w:rPr>
            </w:rPrChange>
          </w:rPr>
          <w:t>183 County owned culverts in</w:t>
        </w:r>
      </w:ins>
      <w:del w:id="378" w:author="George F. Assis" w:date="2025-04-07T10:09:00Z">
        <w:r w:rsidR="00E638F0" w:rsidRPr="007B48C6" w:rsidDel="00381874">
          <w:rPr>
            <w:rFonts w:ascii="Arial" w:hAnsi="Arial" w:cs="Arial"/>
            <w:b/>
            <w:bCs/>
            <w:kern w:val="20"/>
            <w:rPrChange w:id="379" w:author="George F. Assis" w:date="2025-04-07T10:20:00Z">
              <w:rPr>
                <w:rFonts w:ascii="Arial" w:hAnsi="Arial" w:cs="Arial"/>
                <w:b/>
                <w:bCs/>
                <w:kern w:val="20"/>
                <w:sz w:val="19"/>
                <w:szCs w:val="19"/>
              </w:rPr>
            </w:rPrChange>
          </w:rPr>
          <w:delText>-</w:delText>
        </w:r>
        <w:r w:rsidR="00E638F0" w:rsidRPr="007B48C6" w:rsidDel="00381874">
          <w:rPr>
            <w:rFonts w:ascii="Arial" w:hAnsi="Arial" w:cs="Arial"/>
            <w:kern w:val="20"/>
            <w:rPrChange w:id="380" w:author="George F. Assis" w:date="2025-04-07T10:20:00Z">
              <w:rPr>
                <w:rFonts w:ascii="Arial" w:hAnsi="Arial" w:cs="Arial"/>
                <w:kern w:val="20"/>
                <w:sz w:val="19"/>
                <w:szCs w:val="19"/>
              </w:rPr>
            </w:rPrChange>
          </w:rPr>
          <w:delText xml:space="preserve"> </w:delText>
        </w:r>
        <w:r w:rsidR="00E638F0" w:rsidRPr="007B48C6" w:rsidDel="00381874">
          <w:rPr>
            <w:rFonts w:ascii="Arial" w:hAnsi="Arial" w:cs="Arial"/>
            <w:kern w:val="20"/>
            <w:rPrChange w:id="381" w:author="George F. Assis" w:date="2025-04-07T10:20:00Z">
              <w:rPr>
                <w:rFonts w:ascii="Arial" w:hAnsi="Arial" w:cs="Arial"/>
                <w:kern w:val="20"/>
                <w:sz w:val="19"/>
                <w:szCs w:val="19"/>
                <w:highlight w:val="yellow"/>
              </w:rPr>
            </w:rPrChange>
          </w:rPr>
          <w:delText>[</w:delText>
        </w:r>
      </w:del>
      <w:del w:id="382" w:author="George Fattal" w:date="2025-03-31T10:56:00Z">
        <w:r w:rsidR="00E638F0" w:rsidRPr="007B48C6" w:rsidDel="009339C3">
          <w:rPr>
            <w:rFonts w:ascii="Arial" w:hAnsi="Arial" w:cs="Arial"/>
            <w:kern w:val="20"/>
            <w:rPrChange w:id="383" w:author="George F. Assis" w:date="2025-04-07T10:20:00Z">
              <w:rPr>
                <w:rFonts w:ascii="Arial" w:hAnsi="Arial" w:cs="Arial"/>
                <w:kern w:val="20"/>
                <w:sz w:val="19"/>
                <w:szCs w:val="19"/>
                <w:highlight w:val="yellow"/>
              </w:rPr>
            </w:rPrChange>
          </w:rPr>
          <w:delText>Project Role/Title</w:delText>
        </w:r>
      </w:del>
      <w:ins w:id="384" w:author="George Fattal" w:date="2025-03-31T10:56:00Z">
        <w:del w:id="385" w:author="George F. Assis" w:date="2025-04-07T10:08:00Z">
          <w:r w:rsidR="009339C3" w:rsidRPr="007B48C6" w:rsidDel="00381874">
            <w:rPr>
              <w:rFonts w:ascii="Arial" w:hAnsi="Arial" w:cs="Arial"/>
              <w:kern w:val="20"/>
              <w:rPrChange w:id="386" w:author="George F. Assis" w:date="2025-04-07T10:20:00Z">
                <w:rPr>
                  <w:rFonts w:ascii="Arial" w:hAnsi="Arial" w:cs="Arial"/>
                  <w:kern w:val="20"/>
                  <w:sz w:val="19"/>
                  <w:szCs w:val="19"/>
                  <w:highlight w:val="yellow"/>
                </w:rPr>
              </w:rPrChange>
            </w:rPr>
            <w:delText>Inspector</w:delText>
          </w:r>
        </w:del>
      </w:ins>
      <w:del w:id="387" w:author="George F. Assis" w:date="2025-04-07T10:08:00Z">
        <w:r w:rsidR="00E638F0" w:rsidRPr="007B48C6" w:rsidDel="00381874">
          <w:rPr>
            <w:rFonts w:ascii="Arial" w:hAnsi="Arial" w:cs="Arial"/>
            <w:kern w:val="20"/>
            <w:rPrChange w:id="388" w:author="George F. Assis" w:date="2025-04-07T10:20:00Z">
              <w:rPr>
                <w:rFonts w:ascii="Arial" w:hAnsi="Arial" w:cs="Arial"/>
                <w:kern w:val="20"/>
                <w:sz w:val="19"/>
                <w:szCs w:val="19"/>
                <w:highlight w:val="yellow"/>
              </w:rPr>
            </w:rPrChange>
          </w:rPr>
          <w:delText>]</w:delText>
        </w:r>
        <w:r w:rsidR="00E638F0" w:rsidRPr="007B48C6" w:rsidDel="00381874">
          <w:rPr>
            <w:rFonts w:ascii="Arial" w:hAnsi="Arial" w:cs="Arial"/>
            <w:kern w:val="20"/>
            <w:rPrChange w:id="389" w:author="George F. Assis" w:date="2025-04-07T10:20:00Z">
              <w:rPr>
                <w:rFonts w:ascii="Arial" w:hAnsi="Arial" w:cs="Arial"/>
                <w:kern w:val="20"/>
                <w:sz w:val="19"/>
                <w:szCs w:val="19"/>
              </w:rPr>
            </w:rPrChange>
          </w:rPr>
          <w:delText xml:space="preserve"> </w:delText>
        </w:r>
      </w:del>
      <w:del w:id="390" w:author="George F. Assis" w:date="2025-04-07T10:10:00Z">
        <w:r w:rsidR="00E638F0" w:rsidRPr="007B48C6" w:rsidDel="00381874">
          <w:rPr>
            <w:rFonts w:ascii="Arial" w:hAnsi="Arial" w:cs="Arial"/>
            <w:kern w:val="20"/>
            <w:rPrChange w:id="391" w:author="George F. Assis" w:date="2025-04-07T10:20:00Z">
              <w:rPr>
                <w:rFonts w:ascii="Arial" w:hAnsi="Arial" w:cs="Arial"/>
                <w:kern w:val="20"/>
                <w:sz w:val="19"/>
                <w:szCs w:val="19"/>
              </w:rPr>
            </w:rPrChange>
          </w:rPr>
          <w:delText>The project scope involved providing the required project management, staffing, oversight, planning, quality control, load rating, and communication necessary for the successful completion of the inspections and the submission of appropriate reports for 183 County-owned culverts</w:delText>
        </w:r>
      </w:del>
      <w:r w:rsidR="00E638F0" w:rsidRPr="007B48C6">
        <w:rPr>
          <w:rFonts w:ascii="Arial" w:hAnsi="Arial" w:cs="Arial"/>
          <w:kern w:val="20"/>
          <w:rPrChange w:id="392" w:author="George F. Assis" w:date="2025-04-07T10:20:00Z">
            <w:rPr>
              <w:rFonts w:ascii="Arial" w:hAnsi="Arial" w:cs="Arial"/>
              <w:kern w:val="20"/>
              <w:sz w:val="19"/>
              <w:szCs w:val="19"/>
            </w:rPr>
          </w:rPrChange>
        </w:rPr>
        <w:t xml:space="preserve"> </w:t>
      </w:r>
      <w:del w:id="393" w:author="George F. Assis" w:date="2025-04-07T10:10:00Z">
        <w:r w:rsidR="00E638F0" w:rsidRPr="007B48C6" w:rsidDel="00381874">
          <w:rPr>
            <w:rFonts w:ascii="Arial" w:hAnsi="Arial" w:cs="Arial"/>
            <w:kern w:val="20"/>
            <w:rPrChange w:id="394" w:author="George F. Assis" w:date="2025-04-07T10:20:00Z">
              <w:rPr>
                <w:rFonts w:ascii="Arial" w:hAnsi="Arial" w:cs="Arial"/>
                <w:kern w:val="20"/>
                <w:sz w:val="19"/>
                <w:szCs w:val="19"/>
              </w:rPr>
            </w:rPrChange>
          </w:rPr>
          <w:delText xml:space="preserve">in </w:delText>
        </w:r>
      </w:del>
      <w:r w:rsidR="00E638F0" w:rsidRPr="007B48C6">
        <w:rPr>
          <w:rFonts w:ascii="Arial" w:hAnsi="Arial" w:cs="Arial"/>
          <w:kern w:val="20"/>
          <w:rPrChange w:id="395" w:author="George F. Assis" w:date="2025-04-07T10:20:00Z">
            <w:rPr>
              <w:rFonts w:ascii="Arial" w:hAnsi="Arial" w:cs="Arial"/>
              <w:kern w:val="20"/>
              <w:sz w:val="19"/>
              <w:szCs w:val="19"/>
            </w:rPr>
          </w:rPrChange>
        </w:rPr>
        <w:t>accordance with the latest edition of the New York State Department of Transportation’s Bridge Inspection Manual.</w:t>
      </w:r>
      <w:del w:id="396" w:author="George F. Assis" w:date="2025-04-07T10:11:00Z">
        <w:r w:rsidR="00E638F0" w:rsidRPr="007B48C6" w:rsidDel="00381874">
          <w:rPr>
            <w:rFonts w:ascii="Arial" w:hAnsi="Arial" w:cs="Arial"/>
            <w:kern w:val="20"/>
            <w:rPrChange w:id="397" w:author="George F. Assis" w:date="2025-04-07T10:20:00Z">
              <w:rPr>
                <w:rFonts w:ascii="Arial" w:hAnsi="Arial" w:cs="Arial"/>
                <w:kern w:val="20"/>
                <w:sz w:val="19"/>
                <w:szCs w:val="19"/>
              </w:rPr>
            </w:rPrChange>
          </w:rPr>
          <w:delText xml:space="preserve"> Mr. Fattal inspected the culverts, provided an inspection report, as well as any other reports and form</w:delText>
        </w:r>
      </w:del>
      <w:del w:id="398" w:author="George F. Assis" w:date="2025-04-07T10:10:00Z">
        <w:r w:rsidR="00E638F0" w:rsidRPr="007B48C6" w:rsidDel="00381874">
          <w:rPr>
            <w:rFonts w:ascii="Arial" w:hAnsi="Arial" w:cs="Arial"/>
            <w:kern w:val="20"/>
            <w:rPrChange w:id="399" w:author="George F. Assis" w:date="2025-04-07T10:20:00Z">
              <w:rPr>
                <w:rFonts w:ascii="Arial" w:hAnsi="Arial" w:cs="Arial"/>
                <w:kern w:val="20"/>
                <w:sz w:val="19"/>
                <w:szCs w:val="19"/>
              </w:rPr>
            </w:rPrChange>
          </w:rPr>
          <w:delText>s required for each listed culvert.</w:delText>
        </w:r>
      </w:del>
      <w:del w:id="400" w:author="George F. Assis" w:date="2025-04-07T10:11:00Z">
        <w:r w:rsidR="00E638F0" w:rsidRPr="007B48C6" w:rsidDel="00381874">
          <w:rPr>
            <w:rFonts w:ascii="Arial" w:hAnsi="Arial" w:cs="Arial"/>
            <w:kern w:val="20"/>
            <w:rPrChange w:id="401" w:author="George F. Assis" w:date="2025-04-07T10:20:00Z">
              <w:rPr>
                <w:rFonts w:ascii="Arial" w:hAnsi="Arial" w:cs="Arial"/>
                <w:kern w:val="20"/>
                <w:sz w:val="19"/>
                <w:szCs w:val="19"/>
              </w:rPr>
            </w:rPrChange>
          </w:rPr>
          <w:delText xml:space="preserve"> Inspection reports generally followed the NYSDOT bridge inspection format, and included a general recommendation rating using the NYSDOT scale of 1-7. (2020 – 202</w:delText>
        </w:r>
      </w:del>
      <w:ins w:id="402" w:author="George Fattal" w:date="2025-03-31T11:14:00Z">
        <w:del w:id="403" w:author="George F. Assis" w:date="2025-04-07T10:11:00Z">
          <w:r w:rsidR="008C52FF" w:rsidRPr="007B48C6" w:rsidDel="00381874">
            <w:rPr>
              <w:rFonts w:ascii="Arial" w:hAnsi="Arial" w:cs="Arial"/>
              <w:kern w:val="20"/>
              <w:rPrChange w:id="404" w:author="George F. Assis" w:date="2025-04-07T10:20:00Z">
                <w:rPr>
                  <w:rFonts w:ascii="Arial" w:hAnsi="Arial" w:cs="Arial"/>
                  <w:kern w:val="20"/>
                  <w:sz w:val="19"/>
                  <w:szCs w:val="19"/>
                </w:rPr>
              </w:rPrChange>
            </w:rPr>
            <w:delText>5</w:delText>
          </w:r>
        </w:del>
      </w:ins>
      <w:del w:id="405" w:author="George F. Assis" w:date="2025-04-07T10:11:00Z">
        <w:r w:rsidR="00E638F0" w:rsidRPr="007B48C6" w:rsidDel="00381874">
          <w:rPr>
            <w:rFonts w:ascii="Arial" w:hAnsi="Arial" w:cs="Arial"/>
            <w:kern w:val="20"/>
            <w:rPrChange w:id="406" w:author="George F. Assis" w:date="2025-04-07T10:20:00Z">
              <w:rPr>
                <w:rFonts w:ascii="Arial" w:hAnsi="Arial" w:cs="Arial"/>
                <w:kern w:val="20"/>
                <w:sz w:val="19"/>
                <w:szCs w:val="19"/>
              </w:rPr>
            </w:rPrChange>
          </w:rPr>
          <w:delText>2)</w:delText>
        </w:r>
      </w:del>
    </w:p>
    <w:p w14:paraId="2EAA4B61" w14:textId="77777777" w:rsidR="00E638F0" w:rsidRPr="007B48C6" w:rsidRDefault="00E638F0" w:rsidP="007B48C6">
      <w:pPr>
        <w:contextualSpacing/>
        <w:jc w:val="both"/>
        <w:rPr>
          <w:rFonts w:ascii="Arial" w:hAnsi="Arial" w:cs="Arial"/>
          <w:kern w:val="20"/>
          <w:rPrChange w:id="407" w:author="George F. Assis" w:date="2025-04-07T10:20:00Z">
            <w:rPr>
              <w:rFonts w:ascii="Arial" w:hAnsi="Arial" w:cs="Arial"/>
              <w:kern w:val="20"/>
              <w:sz w:val="19"/>
              <w:szCs w:val="19"/>
            </w:rPr>
          </w:rPrChange>
        </w:rPr>
        <w:pPrChange w:id="408" w:author="George F. Assis" w:date="2025-04-07T10:21:00Z">
          <w:pPr>
            <w:contextualSpacing/>
          </w:pPr>
        </w:pPrChange>
      </w:pPr>
    </w:p>
    <w:p w14:paraId="561A8D19" w14:textId="77777777" w:rsidR="00296A08" w:rsidRPr="007B48C6" w:rsidRDefault="004248AF" w:rsidP="00B24970">
      <w:pPr>
        <w:widowControl/>
        <w:jc w:val="both"/>
        <w:rPr>
          <w:rFonts w:ascii="Arial" w:hAnsi="Arial" w:cs="Arial"/>
          <w:kern w:val="20"/>
          <w:rPrChange w:id="409" w:author="George F. Assis" w:date="2025-04-07T10:20:00Z">
            <w:rPr>
              <w:rFonts w:ascii="Arial" w:hAnsi="Arial" w:cs="Arial"/>
              <w:kern w:val="20"/>
              <w:sz w:val="19"/>
            </w:rPr>
          </w:rPrChange>
        </w:rPr>
      </w:pPr>
      <w:del w:id="410" w:author="George F. Assis" w:date="2025-04-07T10:13:00Z">
        <w:r w:rsidRPr="007B48C6" w:rsidDel="00381874">
          <w:rPr>
            <w:rFonts w:ascii="Arial" w:hAnsi="Arial" w:cs="Arial"/>
            <w:b/>
            <w:bCs/>
            <w:kern w:val="20"/>
            <w:rPrChange w:id="411" w:author="George F. Assis" w:date="2025-04-07T10:20:00Z">
              <w:rPr>
                <w:rFonts w:ascii="Arial" w:hAnsi="Arial" w:cs="Arial"/>
                <w:b/>
                <w:bCs/>
                <w:kern w:val="20"/>
                <w:sz w:val="19"/>
                <w:szCs w:val="19"/>
              </w:rPr>
            </w:rPrChange>
          </w:rPr>
          <w:lastRenderedPageBreak/>
          <w:delText xml:space="preserve">KSE #2322 </w:delText>
        </w:r>
      </w:del>
      <w:r w:rsidR="00296A08" w:rsidRPr="007B48C6">
        <w:rPr>
          <w:rFonts w:ascii="Arial" w:hAnsi="Arial" w:cs="Arial"/>
          <w:b/>
          <w:bCs/>
          <w:kern w:val="20"/>
          <w:rPrChange w:id="412" w:author="George F. Assis" w:date="2025-04-07T10:20:00Z">
            <w:rPr>
              <w:rFonts w:ascii="Arial" w:hAnsi="Arial" w:cs="Arial"/>
              <w:b/>
              <w:bCs/>
              <w:kern w:val="20"/>
              <w:sz w:val="19"/>
              <w:szCs w:val="19"/>
            </w:rPr>
          </w:rPrChange>
        </w:rPr>
        <w:t xml:space="preserve">Cobbs Creek Foundation, </w:t>
      </w:r>
      <w:r w:rsidR="00296A08" w:rsidRPr="007B48C6">
        <w:rPr>
          <w:rFonts w:ascii="Arial" w:hAnsi="Arial" w:cs="Arial"/>
          <w:b/>
          <w:bCs/>
          <w:kern w:val="20"/>
          <w:rPrChange w:id="413" w:author="George F. Assis" w:date="2025-04-07T10:20:00Z">
            <w:rPr>
              <w:rFonts w:ascii="Arial" w:hAnsi="Arial" w:cs="Arial"/>
              <w:b/>
              <w:bCs/>
              <w:kern w:val="20"/>
              <w:sz w:val="19"/>
            </w:rPr>
          </w:rPrChange>
        </w:rPr>
        <w:t xml:space="preserve">Cobbs Creek Golf Course Restoration, Philadelphia, PA </w:t>
      </w:r>
      <w:ins w:id="414" w:author="George F. Assis" w:date="2025-04-07T10:13:00Z">
        <w:r w:rsidR="00381874" w:rsidRPr="007B48C6">
          <w:rPr>
            <w:rFonts w:ascii="Arial" w:hAnsi="Arial" w:cs="Arial"/>
            <w:b/>
            <w:bCs/>
            <w:kern w:val="20"/>
            <w:rPrChange w:id="415" w:author="George F. Assis" w:date="2025-04-07T10:20:00Z">
              <w:rPr>
                <w:rFonts w:ascii="Arial" w:hAnsi="Arial" w:cs="Arial"/>
                <w:b/>
                <w:bCs/>
                <w:kern w:val="20"/>
                <w:sz w:val="19"/>
              </w:rPr>
            </w:rPrChange>
          </w:rPr>
          <w:t xml:space="preserve">– </w:t>
        </w:r>
        <w:r w:rsidR="00381874" w:rsidRPr="007B48C6">
          <w:rPr>
            <w:rFonts w:ascii="Arial" w:hAnsi="Arial" w:cs="Arial"/>
            <w:kern w:val="20"/>
            <w:rPrChange w:id="416" w:author="George F. Assis" w:date="2025-04-07T10:20:00Z">
              <w:rPr>
                <w:rFonts w:ascii="Arial" w:hAnsi="Arial" w:cs="Arial"/>
                <w:kern w:val="20"/>
                <w:sz w:val="19"/>
              </w:rPr>
            </w:rPrChange>
          </w:rPr>
          <w:t>Structural Engineer for th</w:t>
        </w:r>
      </w:ins>
      <w:ins w:id="417" w:author="George F. Assis" w:date="2025-04-07T10:14:00Z">
        <w:r w:rsidR="007B48C6" w:rsidRPr="007B48C6">
          <w:rPr>
            <w:rFonts w:ascii="Arial" w:hAnsi="Arial" w:cs="Arial"/>
            <w:kern w:val="20"/>
            <w:rPrChange w:id="418" w:author="George F. Assis" w:date="2025-04-07T10:20:00Z">
              <w:rPr>
                <w:rFonts w:ascii="Arial" w:hAnsi="Arial" w:cs="Arial"/>
                <w:kern w:val="20"/>
                <w:sz w:val="19"/>
              </w:rPr>
            </w:rPrChange>
          </w:rPr>
          <w:t>e design</w:t>
        </w:r>
      </w:ins>
      <w:del w:id="419" w:author="George F. Assis" w:date="2025-04-07T10:13:00Z">
        <w:r w:rsidR="00296A08" w:rsidRPr="007B48C6" w:rsidDel="00381874">
          <w:rPr>
            <w:rFonts w:ascii="Arial" w:hAnsi="Arial" w:cs="Arial"/>
            <w:b/>
            <w:bCs/>
            <w:kern w:val="20"/>
            <w:rPrChange w:id="420" w:author="George F. Assis" w:date="2025-04-07T10:20:00Z">
              <w:rPr>
                <w:rFonts w:ascii="Arial" w:hAnsi="Arial" w:cs="Arial"/>
                <w:b/>
                <w:bCs/>
                <w:kern w:val="20"/>
                <w:sz w:val="19"/>
              </w:rPr>
            </w:rPrChange>
          </w:rPr>
          <w:delText>-</w:delText>
        </w:r>
        <w:r w:rsidR="00296A08" w:rsidRPr="007B48C6" w:rsidDel="00381874">
          <w:rPr>
            <w:rFonts w:ascii="Arial" w:hAnsi="Arial" w:cs="Arial"/>
            <w:kern w:val="20"/>
            <w:rPrChange w:id="421" w:author="George F. Assis" w:date="2025-04-07T10:20:00Z">
              <w:rPr>
                <w:rFonts w:ascii="Arial" w:hAnsi="Arial" w:cs="Arial"/>
                <w:kern w:val="20"/>
                <w:sz w:val="19"/>
              </w:rPr>
            </w:rPrChange>
          </w:rPr>
          <w:delText xml:space="preserve"> </w:delText>
        </w:r>
        <w:r w:rsidR="00296A08" w:rsidRPr="007B48C6" w:rsidDel="00381874">
          <w:rPr>
            <w:rFonts w:ascii="Arial" w:hAnsi="Arial" w:cs="Arial"/>
            <w:kern w:val="20"/>
            <w:rPrChange w:id="422" w:author="George F. Assis" w:date="2025-04-07T10:20:00Z">
              <w:rPr>
                <w:rFonts w:ascii="Arial" w:hAnsi="Arial" w:cs="Arial"/>
                <w:kern w:val="20"/>
                <w:sz w:val="19"/>
                <w:szCs w:val="19"/>
                <w:highlight w:val="yellow"/>
              </w:rPr>
            </w:rPrChange>
          </w:rPr>
          <w:delText>[Project Role/Title</w:delText>
        </w:r>
      </w:del>
      <w:ins w:id="423" w:author="George Fattal" w:date="2025-03-31T10:31:00Z">
        <w:del w:id="424" w:author="George F. Assis" w:date="2025-04-07T10:13:00Z">
          <w:r w:rsidR="003B2AE4" w:rsidRPr="007B48C6" w:rsidDel="00381874">
            <w:rPr>
              <w:rFonts w:ascii="Arial" w:hAnsi="Arial" w:cs="Arial"/>
              <w:kern w:val="20"/>
              <w:rPrChange w:id="425" w:author="George F. Assis" w:date="2025-04-07T10:20:00Z">
                <w:rPr>
                  <w:rFonts w:ascii="Arial" w:hAnsi="Arial" w:cs="Arial"/>
                  <w:kern w:val="20"/>
                  <w:sz w:val="19"/>
                  <w:szCs w:val="19"/>
                  <w:highlight w:val="yellow"/>
                </w:rPr>
              </w:rPrChange>
            </w:rPr>
            <w:delText>Structural Engineer</w:delText>
          </w:r>
        </w:del>
      </w:ins>
      <w:del w:id="426" w:author="George F. Assis" w:date="2025-04-07T10:13:00Z">
        <w:r w:rsidR="00296A08" w:rsidRPr="007B48C6" w:rsidDel="00381874">
          <w:rPr>
            <w:rFonts w:ascii="Arial" w:hAnsi="Arial" w:cs="Arial"/>
            <w:kern w:val="20"/>
            <w:rPrChange w:id="427" w:author="George F. Assis" w:date="2025-04-07T10:20:00Z">
              <w:rPr>
                <w:rFonts w:ascii="Arial" w:hAnsi="Arial" w:cs="Arial"/>
                <w:kern w:val="20"/>
                <w:sz w:val="19"/>
                <w:szCs w:val="19"/>
                <w:highlight w:val="yellow"/>
              </w:rPr>
            </w:rPrChange>
          </w:rPr>
          <w:delText>]</w:delText>
        </w:r>
        <w:r w:rsidR="00296A08" w:rsidRPr="007B48C6" w:rsidDel="00381874">
          <w:rPr>
            <w:rFonts w:ascii="Arial" w:hAnsi="Arial" w:cs="Arial"/>
            <w:kern w:val="20"/>
            <w:rPrChange w:id="428" w:author="George F. Assis" w:date="2025-04-07T10:20:00Z">
              <w:rPr>
                <w:rFonts w:ascii="Arial" w:hAnsi="Arial" w:cs="Arial"/>
                <w:kern w:val="20"/>
                <w:sz w:val="19"/>
                <w:szCs w:val="19"/>
              </w:rPr>
            </w:rPrChange>
          </w:rPr>
          <w:delText xml:space="preserve"> The project </w:delText>
        </w:r>
      </w:del>
      <w:ins w:id="429" w:author="George F. Assis" w:date="2025-04-07T10:14:00Z">
        <w:r w:rsidR="007B48C6" w:rsidRPr="007B48C6">
          <w:rPr>
            <w:rFonts w:ascii="Arial" w:hAnsi="Arial" w:cs="Arial"/>
            <w:kern w:val="20"/>
            <w:rPrChange w:id="430" w:author="George F. Assis" w:date="2025-04-07T10:20:00Z">
              <w:rPr>
                <w:rFonts w:ascii="Arial" w:hAnsi="Arial" w:cs="Arial"/>
                <w:kern w:val="20"/>
                <w:sz w:val="19"/>
                <w:szCs w:val="19"/>
              </w:rPr>
            </w:rPrChange>
          </w:rPr>
          <w:t xml:space="preserve"> of</w:t>
        </w:r>
      </w:ins>
      <w:del w:id="431" w:author="George F. Assis" w:date="2025-04-07T10:14:00Z">
        <w:r w:rsidR="00296A08" w:rsidRPr="007B48C6" w:rsidDel="007B48C6">
          <w:rPr>
            <w:rFonts w:ascii="Arial" w:hAnsi="Arial" w:cs="Arial"/>
            <w:kern w:val="20"/>
            <w:rPrChange w:id="432" w:author="George F. Assis" w:date="2025-04-07T10:20:00Z">
              <w:rPr>
                <w:rFonts w:ascii="Arial" w:hAnsi="Arial" w:cs="Arial"/>
                <w:kern w:val="20"/>
                <w:sz w:val="19"/>
                <w:szCs w:val="19"/>
              </w:rPr>
            </w:rPrChange>
          </w:rPr>
          <w:delText>included the creation of an all-inclusive, state-of-the-art, public golf and educational campus at one of the nation’s first courses to welcome golfers of all races, ethnicities, and genders. The improvements included</w:delText>
        </w:r>
      </w:del>
      <w:r w:rsidR="00296A08" w:rsidRPr="007B48C6">
        <w:rPr>
          <w:rFonts w:ascii="Arial" w:hAnsi="Arial" w:cs="Arial"/>
          <w:kern w:val="20"/>
          <w:rPrChange w:id="433" w:author="George F. Assis" w:date="2025-04-07T10:20:00Z">
            <w:rPr>
              <w:rFonts w:ascii="Arial" w:hAnsi="Arial" w:cs="Arial"/>
              <w:kern w:val="20"/>
              <w:sz w:val="19"/>
              <w:szCs w:val="19"/>
            </w:rPr>
          </w:rPrChange>
        </w:rPr>
        <w:t xml:space="preserve"> a new Golf Education Center that will be leased to the Tiger Woods Foundation, a multi-level driving range facility, a new clubhouse and cart barn facility, irrigation pond, maintenance facility, a pitch-and-putt short course, the restoration of the original 18-hole golf course, a 9-hole golf course, and a complete restoration of Cobbs C</w:t>
      </w:r>
      <w:ins w:id="434" w:author="George F. Assis" w:date="2025-04-07T10:15:00Z">
        <w:r w:rsidR="007B48C6" w:rsidRPr="007B48C6" w:rsidDel="007B48C6">
          <w:rPr>
            <w:rFonts w:ascii="Arial" w:hAnsi="Arial" w:cs="Arial"/>
            <w:kern w:val="20"/>
            <w:rPrChange w:id="435" w:author="George F. Assis" w:date="2025-04-07T10:20:00Z">
              <w:rPr>
                <w:rFonts w:ascii="Arial" w:hAnsi="Arial" w:cs="Arial"/>
                <w:kern w:val="20"/>
                <w:sz w:val="19"/>
                <w:szCs w:val="19"/>
              </w:rPr>
            </w:rPrChange>
          </w:rPr>
          <w:t>r</w:t>
        </w:r>
        <w:r w:rsidR="007B48C6" w:rsidRPr="007B48C6">
          <w:rPr>
            <w:rFonts w:ascii="Arial" w:hAnsi="Arial" w:cs="Arial"/>
            <w:kern w:val="20"/>
            <w:rPrChange w:id="436" w:author="George F. Assis" w:date="2025-04-07T10:20:00Z">
              <w:rPr>
                <w:rFonts w:ascii="Arial" w:hAnsi="Arial" w:cs="Arial"/>
                <w:kern w:val="20"/>
                <w:sz w:val="19"/>
                <w:szCs w:val="19"/>
              </w:rPr>
            </w:rPrChange>
          </w:rPr>
          <w:t>eek.</w:t>
        </w:r>
      </w:ins>
      <w:del w:id="437" w:author="George F. Assis" w:date="2025-04-07T10:15:00Z">
        <w:r w:rsidR="00296A08" w:rsidRPr="007B48C6" w:rsidDel="007B48C6">
          <w:rPr>
            <w:rFonts w:ascii="Arial" w:hAnsi="Arial" w:cs="Arial"/>
            <w:kern w:val="20"/>
            <w:rPrChange w:id="438" w:author="George F. Assis" w:date="2025-04-07T10:20:00Z">
              <w:rPr>
                <w:rFonts w:ascii="Arial" w:hAnsi="Arial" w:cs="Arial"/>
                <w:kern w:val="20"/>
                <w:sz w:val="19"/>
                <w:szCs w:val="19"/>
              </w:rPr>
            </w:rPrChange>
          </w:rPr>
          <w:delText xml:space="preserve">reek. </w:delText>
        </w:r>
        <w:r w:rsidR="00296A08" w:rsidRPr="007B48C6" w:rsidDel="007B48C6">
          <w:rPr>
            <w:rFonts w:ascii="Arial" w:hAnsi="Arial" w:cs="Arial"/>
            <w:kern w:val="20"/>
            <w:rPrChange w:id="439" w:author="George F. Assis" w:date="2025-04-07T10:20:00Z">
              <w:rPr>
                <w:rFonts w:ascii="Arial" w:hAnsi="Arial" w:cs="Arial"/>
                <w:kern w:val="20"/>
                <w:sz w:val="19"/>
                <w:szCs w:val="19"/>
                <w:highlight w:val="yellow"/>
              </w:rPr>
            </w:rPrChange>
          </w:rPr>
          <w:delText>Mr. Fattal designed a retaining wall as a response to one of the RFI’s for the p</w:delText>
        </w:r>
      </w:del>
      <w:del w:id="440" w:author="George F. Assis" w:date="2025-04-07T10:14:00Z">
        <w:r w:rsidR="00296A08" w:rsidRPr="007B48C6" w:rsidDel="007B48C6">
          <w:rPr>
            <w:rFonts w:ascii="Arial" w:hAnsi="Arial" w:cs="Arial"/>
            <w:kern w:val="20"/>
            <w:rPrChange w:id="441" w:author="George F. Assis" w:date="2025-04-07T10:20:00Z">
              <w:rPr>
                <w:rFonts w:ascii="Arial" w:hAnsi="Arial" w:cs="Arial"/>
                <w:kern w:val="20"/>
                <w:sz w:val="19"/>
                <w:szCs w:val="19"/>
                <w:highlight w:val="yellow"/>
              </w:rPr>
            </w:rPrChange>
          </w:rPr>
          <w:delText>roject.</w:delText>
        </w:r>
        <w:r w:rsidR="00E638F0" w:rsidRPr="007B48C6" w:rsidDel="007B48C6">
          <w:rPr>
            <w:rFonts w:ascii="Arial" w:hAnsi="Arial" w:cs="Arial"/>
            <w:kern w:val="20"/>
            <w:rPrChange w:id="442" w:author="George F. Assis" w:date="2025-04-07T10:20:00Z">
              <w:rPr>
                <w:rFonts w:ascii="Arial" w:hAnsi="Arial" w:cs="Arial"/>
                <w:kern w:val="20"/>
                <w:sz w:val="19"/>
                <w:szCs w:val="19"/>
              </w:rPr>
            </w:rPrChange>
          </w:rPr>
          <w:delText xml:space="preserve"> </w:delText>
        </w:r>
        <w:r w:rsidR="00E638F0" w:rsidRPr="007B48C6" w:rsidDel="007B48C6">
          <w:rPr>
            <w:rFonts w:ascii="Arial" w:hAnsi="Arial" w:cs="Arial"/>
            <w:kern w:val="20"/>
            <w:rPrChange w:id="443" w:author="George F. Assis" w:date="2025-04-07T10:20:00Z">
              <w:rPr>
                <w:rFonts w:ascii="Arial" w:hAnsi="Arial" w:cs="Arial"/>
                <w:kern w:val="20"/>
                <w:sz w:val="19"/>
                <w:szCs w:val="19"/>
                <w:highlight w:val="yellow"/>
              </w:rPr>
            </w:rPrChange>
          </w:rPr>
          <w:delText>(2020-Ongoing)</w:delText>
        </w:r>
      </w:del>
    </w:p>
    <w:p w14:paraId="53A3CF26" w14:textId="77777777" w:rsidR="00296A08" w:rsidRPr="007B48C6" w:rsidRDefault="00296A08" w:rsidP="00B24970">
      <w:pPr>
        <w:widowControl/>
        <w:jc w:val="both"/>
        <w:rPr>
          <w:rFonts w:ascii="Arial" w:hAnsi="Arial" w:cs="Arial"/>
          <w:kern w:val="20"/>
          <w:rPrChange w:id="444" w:author="George F. Assis" w:date="2025-04-07T10:20:00Z">
            <w:rPr>
              <w:rFonts w:ascii="Arial" w:hAnsi="Arial" w:cs="Arial"/>
              <w:kern w:val="20"/>
              <w:sz w:val="19"/>
            </w:rPr>
          </w:rPrChange>
        </w:rPr>
      </w:pPr>
    </w:p>
    <w:p w14:paraId="4E4EC131" w14:textId="77777777" w:rsidR="00296A08" w:rsidRPr="007B48C6" w:rsidRDefault="004248AF" w:rsidP="00296A08">
      <w:pPr>
        <w:contextualSpacing/>
        <w:jc w:val="both"/>
        <w:rPr>
          <w:rFonts w:ascii="Arial" w:hAnsi="Arial" w:cs="Arial"/>
          <w:kern w:val="20"/>
          <w:rPrChange w:id="445" w:author="George F. Assis" w:date="2025-04-07T10:20:00Z">
            <w:rPr>
              <w:rFonts w:ascii="Arial" w:hAnsi="Arial" w:cs="Arial"/>
              <w:kern w:val="20"/>
              <w:sz w:val="19"/>
              <w:szCs w:val="19"/>
            </w:rPr>
          </w:rPrChange>
        </w:rPr>
      </w:pPr>
      <w:del w:id="446" w:author="George F. Assis" w:date="2025-04-07T10:15:00Z">
        <w:r w:rsidRPr="007B48C6" w:rsidDel="007B48C6">
          <w:rPr>
            <w:rFonts w:ascii="Arial" w:hAnsi="Arial" w:cs="Arial"/>
            <w:b/>
            <w:bCs/>
            <w:kern w:val="20"/>
            <w:rPrChange w:id="447" w:author="George F. Assis" w:date="2025-04-07T10:20:00Z">
              <w:rPr>
                <w:rFonts w:ascii="Arial" w:hAnsi="Arial" w:cs="Arial"/>
                <w:b/>
                <w:bCs/>
                <w:kern w:val="20"/>
                <w:sz w:val="19"/>
              </w:rPr>
            </w:rPrChange>
          </w:rPr>
          <w:delText xml:space="preserve">KSE # 2315 </w:delText>
        </w:r>
      </w:del>
      <w:r w:rsidR="00296A08" w:rsidRPr="007B48C6">
        <w:rPr>
          <w:rFonts w:ascii="Arial" w:hAnsi="Arial" w:cs="Arial"/>
          <w:b/>
          <w:bCs/>
          <w:kern w:val="20"/>
          <w:rPrChange w:id="448" w:author="George F. Assis" w:date="2025-04-07T10:20:00Z">
            <w:rPr>
              <w:rFonts w:ascii="Arial" w:hAnsi="Arial" w:cs="Arial"/>
              <w:b/>
              <w:bCs/>
              <w:kern w:val="20"/>
              <w:sz w:val="19"/>
            </w:rPr>
          </w:rPrChange>
        </w:rPr>
        <w:t>Nassau County Department of Public Works</w:t>
      </w:r>
      <w:ins w:id="449" w:author="George F. Assis" w:date="2025-04-07T10:16:00Z">
        <w:r w:rsidR="007B48C6" w:rsidRPr="007B48C6">
          <w:rPr>
            <w:rFonts w:ascii="Arial" w:hAnsi="Arial" w:cs="Arial"/>
            <w:b/>
            <w:bCs/>
            <w:kern w:val="20"/>
            <w:rPrChange w:id="450" w:author="George F. Assis" w:date="2025-04-07T10:20:00Z">
              <w:rPr>
                <w:rFonts w:ascii="Arial" w:hAnsi="Arial" w:cs="Arial"/>
                <w:b/>
                <w:bCs/>
                <w:kern w:val="20"/>
                <w:sz w:val="19"/>
              </w:rPr>
            </w:rPrChange>
          </w:rPr>
          <w:t xml:space="preserve"> – Cutter Mill Bridge Rehabilitation. </w:t>
        </w:r>
        <w:r w:rsidR="007B48C6" w:rsidRPr="007B48C6">
          <w:rPr>
            <w:rFonts w:ascii="Arial" w:hAnsi="Arial" w:cs="Arial"/>
            <w:kern w:val="20"/>
            <w:rPrChange w:id="451" w:author="George F. Assis" w:date="2025-04-07T10:20:00Z">
              <w:rPr>
                <w:rFonts w:ascii="Arial" w:hAnsi="Arial" w:cs="Arial"/>
                <w:kern w:val="20"/>
                <w:sz w:val="19"/>
              </w:rPr>
            </w:rPrChange>
          </w:rPr>
          <w:t xml:space="preserve">The </w:t>
        </w:r>
      </w:ins>
      <w:del w:id="452" w:author="George F. Assis" w:date="2025-04-07T10:16:00Z">
        <w:r w:rsidR="00296A08" w:rsidRPr="007B48C6" w:rsidDel="007B48C6">
          <w:rPr>
            <w:rFonts w:ascii="Arial" w:hAnsi="Arial" w:cs="Arial"/>
            <w:b/>
            <w:bCs/>
            <w:kern w:val="20"/>
            <w:rPrChange w:id="453" w:author="George F. Assis" w:date="2025-04-07T10:20:00Z">
              <w:rPr>
                <w:rFonts w:ascii="Arial" w:hAnsi="Arial" w:cs="Arial"/>
                <w:b/>
                <w:bCs/>
                <w:kern w:val="20"/>
                <w:sz w:val="19"/>
              </w:rPr>
            </w:rPrChange>
          </w:rPr>
          <w:delText>, Reconstruction of Cutter Mill / Bayview Avenue Bridge over LIRR (Port Washington), Inc. Village of Great Neck Plaza, NY -</w:delText>
        </w:r>
        <w:r w:rsidR="00296A08" w:rsidRPr="007B48C6" w:rsidDel="007B48C6">
          <w:rPr>
            <w:rFonts w:ascii="Arial" w:hAnsi="Arial" w:cs="Arial"/>
            <w:kern w:val="20"/>
            <w:rPrChange w:id="454" w:author="George F. Assis" w:date="2025-04-07T10:20:00Z">
              <w:rPr>
                <w:rFonts w:ascii="Arial" w:hAnsi="Arial" w:cs="Arial"/>
                <w:kern w:val="20"/>
                <w:sz w:val="19"/>
              </w:rPr>
            </w:rPrChange>
          </w:rPr>
          <w:delText xml:space="preserve"> </w:delText>
        </w:r>
        <w:r w:rsidR="00296A08" w:rsidRPr="007B48C6" w:rsidDel="007B48C6">
          <w:rPr>
            <w:rFonts w:ascii="Arial" w:hAnsi="Arial" w:cs="Arial"/>
            <w:kern w:val="20"/>
            <w:rPrChange w:id="455" w:author="George F. Assis" w:date="2025-04-07T10:20:00Z">
              <w:rPr>
                <w:rFonts w:ascii="Arial" w:hAnsi="Arial" w:cs="Arial"/>
                <w:kern w:val="20"/>
                <w:sz w:val="19"/>
                <w:szCs w:val="19"/>
                <w:highlight w:val="yellow"/>
              </w:rPr>
            </w:rPrChange>
          </w:rPr>
          <w:delText>[Project Role/Title</w:delText>
        </w:r>
      </w:del>
      <w:ins w:id="456" w:author="George Fattal" w:date="2025-03-31T10:31:00Z">
        <w:del w:id="457" w:author="George F. Assis" w:date="2025-04-07T10:16:00Z">
          <w:r w:rsidR="003B2AE4" w:rsidRPr="007B48C6" w:rsidDel="007B48C6">
            <w:rPr>
              <w:rFonts w:ascii="Arial" w:hAnsi="Arial" w:cs="Arial"/>
              <w:kern w:val="20"/>
              <w:rPrChange w:id="458" w:author="George F. Assis" w:date="2025-04-07T10:20:00Z">
                <w:rPr>
                  <w:rFonts w:ascii="Arial" w:hAnsi="Arial" w:cs="Arial"/>
                  <w:kern w:val="20"/>
                  <w:sz w:val="19"/>
                  <w:szCs w:val="19"/>
                  <w:highlight w:val="yellow"/>
                </w:rPr>
              </w:rPrChange>
            </w:rPr>
            <w:delText>Structural Engineer</w:delText>
          </w:r>
        </w:del>
      </w:ins>
      <w:del w:id="459" w:author="George F. Assis" w:date="2025-04-07T10:16:00Z">
        <w:r w:rsidR="00296A08" w:rsidRPr="007B48C6" w:rsidDel="007B48C6">
          <w:rPr>
            <w:rFonts w:ascii="Arial" w:hAnsi="Arial" w:cs="Arial"/>
            <w:kern w:val="20"/>
            <w:rPrChange w:id="460" w:author="George F. Assis" w:date="2025-04-07T10:20:00Z">
              <w:rPr>
                <w:rFonts w:ascii="Arial" w:hAnsi="Arial" w:cs="Arial"/>
                <w:kern w:val="20"/>
                <w:sz w:val="19"/>
                <w:szCs w:val="19"/>
                <w:highlight w:val="yellow"/>
              </w:rPr>
            </w:rPrChange>
          </w:rPr>
          <w:delText>]</w:delText>
        </w:r>
        <w:r w:rsidR="00296A08" w:rsidRPr="007B48C6" w:rsidDel="007B48C6">
          <w:rPr>
            <w:rFonts w:ascii="Arial" w:hAnsi="Arial" w:cs="Arial"/>
            <w:kern w:val="20"/>
            <w:rPrChange w:id="461" w:author="George F. Assis" w:date="2025-04-07T10:20:00Z">
              <w:rPr>
                <w:rFonts w:ascii="Arial" w:hAnsi="Arial" w:cs="Arial"/>
                <w:kern w:val="20"/>
                <w:sz w:val="19"/>
                <w:szCs w:val="19"/>
              </w:rPr>
            </w:rPrChange>
          </w:rPr>
          <w:delText xml:space="preserve"> The </w:delText>
        </w:r>
      </w:del>
      <w:r w:rsidR="00296A08" w:rsidRPr="007B48C6">
        <w:rPr>
          <w:rFonts w:ascii="Arial" w:hAnsi="Arial" w:cs="Arial"/>
          <w:kern w:val="20"/>
          <w:rPrChange w:id="462" w:author="George F. Assis" w:date="2025-04-07T10:20:00Z">
            <w:rPr>
              <w:rFonts w:ascii="Arial" w:hAnsi="Arial" w:cs="Arial"/>
              <w:kern w:val="20"/>
              <w:sz w:val="19"/>
              <w:szCs w:val="19"/>
            </w:rPr>
          </w:rPrChange>
        </w:rPr>
        <w:t xml:space="preserve">project involved </w:t>
      </w:r>
      <w:r w:rsidR="00296A08" w:rsidRPr="007B48C6">
        <w:rPr>
          <w:rFonts w:ascii="Arial" w:hAnsi="Arial" w:cs="Arial"/>
          <w:kern w:val="20"/>
          <w:rPrChange w:id="463" w:author="George F. Assis" w:date="2025-04-07T10:20:00Z">
            <w:rPr>
              <w:rFonts w:ascii="Arial" w:hAnsi="Arial" w:cs="Arial"/>
              <w:kern w:val="20"/>
              <w:sz w:val="19"/>
            </w:rPr>
          </w:rPrChange>
        </w:rPr>
        <w:t>design services in connection with the preparation of Advance Detail Plans that included contract drawings, specifications, schedules and estimates, and all required permits, for the re</w:t>
      </w:r>
      <w:ins w:id="464" w:author="George F. Assis" w:date="2025-04-07T10:17:00Z">
        <w:r w:rsidR="007B48C6" w:rsidRPr="007B48C6">
          <w:rPr>
            <w:rFonts w:ascii="Arial" w:hAnsi="Arial" w:cs="Arial"/>
            <w:kern w:val="20"/>
            <w:rPrChange w:id="465" w:author="George F. Assis" w:date="2025-04-07T10:20:00Z">
              <w:rPr>
                <w:rFonts w:ascii="Arial" w:hAnsi="Arial" w:cs="Arial"/>
                <w:kern w:val="20"/>
                <w:sz w:val="19"/>
              </w:rPr>
            </w:rPrChange>
          </w:rPr>
          <w:t>habilitation</w:t>
        </w:r>
      </w:ins>
      <w:del w:id="466" w:author="George F. Assis" w:date="2025-04-07T10:17:00Z">
        <w:r w:rsidR="00296A08" w:rsidRPr="007B48C6" w:rsidDel="007B48C6">
          <w:rPr>
            <w:rFonts w:ascii="Arial" w:hAnsi="Arial" w:cs="Arial"/>
            <w:kern w:val="20"/>
            <w:rPrChange w:id="467" w:author="George F. Assis" w:date="2025-04-07T10:20:00Z">
              <w:rPr>
                <w:rFonts w:ascii="Arial" w:hAnsi="Arial" w:cs="Arial"/>
                <w:kern w:val="20"/>
                <w:sz w:val="19"/>
              </w:rPr>
            </w:rPrChange>
          </w:rPr>
          <w:delText>construction</w:delText>
        </w:r>
      </w:del>
      <w:r w:rsidR="00296A08" w:rsidRPr="007B48C6">
        <w:rPr>
          <w:rFonts w:ascii="Arial" w:hAnsi="Arial" w:cs="Arial"/>
          <w:kern w:val="20"/>
          <w:rPrChange w:id="468" w:author="George F. Assis" w:date="2025-04-07T10:20:00Z">
            <w:rPr>
              <w:rFonts w:ascii="Arial" w:hAnsi="Arial" w:cs="Arial"/>
              <w:kern w:val="20"/>
              <w:sz w:val="19"/>
            </w:rPr>
          </w:rPrChange>
        </w:rPr>
        <w:t xml:space="preserve"> of this bridge in Great Neck Plaza, NY. Mr. Fattal inspected the bridge and recommended alternatives to rehabilitate/repair/replace the bridge substructure and superstructure to improve safety and ridership experience for all </w:t>
      </w:r>
      <w:r w:rsidR="003B2AE4" w:rsidRPr="007B48C6">
        <w:rPr>
          <w:rFonts w:ascii="Arial" w:hAnsi="Arial" w:cs="Arial"/>
          <w:kern w:val="20"/>
          <w:rPrChange w:id="469" w:author="George F. Assis" w:date="2025-04-07T10:20:00Z">
            <w:rPr>
              <w:rFonts w:ascii="Arial" w:hAnsi="Arial" w:cs="Arial"/>
              <w:kern w:val="20"/>
              <w:sz w:val="19"/>
            </w:rPr>
          </w:rPrChange>
        </w:rPr>
        <w:t>users and</w:t>
      </w:r>
      <w:r w:rsidR="00296A08" w:rsidRPr="007B48C6">
        <w:rPr>
          <w:rFonts w:ascii="Arial" w:hAnsi="Arial" w:cs="Arial"/>
          <w:kern w:val="20"/>
          <w:rPrChange w:id="470" w:author="George F. Assis" w:date="2025-04-07T10:20:00Z">
            <w:rPr>
              <w:rFonts w:ascii="Arial" w:hAnsi="Arial" w:cs="Arial"/>
              <w:kern w:val="20"/>
              <w:sz w:val="19"/>
            </w:rPr>
          </w:rPrChange>
        </w:rPr>
        <w:t xml:space="preserve"> prepare a bridge rehabilitation report for the reconstruction.</w:t>
      </w:r>
      <w:del w:id="471" w:author="George F. Assis" w:date="2025-04-07T10:17:00Z">
        <w:r w:rsidR="00296A08" w:rsidRPr="007B48C6" w:rsidDel="007B48C6">
          <w:rPr>
            <w:rFonts w:ascii="Arial" w:hAnsi="Arial" w:cs="Arial"/>
            <w:kern w:val="20"/>
            <w:rPrChange w:id="472" w:author="George F. Assis" w:date="2025-04-07T10:20:00Z">
              <w:rPr>
                <w:rFonts w:ascii="Arial" w:hAnsi="Arial" w:cs="Arial"/>
                <w:kern w:val="20"/>
                <w:sz w:val="19"/>
              </w:rPr>
            </w:rPrChange>
          </w:rPr>
          <w:delText xml:space="preserve"> </w:delText>
        </w:r>
        <w:r w:rsidR="00296A08" w:rsidRPr="007B48C6" w:rsidDel="007B48C6">
          <w:rPr>
            <w:rFonts w:ascii="Arial" w:hAnsi="Arial" w:cs="Arial"/>
            <w:kern w:val="20"/>
            <w:rPrChange w:id="473" w:author="George F. Assis" w:date="2025-04-07T10:20:00Z">
              <w:rPr>
                <w:rFonts w:ascii="Arial" w:hAnsi="Arial" w:cs="Arial"/>
                <w:kern w:val="20"/>
                <w:sz w:val="19"/>
                <w:szCs w:val="19"/>
              </w:rPr>
            </w:rPrChange>
          </w:rPr>
          <w:delText>He also reviewed RFI’s, Shop Drawings, and Submittals. (2020 – 2021</w:delText>
        </w:r>
      </w:del>
      <w:ins w:id="474" w:author="George Fattal" w:date="2025-04-01T12:33:00Z">
        <w:del w:id="475" w:author="George F. Assis" w:date="2025-04-07T10:17:00Z">
          <w:r w:rsidR="002668BB" w:rsidRPr="007B48C6" w:rsidDel="007B48C6">
            <w:rPr>
              <w:rFonts w:ascii="Arial" w:hAnsi="Arial" w:cs="Arial"/>
              <w:kern w:val="20"/>
              <w:rPrChange w:id="476" w:author="George F. Assis" w:date="2025-04-07T10:20:00Z">
                <w:rPr>
                  <w:rFonts w:ascii="Arial" w:hAnsi="Arial" w:cs="Arial"/>
                  <w:kern w:val="20"/>
                  <w:sz w:val="19"/>
                  <w:szCs w:val="19"/>
                </w:rPr>
              </w:rPrChange>
            </w:rPr>
            <w:delText>Ongoing</w:delText>
          </w:r>
        </w:del>
      </w:ins>
      <w:del w:id="477" w:author="George F. Assis" w:date="2025-04-07T10:17:00Z">
        <w:r w:rsidR="00296A08" w:rsidRPr="007B48C6" w:rsidDel="007B48C6">
          <w:rPr>
            <w:rFonts w:ascii="Arial" w:hAnsi="Arial" w:cs="Arial"/>
            <w:kern w:val="20"/>
            <w:rPrChange w:id="478" w:author="George F. Assis" w:date="2025-04-07T10:20:00Z">
              <w:rPr>
                <w:rFonts w:ascii="Arial" w:hAnsi="Arial" w:cs="Arial"/>
                <w:kern w:val="20"/>
                <w:sz w:val="19"/>
                <w:szCs w:val="19"/>
              </w:rPr>
            </w:rPrChange>
          </w:rPr>
          <w:delText>)</w:delText>
        </w:r>
      </w:del>
    </w:p>
    <w:p w14:paraId="3E564D37" w14:textId="77777777" w:rsidR="00296A08" w:rsidRPr="007B48C6" w:rsidRDefault="00296A08" w:rsidP="00B24970">
      <w:pPr>
        <w:widowControl/>
        <w:jc w:val="both"/>
        <w:rPr>
          <w:rFonts w:ascii="Arial" w:hAnsi="Arial" w:cs="Arial"/>
          <w:kern w:val="20"/>
          <w:rPrChange w:id="479" w:author="George F. Assis" w:date="2025-04-07T10:20:00Z">
            <w:rPr>
              <w:rFonts w:ascii="Arial" w:hAnsi="Arial" w:cs="Arial"/>
              <w:kern w:val="20"/>
              <w:sz w:val="19"/>
            </w:rPr>
          </w:rPrChange>
        </w:rPr>
      </w:pPr>
    </w:p>
    <w:p w14:paraId="0FDD1DB6" w14:textId="77777777" w:rsidR="006263A7" w:rsidRPr="007B48C6" w:rsidRDefault="004248AF" w:rsidP="00B24970">
      <w:pPr>
        <w:widowControl/>
        <w:jc w:val="both"/>
        <w:rPr>
          <w:rFonts w:ascii="Arial" w:hAnsi="Arial" w:cs="Arial"/>
          <w:kern w:val="20"/>
          <w:rPrChange w:id="480" w:author="George F. Assis" w:date="2025-04-07T10:20:00Z">
            <w:rPr>
              <w:rFonts w:ascii="Arial" w:hAnsi="Arial" w:cs="Arial"/>
              <w:kern w:val="20"/>
              <w:sz w:val="19"/>
              <w:szCs w:val="19"/>
            </w:rPr>
          </w:rPrChange>
        </w:rPr>
      </w:pPr>
      <w:del w:id="481" w:author="George F. Assis" w:date="2025-04-07T10:17:00Z">
        <w:r w:rsidRPr="007B48C6" w:rsidDel="007B48C6">
          <w:rPr>
            <w:rFonts w:ascii="Arial" w:hAnsi="Arial" w:cs="Arial"/>
            <w:b/>
            <w:bCs/>
            <w:kern w:val="20"/>
            <w:rPrChange w:id="482" w:author="George F. Assis" w:date="2025-04-07T10:20:00Z">
              <w:rPr>
                <w:rFonts w:ascii="Arial" w:hAnsi="Arial" w:cs="Arial"/>
                <w:b/>
                <w:bCs/>
                <w:kern w:val="20"/>
                <w:sz w:val="19"/>
                <w:szCs w:val="19"/>
              </w:rPr>
            </w:rPrChange>
          </w:rPr>
          <w:delText xml:space="preserve">KSE # 2259 </w:delText>
        </w:r>
      </w:del>
      <w:r w:rsidR="006263A7" w:rsidRPr="007B48C6">
        <w:rPr>
          <w:rFonts w:ascii="Arial" w:hAnsi="Arial" w:cs="Arial"/>
          <w:b/>
          <w:bCs/>
          <w:kern w:val="20"/>
          <w:rPrChange w:id="483" w:author="George F. Assis" w:date="2025-04-07T10:20:00Z">
            <w:rPr>
              <w:rFonts w:ascii="Arial" w:hAnsi="Arial" w:cs="Arial"/>
              <w:b/>
              <w:bCs/>
              <w:kern w:val="20"/>
              <w:sz w:val="19"/>
              <w:szCs w:val="19"/>
            </w:rPr>
          </w:rPrChange>
        </w:rPr>
        <w:t xml:space="preserve">Port Authority of New York and New Jersey (PANYNJ), Stage III-IV Design and Construction Phase Services, Replacement of PATH Substation No. 2, Agreement #415-19-301, Jersey City, NJ - </w:t>
      </w:r>
      <w:del w:id="484" w:author="George F. Assis" w:date="2025-04-07T10:18:00Z">
        <w:r w:rsidR="00296A08" w:rsidRPr="007B48C6" w:rsidDel="007B48C6">
          <w:rPr>
            <w:rFonts w:ascii="Arial" w:hAnsi="Arial" w:cs="Arial"/>
            <w:kern w:val="20"/>
            <w:rPrChange w:id="485" w:author="George F. Assis" w:date="2025-04-07T10:20:00Z">
              <w:rPr>
                <w:rFonts w:ascii="Arial" w:hAnsi="Arial" w:cs="Arial"/>
                <w:kern w:val="20"/>
                <w:sz w:val="19"/>
                <w:szCs w:val="19"/>
                <w:highlight w:val="yellow"/>
              </w:rPr>
            </w:rPrChange>
          </w:rPr>
          <w:delText>[</w:delText>
        </w:r>
      </w:del>
      <w:ins w:id="486" w:author="George Fattal" w:date="2025-03-31T10:32:00Z">
        <w:del w:id="487" w:author="George F. Assis" w:date="2025-04-07T10:18:00Z">
          <w:r w:rsidR="003B2AE4" w:rsidRPr="007B48C6" w:rsidDel="007B48C6">
            <w:rPr>
              <w:rFonts w:ascii="Arial" w:hAnsi="Arial" w:cs="Arial"/>
              <w:kern w:val="20"/>
              <w:rPrChange w:id="488" w:author="George F. Assis" w:date="2025-04-07T10:20:00Z">
                <w:rPr>
                  <w:rFonts w:ascii="Arial" w:hAnsi="Arial" w:cs="Arial"/>
                  <w:kern w:val="20"/>
                  <w:sz w:val="19"/>
                  <w:szCs w:val="19"/>
                  <w:highlight w:val="yellow"/>
                </w:rPr>
              </w:rPrChange>
            </w:rPr>
            <w:delText>Structural Engineer</w:delText>
          </w:r>
        </w:del>
      </w:ins>
      <w:del w:id="489" w:author="George Fattal" w:date="2025-03-31T10:32:00Z">
        <w:r w:rsidR="00296A08" w:rsidRPr="007B48C6" w:rsidDel="003B2AE4">
          <w:rPr>
            <w:rFonts w:ascii="Arial" w:hAnsi="Arial" w:cs="Arial"/>
            <w:kern w:val="20"/>
            <w:rPrChange w:id="490" w:author="George F. Assis" w:date="2025-04-07T10:20:00Z">
              <w:rPr>
                <w:rFonts w:ascii="Arial" w:hAnsi="Arial" w:cs="Arial"/>
                <w:kern w:val="20"/>
                <w:sz w:val="19"/>
                <w:szCs w:val="19"/>
                <w:highlight w:val="yellow"/>
              </w:rPr>
            </w:rPrChange>
          </w:rPr>
          <w:delText>Project Role/Title</w:delText>
        </w:r>
      </w:del>
      <w:del w:id="491" w:author="George F. Assis" w:date="2025-04-07T10:18:00Z">
        <w:r w:rsidR="00296A08" w:rsidRPr="007B48C6" w:rsidDel="007B48C6">
          <w:rPr>
            <w:rFonts w:ascii="Arial" w:hAnsi="Arial" w:cs="Arial"/>
            <w:kern w:val="20"/>
            <w:rPrChange w:id="492" w:author="George F. Assis" w:date="2025-04-07T10:20:00Z">
              <w:rPr>
                <w:rFonts w:ascii="Arial" w:hAnsi="Arial" w:cs="Arial"/>
                <w:kern w:val="20"/>
                <w:sz w:val="19"/>
                <w:szCs w:val="19"/>
                <w:highlight w:val="yellow"/>
              </w:rPr>
            </w:rPrChange>
          </w:rPr>
          <w:delText>]</w:delText>
        </w:r>
        <w:r w:rsidR="00296A08" w:rsidRPr="007B48C6" w:rsidDel="007B48C6">
          <w:rPr>
            <w:rFonts w:ascii="Arial" w:hAnsi="Arial" w:cs="Arial"/>
            <w:kern w:val="20"/>
            <w:rPrChange w:id="493" w:author="George F. Assis" w:date="2025-04-07T10:20:00Z">
              <w:rPr>
                <w:rFonts w:ascii="Arial" w:hAnsi="Arial" w:cs="Arial"/>
                <w:kern w:val="20"/>
                <w:sz w:val="19"/>
                <w:szCs w:val="19"/>
              </w:rPr>
            </w:rPrChange>
          </w:rPr>
          <w:delText xml:space="preserve"> </w:delText>
        </w:r>
      </w:del>
      <w:r w:rsidR="006263A7" w:rsidRPr="007B48C6">
        <w:rPr>
          <w:rFonts w:ascii="Arial" w:hAnsi="Arial" w:cs="Arial"/>
          <w:kern w:val="20"/>
          <w:rPrChange w:id="494" w:author="George F. Assis" w:date="2025-04-07T10:20:00Z">
            <w:rPr>
              <w:rFonts w:ascii="Arial" w:hAnsi="Arial" w:cs="Arial"/>
              <w:kern w:val="20"/>
              <w:sz w:val="19"/>
              <w:szCs w:val="19"/>
            </w:rPr>
          </w:rPrChange>
        </w:rPr>
        <w:t>The project involved performing structural inspections to assess the condition of the existing emergency evacuation shaft located along Washington Street. Mr. Fattal reviewed RFI’s, Shop Drawings, and Submittals.</w:t>
      </w:r>
      <w:del w:id="495" w:author="George F. Assis" w:date="2025-04-07T10:18:00Z">
        <w:r w:rsidR="006263A7" w:rsidRPr="007B48C6" w:rsidDel="007B48C6">
          <w:rPr>
            <w:rFonts w:ascii="Arial" w:hAnsi="Arial" w:cs="Arial"/>
            <w:kern w:val="20"/>
            <w:rPrChange w:id="496" w:author="George F. Assis" w:date="2025-04-07T10:20:00Z">
              <w:rPr>
                <w:rFonts w:ascii="Arial" w:hAnsi="Arial" w:cs="Arial"/>
                <w:kern w:val="20"/>
                <w:sz w:val="19"/>
                <w:szCs w:val="19"/>
              </w:rPr>
            </w:rPrChange>
          </w:rPr>
          <w:delText xml:space="preserve"> (2019 – </w:delText>
        </w:r>
      </w:del>
      <w:ins w:id="497" w:author="George Fattal" w:date="2025-03-31T10:32:00Z">
        <w:del w:id="498" w:author="George F. Assis" w:date="2025-04-07T10:18:00Z">
          <w:r w:rsidR="003B2AE4" w:rsidRPr="007B48C6" w:rsidDel="007B48C6">
            <w:rPr>
              <w:rFonts w:ascii="Arial" w:hAnsi="Arial" w:cs="Arial"/>
              <w:kern w:val="20"/>
              <w:rPrChange w:id="499" w:author="George F. Assis" w:date="2025-04-07T10:20:00Z">
                <w:rPr>
                  <w:rFonts w:ascii="Arial" w:hAnsi="Arial" w:cs="Arial"/>
                  <w:kern w:val="20"/>
                  <w:sz w:val="19"/>
                  <w:szCs w:val="19"/>
                </w:rPr>
              </w:rPrChange>
            </w:rPr>
            <w:delText>Ongoing</w:delText>
          </w:r>
        </w:del>
      </w:ins>
      <w:del w:id="500" w:author="George Fattal" w:date="2025-03-31T10:32:00Z">
        <w:r w:rsidR="006263A7" w:rsidRPr="007B48C6" w:rsidDel="003B2AE4">
          <w:rPr>
            <w:rFonts w:ascii="Arial" w:hAnsi="Arial" w:cs="Arial"/>
            <w:kern w:val="20"/>
            <w:rPrChange w:id="501" w:author="George F. Assis" w:date="2025-04-07T10:20:00Z">
              <w:rPr>
                <w:rFonts w:ascii="Arial" w:hAnsi="Arial" w:cs="Arial"/>
                <w:kern w:val="20"/>
                <w:sz w:val="19"/>
                <w:szCs w:val="19"/>
              </w:rPr>
            </w:rPrChange>
          </w:rPr>
          <w:delText>2024</w:delText>
        </w:r>
      </w:del>
      <w:del w:id="502" w:author="George F. Assis" w:date="2025-04-07T10:18:00Z">
        <w:r w:rsidR="006263A7" w:rsidRPr="007B48C6" w:rsidDel="007B48C6">
          <w:rPr>
            <w:rFonts w:ascii="Arial" w:hAnsi="Arial" w:cs="Arial"/>
            <w:kern w:val="20"/>
            <w:rPrChange w:id="503" w:author="George F. Assis" w:date="2025-04-07T10:20:00Z">
              <w:rPr>
                <w:rFonts w:ascii="Arial" w:hAnsi="Arial" w:cs="Arial"/>
                <w:kern w:val="20"/>
                <w:sz w:val="19"/>
                <w:szCs w:val="19"/>
              </w:rPr>
            </w:rPrChange>
          </w:rPr>
          <w:delText>)</w:delText>
        </w:r>
      </w:del>
    </w:p>
    <w:p w14:paraId="30C983B8" w14:textId="77777777" w:rsidR="006263A7" w:rsidRPr="007B48C6" w:rsidRDefault="006263A7" w:rsidP="00B24970">
      <w:pPr>
        <w:widowControl/>
        <w:jc w:val="both"/>
        <w:rPr>
          <w:rFonts w:ascii="Arial" w:hAnsi="Arial" w:cs="Arial"/>
          <w:kern w:val="20"/>
          <w:rPrChange w:id="504" w:author="George F. Assis" w:date="2025-04-07T10:20:00Z">
            <w:rPr>
              <w:rFonts w:ascii="Arial" w:hAnsi="Arial" w:cs="Arial"/>
              <w:kern w:val="20"/>
              <w:sz w:val="19"/>
            </w:rPr>
          </w:rPrChange>
        </w:rPr>
      </w:pPr>
    </w:p>
    <w:p w14:paraId="3DCEF0F3" w14:textId="77777777" w:rsidR="006263A7" w:rsidRPr="007B48C6" w:rsidRDefault="004248AF" w:rsidP="004D3EEB">
      <w:pPr>
        <w:contextualSpacing/>
        <w:jc w:val="both"/>
        <w:rPr>
          <w:rFonts w:ascii="Arial" w:hAnsi="Arial" w:cs="Arial"/>
          <w:kern w:val="20"/>
          <w:rPrChange w:id="505" w:author="George F. Assis" w:date="2025-04-07T10:20:00Z">
            <w:rPr>
              <w:rFonts w:ascii="Arial" w:hAnsi="Arial" w:cs="Arial"/>
              <w:kern w:val="20"/>
              <w:sz w:val="19"/>
              <w:szCs w:val="19"/>
            </w:rPr>
          </w:rPrChange>
        </w:rPr>
      </w:pPr>
      <w:del w:id="506" w:author="George F. Assis" w:date="2025-04-07T10:18:00Z">
        <w:r w:rsidRPr="007B48C6" w:rsidDel="007B48C6">
          <w:rPr>
            <w:rFonts w:ascii="Arial" w:hAnsi="Arial" w:cs="Arial"/>
            <w:b/>
            <w:bCs/>
            <w:kern w:val="20"/>
          </w:rPr>
          <w:delText xml:space="preserve">KSE #2223 </w:delText>
        </w:r>
      </w:del>
      <w:r w:rsidR="006263A7" w:rsidRPr="007B48C6">
        <w:rPr>
          <w:rFonts w:ascii="Arial" w:hAnsi="Arial" w:cs="Arial"/>
          <w:b/>
          <w:bCs/>
          <w:kern w:val="20"/>
        </w:rPr>
        <w:t xml:space="preserve">New York City Economic Development Corporation (NYCEDC), </w:t>
      </w:r>
      <w:r w:rsidR="006263A7" w:rsidRPr="007B48C6">
        <w:rPr>
          <w:rFonts w:ascii="Arial" w:hAnsi="Arial" w:cs="Arial"/>
          <w:b/>
          <w:bCs/>
          <w:kern w:val="20"/>
          <w:rPrChange w:id="507" w:author="George F. Assis" w:date="2025-04-07T10:20:00Z">
            <w:rPr>
              <w:rFonts w:ascii="Arial" w:hAnsi="Arial" w:cs="Arial"/>
              <w:b/>
              <w:bCs/>
              <w:kern w:val="20"/>
              <w:sz w:val="19"/>
              <w:szCs w:val="19"/>
            </w:rPr>
          </w:rPrChange>
        </w:rPr>
        <w:t>Brooklyn Bridge – Montgomery Street Coastal Resilience (BMCR) - Sewer Structures, New York, NY -</w:t>
      </w:r>
      <w:ins w:id="508" w:author="George F. Assis" w:date="2025-04-07T10:18:00Z">
        <w:r w:rsidR="007B48C6" w:rsidRPr="007B48C6">
          <w:rPr>
            <w:rFonts w:ascii="Arial" w:hAnsi="Arial" w:cs="Arial"/>
            <w:kern w:val="20"/>
            <w:rPrChange w:id="509" w:author="George F. Assis" w:date="2025-04-07T10:20:00Z">
              <w:rPr>
                <w:rFonts w:ascii="Arial" w:hAnsi="Arial" w:cs="Arial"/>
                <w:kern w:val="20"/>
                <w:sz w:val="19"/>
                <w:szCs w:val="19"/>
              </w:rPr>
            </w:rPrChange>
          </w:rPr>
          <w:t xml:space="preserve"> </w:t>
        </w:r>
      </w:ins>
      <w:del w:id="510" w:author="George F. Assis" w:date="2025-04-07T10:18:00Z">
        <w:r w:rsidR="006263A7" w:rsidRPr="007B48C6" w:rsidDel="007B48C6">
          <w:rPr>
            <w:rFonts w:ascii="Arial" w:hAnsi="Arial" w:cs="Arial"/>
            <w:kern w:val="20"/>
            <w:rPrChange w:id="511" w:author="George F. Assis" w:date="2025-04-07T10:20:00Z">
              <w:rPr>
                <w:rFonts w:ascii="Arial" w:hAnsi="Arial" w:cs="Arial"/>
                <w:kern w:val="20"/>
                <w:sz w:val="19"/>
                <w:szCs w:val="19"/>
              </w:rPr>
            </w:rPrChange>
          </w:rPr>
          <w:delText xml:space="preserve"> </w:delText>
        </w:r>
        <w:r w:rsidR="006263A7" w:rsidRPr="007B48C6" w:rsidDel="007B48C6">
          <w:rPr>
            <w:rFonts w:ascii="Arial" w:hAnsi="Arial" w:cs="Arial"/>
            <w:kern w:val="20"/>
            <w:rPrChange w:id="512" w:author="George F. Assis" w:date="2025-04-07T10:20:00Z">
              <w:rPr>
                <w:rFonts w:ascii="Arial" w:hAnsi="Arial" w:cs="Arial"/>
                <w:kern w:val="20"/>
                <w:sz w:val="19"/>
                <w:szCs w:val="19"/>
                <w:highlight w:val="yellow"/>
              </w:rPr>
            </w:rPrChange>
          </w:rPr>
          <w:delText>[</w:delText>
        </w:r>
      </w:del>
      <w:ins w:id="513" w:author="George Fattal" w:date="2025-03-31T10:32:00Z">
        <w:del w:id="514" w:author="George F. Assis" w:date="2025-04-07T10:18:00Z">
          <w:r w:rsidR="003B2AE4" w:rsidRPr="007B48C6" w:rsidDel="007B48C6">
            <w:rPr>
              <w:rFonts w:ascii="Arial" w:hAnsi="Arial" w:cs="Arial"/>
              <w:kern w:val="20"/>
              <w:rPrChange w:id="515" w:author="George F. Assis" w:date="2025-04-07T10:20:00Z">
                <w:rPr>
                  <w:rFonts w:ascii="Arial" w:hAnsi="Arial" w:cs="Arial"/>
                  <w:kern w:val="20"/>
                  <w:sz w:val="19"/>
                  <w:szCs w:val="19"/>
                  <w:highlight w:val="yellow"/>
                </w:rPr>
              </w:rPrChange>
            </w:rPr>
            <w:delText>Structural Engineer</w:delText>
          </w:r>
        </w:del>
      </w:ins>
      <w:del w:id="516" w:author="George Fattal" w:date="2025-03-31T10:32:00Z">
        <w:r w:rsidR="006263A7" w:rsidRPr="007B48C6" w:rsidDel="003B2AE4">
          <w:rPr>
            <w:rFonts w:ascii="Arial" w:hAnsi="Arial" w:cs="Arial"/>
            <w:kern w:val="20"/>
            <w:rPrChange w:id="517" w:author="George F. Assis" w:date="2025-04-07T10:20:00Z">
              <w:rPr>
                <w:rFonts w:ascii="Arial" w:hAnsi="Arial" w:cs="Arial"/>
                <w:kern w:val="20"/>
                <w:sz w:val="19"/>
                <w:szCs w:val="19"/>
                <w:highlight w:val="yellow"/>
              </w:rPr>
            </w:rPrChange>
          </w:rPr>
          <w:delText>Project Role/Title</w:delText>
        </w:r>
      </w:del>
      <w:del w:id="518" w:author="George F. Assis" w:date="2025-04-07T10:18:00Z">
        <w:r w:rsidR="006263A7" w:rsidRPr="007B48C6" w:rsidDel="007B48C6">
          <w:rPr>
            <w:rFonts w:ascii="Arial" w:hAnsi="Arial" w:cs="Arial"/>
            <w:kern w:val="20"/>
            <w:rPrChange w:id="519" w:author="George F. Assis" w:date="2025-04-07T10:20:00Z">
              <w:rPr>
                <w:rFonts w:ascii="Arial" w:hAnsi="Arial" w:cs="Arial"/>
                <w:kern w:val="20"/>
                <w:sz w:val="19"/>
                <w:szCs w:val="19"/>
                <w:highlight w:val="yellow"/>
              </w:rPr>
            </w:rPrChange>
          </w:rPr>
          <w:delText>]</w:delText>
        </w:r>
        <w:r w:rsidR="006263A7" w:rsidRPr="007B48C6" w:rsidDel="007B48C6">
          <w:rPr>
            <w:rFonts w:ascii="Arial" w:hAnsi="Arial" w:cs="Arial"/>
            <w:kern w:val="20"/>
            <w:rPrChange w:id="520" w:author="George F. Assis" w:date="2025-04-07T10:20:00Z">
              <w:rPr>
                <w:rFonts w:ascii="Arial" w:hAnsi="Arial" w:cs="Arial"/>
                <w:kern w:val="20"/>
                <w:sz w:val="19"/>
                <w:szCs w:val="19"/>
              </w:rPr>
            </w:rPrChange>
          </w:rPr>
          <w:delText xml:space="preserve"> </w:delText>
        </w:r>
      </w:del>
      <w:r w:rsidR="006263A7" w:rsidRPr="007B48C6">
        <w:rPr>
          <w:rFonts w:ascii="Arial" w:hAnsi="Arial" w:cs="Arial"/>
          <w:kern w:val="20"/>
          <w:rPrChange w:id="521" w:author="George F. Assis" w:date="2025-04-07T10:20:00Z">
            <w:rPr>
              <w:rFonts w:ascii="Arial" w:hAnsi="Arial" w:cs="Arial"/>
              <w:kern w:val="20"/>
              <w:sz w:val="19"/>
              <w:szCs w:val="19"/>
            </w:rPr>
          </w:rPrChange>
        </w:rPr>
        <w:t xml:space="preserve">The project involved preliminary and final design of interior drainage management and interceptor isolation gates, including parallel conveyance, as part of the Two Bridges Contract for Lower Manhattan Coastal Resiliency, for the New York City Economic Development Corporation. Mr. Fattal prepared design drawings and specifications for the </w:t>
      </w:r>
      <w:r w:rsidR="006263A7" w:rsidRPr="007B48C6">
        <w:rPr>
          <w:rFonts w:ascii="Arial" w:hAnsi="Arial" w:cs="Arial"/>
          <w:kern w:val="20"/>
          <w:rPrChange w:id="522" w:author="George F. Assis" w:date="2025-04-07T10:20:00Z">
            <w:rPr>
              <w:rFonts w:ascii="Arial" w:hAnsi="Arial" w:cs="Arial"/>
              <w:kern w:val="20"/>
              <w:sz w:val="19"/>
            </w:rPr>
          </w:rPrChange>
        </w:rPr>
        <w:t>Pile Cap,</w:t>
      </w:r>
      <w:r w:rsidR="006263A7" w:rsidRPr="007B48C6">
        <w:rPr>
          <w:rFonts w:ascii="Arial" w:hAnsi="Arial" w:cs="Arial"/>
          <w:kern w:val="20"/>
          <w:rPrChange w:id="523" w:author="George F. Assis" w:date="2025-04-07T10:20:00Z">
            <w:rPr>
              <w:rFonts w:ascii="Arial" w:hAnsi="Arial" w:cs="Arial"/>
              <w:kern w:val="20"/>
              <w:sz w:val="19"/>
              <w:szCs w:val="19"/>
            </w:rPr>
          </w:rPrChange>
        </w:rPr>
        <w:t xml:space="preserve"> Chamber and </w:t>
      </w:r>
      <w:proofErr w:type="spellStart"/>
      <w:r w:rsidR="006263A7" w:rsidRPr="007B48C6">
        <w:rPr>
          <w:rFonts w:ascii="Arial" w:hAnsi="Arial" w:cs="Arial"/>
          <w:kern w:val="20"/>
          <w:rPrChange w:id="524" w:author="George F. Assis" w:date="2025-04-07T10:20:00Z">
            <w:rPr>
              <w:rFonts w:ascii="Arial" w:hAnsi="Arial" w:cs="Arial"/>
              <w:kern w:val="20"/>
              <w:sz w:val="19"/>
              <w:szCs w:val="19"/>
            </w:rPr>
          </w:rPrChange>
        </w:rPr>
        <w:t>Tedds</w:t>
      </w:r>
      <w:proofErr w:type="spellEnd"/>
      <w:r w:rsidR="006263A7" w:rsidRPr="007B48C6">
        <w:rPr>
          <w:rFonts w:ascii="Arial" w:hAnsi="Arial" w:cs="Arial"/>
          <w:kern w:val="20"/>
          <w:rPrChange w:id="525" w:author="George F. Assis" w:date="2025-04-07T10:20:00Z">
            <w:rPr>
              <w:rFonts w:ascii="Arial" w:hAnsi="Arial" w:cs="Arial"/>
              <w:kern w:val="20"/>
              <w:sz w:val="19"/>
              <w:szCs w:val="19"/>
            </w:rPr>
          </w:rPrChange>
        </w:rPr>
        <w:t xml:space="preserve"> design. He also reviewed RFI’s, Shop Drawings, and Submittals.</w:t>
      </w:r>
      <w:del w:id="526" w:author="George F. Assis" w:date="2025-04-07T10:19:00Z">
        <w:r w:rsidR="006263A7" w:rsidRPr="007B48C6" w:rsidDel="007B48C6">
          <w:rPr>
            <w:rFonts w:ascii="Arial" w:hAnsi="Arial" w:cs="Arial"/>
            <w:kern w:val="20"/>
            <w:rPrChange w:id="527" w:author="George F. Assis" w:date="2025-04-07T10:20:00Z">
              <w:rPr>
                <w:rFonts w:ascii="Arial" w:hAnsi="Arial" w:cs="Arial"/>
                <w:kern w:val="20"/>
                <w:sz w:val="19"/>
                <w:szCs w:val="19"/>
              </w:rPr>
            </w:rPrChange>
          </w:rPr>
          <w:delText xml:space="preserve"> (2019 – Ongoing)</w:delText>
        </w:r>
      </w:del>
    </w:p>
    <w:p w14:paraId="46FE8294" w14:textId="77777777" w:rsidR="006263A7" w:rsidRPr="007B48C6" w:rsidDel="007B48C6" w:rsidRDefault="006263A7" w:rsidP="004D3EEB">
      <w:pPr>
        <w:contextualSpacing/>
        <w:jc w:val="both"/>
        <w:rPr>
          <w:del w:id="528" w:author="George F. Assis" w:date="2025-04-07T10:19:00Z"/>
          <w:rFonts w:ascii="Arial" w:hAnsi="Arial" w:cs="Arial"/>
          <w:b/>
          <w:bCs/>
          <w:kern w:val="20"/>
        </w:rPr>
      </w:pPr>
    </w:p>
    <w:p w14:paraId="2CE43B9D" w14:textId="77777777" w:rsidR="004D3EEB" w:rsidRPr="007B48C6" w:rsidDel="007B48C6" w:rsidRDefault="004248AF" w:rsidP="004D3EEB">
      <w:pPr>
        <w:jc w:val="both"/>
        <w:rPr>
          <w:del w:id="529" w:author="George F. Assis" w:date="2025-04-07T10:19:00Z"/>
          <w:rFonts w:ascii="Arial" w:hAnsi="Arial" w:cs="Arial"/>
          <w:kern w:val="20"/>
          <w:rPrChange w:id="530" w:author="George F. Assis" w:date="2025-04-07T10:20:00Z">
            <w:rPr>
              <w:del w:id="531" w:author="George F. Assis" w:date="2025-04-07T10:19:00Z"/>
              <w:rFonts w:ascii="Arial" w:hAnsi="Arial" w:cs="Arial"/>
              <w:kern w:val="20"/>
              <w:sz w:val="19"/>
              <w:szCs w:val="19"/>
            </w:rPr>
          </w:rPrChange>
        </w:rPr>
      </w:pPr>
      <w:del w:id="532" w:author="George F. Assis" w:date="2025-04-07T10:19:00Z">
        <w:r w:rsidRPr="007B48C6" w:rsidDel="007B48C6">
          <w:rPr>
            <w:rFonts w:ascii="Arial" w:hAnsi="Arial" w:cs="Arial"/>
            <w:b/>
            <w:bCs/>
            <w:kern w:val="20"/>
            <w:rPrChange w:id="533" w:author="George F. Assis" w:date="2025-04-07T10:20:00Z">
              <w:rPr>
                <w:rFonts w:ascii="Arial" w:hAnsi="Arial" w:cs="Arial"/>
                <w:b/>
                <w:bCs/>
                <w:kern w:val="20"/>
                <w:sz w:val="19"/>
                <w:szCs w:val="19"/>
              </w:rPr>
            </w:rPrChange>
          </w:rPr>
          <w:delText xml:space="preserve">KSE # 2222-01 </w:delText>
        </w:r>
        <w:r w:rsidR="004D3EEB" w:rsidRPr="007B48C6" w:rsidDel="007B48C6">
          <w:rPr>
            <w:rFonts w:ascii="Arial" w:hAnsi="Arial" w:cs="Arial"/>
            <w:b/>
            <w:bCs/>
            <w:kern w:val="20"/>
            <w:rPrChange w:id="534" w:author="George F. Assis" w:date="2025-04-07T10:20:00Z">
              <w:rPr>
                <w:rFonts w:ascii="Arial" w:hAnsi="Arial" w:cs="Arial"/>
                <w:b/>
                <w:bCs/>
                <w:kern w:val="20"/>
                <w:sz w:val="19"/>
                <w:szCs w:val="19"/>
              </w:rPr>
            </w:rPrChange>
          </w:rPr>
          <w:delText>Port Authority of New York and New Jersey (PANYNJ), Performance of Expert Professional Facility Condition Surveys for Bridge Facilities as Requested on a "Call-In" Basis 2019: Task Order 1- 2019 Biennial Bridge Inspection of George Washington Bridge New York Approach Henry Hudson Ramps and Retaining Walls, New York, NY -</w:delText>
        </w:r>
        <w:r w:rsidR="004D3EEB" w:rsidRPr="007B48C6" w:rsidDel="007B48C6">
          <w:rPr>
            <w:rFonts w:ascii="Arial" w:hAnsi="Arial" w:cs="Arial"/>
            <w:kern w:val="20"/>
            <w:rPrChange w:id="535" w:author="George F. Assis" w:date="2025-04-07T10:20:00Z">
              <w:rPr>
                <w:rFonts w:ascii="Arial" w:hAnsi="Arial" w:cs="Arial"/>
                <w:kern w:val="20"/>
                <w:sz w:val="19"/>
                <w:szCs w:val="19"/>
              </w:rPr>
            </w:rPrChange>
          </w:rPr>
          <w:delText xml:space="preserve"> </w:delText>
        </w:r>
        <w:r w:rsidR="004D3EEB" w:rsidRPr="007B48C6" w:rsidDel="007B48C6">
          <w:rPr>
            <w:rFonts w:ascii="Arial" w:hAnsi="Arial" w:cs="Arial"/>
            <w:kern w:val="20"/>
            <w:rPrChange w:id="536" w:author="George F. Assis" w:date="2025-04-07T10:20:00Z">
              <w:rPr>
                <w:rFonts w:ascii="Arial" w:hAnsi="Arial" w:cs="Arial"/>
                <w:kern w:val="20"/>
                <w:sz w:val="19"/>
                <w:szCs w:val="19"/>
                <w:highlight w:val="yellow"/>
              </w:rPr>
            </w:rPrChange>
          </w:rPr>
          <w:delText>[Project Role/Title</w:delText>
        </w:r>
      </w:del>
      <w:ins w:id="537" w:author="George Fattal" w:date="2025-03-31T10:33:00Z">
        <w:del w:id="538" w:author="George F. Assis" w:date="2025-04-07T10:19:00Z">
          <w:r w:rsidR="00094B49" w:rsidRPr="007B48C6" w:rsidDel="007B48C6">
            <w:rPr>
              <w:rFonts w:ascii="Arial" w:hAnsi="Arial" w:cs="Arial"/>
              <w:kern w:val="20"/>
              <w:rPrChange w:id="539" w:author="George F. Assis" w:date="2025-04-07T10:20:00Z">
                <w:rPr>
                  <w:rFonts w:ascii="Arial" w:hAnsi="Arial" w:cs="Arial"/>
                  <w:kern w:val="20"/>
                  <w:sz w:val="19"/>
                  <w:szCs w:val="19"/>
                  <w:highlight w:val="yellow"/>
                </w:rPr>
              </w:rPrChange>
            </w:rPr>
            <w:delText>Cad Designer</w:delText>
          </w:r>
        </w:del>
      </w:ins>
      <w:ins w:id="540" w:author="George Fattal" w:date="2025-04-01T12:33:00Z">
        <w:del w:id="541" w:author="George F. Assis" w:date="2025-04-07T10:19:00Z">
          <w:r w:rsidR="002668BB" w:rsidRPr="007B48C6" w:rsidDel="007B48C6">
            <w:rPr>
              <w:rFonts w:ascii="Arial" w:hAnsi="Arial" w:cs="Arial"/>
              <w:kern w:val="20"/>
              <w:rPrChange w:id="542" w:author="George F. Assis" w:date="2025-04-07T10:20:00Z">
                <w:rPr>
                  <w:rFonts w:ascii="Arial" w:hAnsi="Arial" w:cs="Arial"/>
                  <w:kern w:val="20"/>
                  <w:sz w:val="19"/>
                  <w:szCs w:val="19"/>
                  <w:highlight w:val="yellow"/>
                </w:rPr>
              </w:rPrChange>
            </w:rPr>
            <w:delText>/Engineer Tech</w:delText>
          </w:r>
        </w:del>
      </w:ins>
      <w:del w:id="543" w:author="George F. Assis" w:date="2025-04-07T10:19:00Z">
        <w:r w:rsidR="004D3EEB" w:rsidRPr="007B48C6" w:rsidDel="007B48C6">
          <w:rPr>
            <w:rFonts w:ascii="Arial" w:hAnsi="Arial" w:cs="Arial"/>
            <w:kern w:val="20"/>
            <w:rPrChange w:id="544" w:author="George F. Assis" w:date="2025-04-07T10:20:00Z">
              <w:rPr>
                <w:rFonts w:ascii="Arial" w:hAnsi="Arial" w:cs="Arial"/>
                <w:kern w:val="20"/>
                <w:sz w:val="19"/>
                <w:szCs w:val="19"/>
                <w:highlight w:val="yellow"/>
              </w:rPr>
            </w:rPrChange>
          </w:rPr>
          <w:delText>]</w:delText>
        </w:r>
        <w:r w:rsidR="004D3EEB" w:rsidRPr="007B48C6" w:rsidDel="007B48C6">
          <w:rPr>
            <w:rFonts w:ascii="Arial" w:hAnsi="Arial" w:cs="Arial"/>
            <w:kern w:val="20"/>
            <w:rPrChange w:id="545" w:author="George F. Assis" w:date="2025-04-07T10:20:00Z">
              <w:rPr>
                <w:rFonts w:ascii="Arial" w:hAnsi="Arial" w:cs="Arial"/>
                <w:kern w:val="20"/>
                <w:sz w:val="19"/>
                <w:szCs w:val="19"/>
              </w:rPr>
            </w:rPrChange>
          </w:rPr>
          <w:delText xml:space="preserve"> </w:delText>
        </w:r>
        <w:r w:rsidR="004D3EEB" w:rsidRPr="007B48C6" w:rsidDel="007B48C6">
          <w:rPr>
            <w:rFonts w:ascii="Arial" w:hAnsi="Arial" w:cs="Arial"/>
            <w:kern w:val="20"/>
            <w:rPrChange w:id="546" w:author="George F. Assis" w:date="2025-04-07T10:20:00Z">
              <w:rPr>
                <w:rFonts w:ascii="Arial" w:hAnsi="Arial" w:cs="Arial"/>
                <w:kern w:val="20"/>
                <w:sz w:val="19"/>
                <w:szCs w:val="19"/>
                <w:highlight w:val="yellow"/>
              </w:rPr>
            </w:rPrChange>
          </w:rPr>
          <w:delText xml:space="preserve">The project involved performance of the Biennial Inspection of the Henry Hudson Ramps and Retaining Walls at the New York Approach to George Washington Bridge. Performed a biennial inspection of those structures and </w:delText>
        </w:r>
        <w:r w:rsidRPr="007B48C6" w:rsidDel="007B48C6">
          <w:rPr>
            <w:rFonts w:ascii="Arial" w:hAnsi="Arial" w:cs="Arial"/>
            <w:kern w:val="20"/>
            <w:rPrChange w:id="547" w:author="George F. Assis" w:date="2025-04-07T10:20:00Z">
              <w:rPr>
                <w:rFonts w:ascii="Arial" w:hAnsi="Arial" w:cs="Arial"/>
                <w:kern w:val="20"/>
                <w:sz w:val="19"/>
                <w:szCs w:val="19"/>
                <w:highlight w:val="yellow"/>
              </w:rPr>
            </w:rPrChange>
          </w:rPr>
          <w:delText>prepared and delivered</w:delText>
        </w:r>
        <w:r w:rsidR="004D3EEB" w:rsidRPr="007B48C6" w:rsidDel="007B48C6">
          <w:rPr>
            <w:rFonts w:ascii="Arial" w:hAnsi="Arial" w:cs="Arial"/>
            <w:kern w:val="20"/>
            <w:rPrChange w:id="548" w:author="George F. Assis" w:date="2025-04-07T10:20:00Z">
              <w:rPr>
                <w:rFonts w:ascii="Arial" w:hAnsi="Arial" w:cs="Arial"/>
                <w:kern w:val="20"/>
                <w:sz w:val="19"/>
                <w:szCs w:val="19"/>
                <w:highlight w:val="yellow"/>
              </w:rPr>
            </w:rPrChange>
          </w:rPr>
          <w:delText xml:space="preserve"> to the Authority Biennial DOT Inspection Reports and one Condition Survey Report. The inspection </w:delText>
        </w:r>
        <w:r w:rsidR="006263A7" w:rsidRPr="007B48C6" w:rsidDel="007B48C6">
          <w:rPr>
            <w:rFonts w:ascii="Arial" w:hAnsi="Arial" w:cs="Arial"/>
            <w:kern w:val="20"/>
            <w:rPrChange w:id="549" w:author="George F. Assis" w:date="2025-04-07T10:20:00Z">
              <w:rPr>
                <w:rFonts w:ascii="Arial" w:hAnsi="Arial" w:cs="Arial"/>
                <w:kern w:val="20"/>
                <w:sz w:val="19"/>
                <w:szCs w:val="19"/>
                <w:highlight w:val="yellow"/>
              </w:rPr>
            </w:rPrChange>
          </w:rPr>
          <w:delText>was</w:delText>
        </w:r>
        <w:r w:rsidR="004D3EEB" w:rsidRPr="007B48C6" w:rsidDel="007B48C6">
          <w:rPr>
            <w:rFonts w:ascii="Arial" w:hAnsi="Arial" w:cs="Arial"/>
            <w:kern w:val="20"/>
            <w:rPrChange w:id="550" w:author="George F. Assis" w:date="2025-04-07T10:20:00Z">
              <w:rPr>
                <w:rFonts w:ascii="Arial" w:hAnsi="Arial" w:cs="Arial"/>
                <w:kern w:val="20"/>
                <w:sz w:val="19"/>
                <w:szCs w:val="19"/>
                <w:highlight w:val="yellow"/>
              </w:rPr>
            </w:rPrChange>
          </w:rPr>
          <w:delText xml:space="preserve"> in compliance with the latest FHWA/NBIS and New York State Department of Transportation</w:delText>
        </w:r>
        <w:r w:rsidR="006263A7" w:rsidRPr="007B48C6" w:rsidDel="007B48C6">
          <w:rPr>
            <w:rFonts w:ascii="Arial" w:hAnsi="Arial" w:cs="Arial"/>
            <w:kern w:val="20"/>
            <w:rPrChange w:id="551" w:author="George F. Assis" w:date="2025-04-07T10:20:00Z">
              <w:rPr>
                <w:rFonts w:ascii="Arial" w:hAnsi="Arial" w:cs="Arial"/>
                <w:kern w:val="20"/>
                <w:sz w:val="19"/>
                <w:szCs w:val="19"/>
                <w:highlight w:val="yellow"/>
              </w:rPr>
            </w:rPrChange>
          </w:rPr>
          <w:delText>.</w:delText>
        </w:r>
      </w:del>
    </w:p>
    <w:p w14:paraId="4ACFB353" w14:textId="77777777" w:rsidR="004D3EEB" w:rsidRPr="007B48C6" w:rsidRDefault="004D3EEB" w:rsidP="00F92DC8">
      <w:pPr>
        <w:contextualSpacing/>
        <w:jc w:val="both"/>
        <w:rPr>
          <w:rFonts w:ascii="Arial" w:hAnsi="Arial" w:cs="Arial"/>
          <w:b/>
          <w:bCs/>
          <w:kern w:val="20"/>
          <w:rPrChange w:id="552" w:author="George F. Assis" w:date="2025-04-07T10:20:00Z">
            <w:rPr>
              <w:rFonts w:ascii="Arial" w:hAnsi="Arial" w:cs="Arial"/>
              <w:b/>
              <w:bCs/>
              <w:kern w:val="20"/>
              <w:sz w:val="19"/>
            </w:rPr>
          </w:rPrChange>
        </w:rPr>
      </w:pPr>
    </w:p>
    <w:p w14:paraId="1D1F6753" w14:textId="77777777" w:rsidR="00F92DC8" w:rsidRPr="007B48C6" w:rsidRDefault="004248AF" w:rsidP="00F92DC8">
      <w:pPr>
        <w:contextualSpacing/>
        <w:jc w:val="both"/>
        <w:rPr>
          <w:rFonts w:ascii="Arial" w:hAnsi="Arial" w:cs="Arial"/>
          <w:kern w:val="20"/>
          <w:rPrChange w:id="553" w:author="George F. Assis" w:date="2025-04-07T10:20:00Z">
            <w:rPr>
              <w:rFonts w:ascii="Arial" w:hAnsi="Arial" w:cs="Arial"/>
              <w:kern w:val="20"/>
              <w:sz w:val="19"/>
              <w:szCs w:val="19"/>
            </w:rPr>
          </w:rPrChange>
        </w:rPr>
      </w:pPr>
      <w:del w:id="554" w:author="George F. Assis" w:date="2025-04-07T10:19:00Z">
        <w:r w:rsidRPr="007B48C6" w:rsidDel="007B48C6">
          <w:rPr>
            <w:rFonts w:ascii="Arial" w:hAnsi="Arial" w:cs="Arial"/>
            <w:b/>
            <w:bCs/>
            <w:kern w:val="20"/>
            <w:rPrChange w:id="555" w:author="George F. Assis" w:date="2025-04-07T10:20:00Z">
              <w:rPr>
                <w:rFonts w:ascii="Arial" w:hAnsi="Arial" w:cs="Arial"/>
                <w:b/>
                <w:bCs/>
                <w:kern w:val="20"/>
                <w:sz w:val="19"/>
              </w:rPr>
            </w:rPrChange>
          </w:rPr>
          <w:delText xml:space="preserve">KSE # 2118 </w:delText>
        </w:r>
      </w:del>
      <w:r w:rsidR="00F92DC8" w:rsidRPr="007B48C6">
        <w:rPr>
          <w:rFonts w:ascii="Arial" w:hAnsi="Arial" w:cs="Arial"/>
          <w:b/>
          <w:bCs/>
          <w:kern w:val="20"/>
          <w:rPrChange w:id="556" w:author="George F. Assis" w:date="2025-04-07T10:20:00Z">
            <w:rPr>
              <w:rFonts w:ascii="Arial" w:hAnsi="Arial" w:cs="Arial"/>
              <w:b/>
              <w:bCs/>
              <w:kern w:val="20"/>
              <w:sz w:val="19"/>
            </w:rPr>
          </w:rPrChange>
        </w:rPr>
        <w:t xml:space="preserve">MTA New York City Transit Authority (MTA NYCT), </w:t>
      </w:r>
      <w:r w:rsidR="00F92DC8" w:rsidRPr="007B48C6">
        <w:rPr>
          <w:rFonts w:ascii="Arial" w:hAnsi="Arial" w:cs="Arial"/>
          <w:b/>
          <w:bCs/>
          <w:kern w:val="20"/>
          <w:rPrChange w:id="557" w:author="George F. Assis" w:date="2025-04-07T10:20:00Z">
            <w:rPr>
              <w:rFonts w:ascii="Arial" w:hAnsi="Arial" w:cs="Arial"/>
              <w:b/>
              <w:bCs/>
              <w:kern w:val="20"/>
              <w:sz w:val="19"/>
              <w:szCs w:val="19"/>
            </w:rPr>
          </w:rPrChange>
        </w:rPr>
        <w:t xml:space="preserve">Forensic Specialty Consultant - Inspection/Investigation of 45 NYCT Stations, New York, NY </w:t>
      </w:r>
      <w:r w:rsidR="004D3EEB" w:rsidRPr="007B48C6">
        <w:rPr>
          <w:rFonts w:ascii="Arial" w:hAnsi="Arial" w:cs="Arial"/>
          <w:b/>
          <w:bCs/>
          <w:kern w:val="20"/>
          <w:rPrChange w:id="558" w:author="George F. Assis" w:date="2025-04-07T10:20:00Z">
            <w:rPr>
              <w:rFonts w:ascii="Arial" w:hAnsi="Arial" w:cs="Arial"/>
              <w:b/>
              <w:bCs/>
              <w:kern w:val="20"/>
              <w:sz w:val="19"/>
              <w:szCs w:val="19"/>
            </w:rPr>
          </w:rPrChange>
        </w:rPr>
        <w:t>–</w:t>
      </w:r>
      <w:r w:rsidR="00F92DC8" w:rsidRPr="007B48C6">
        <w:rPr>
          <w:rFonts w:ascii="Arial" w:hAnsi="Arial" w:cs="Arial"/>
          <w:kern w:val="20"/>
          <w:rPrChange w:id="559" w:author="George F. Assis" w:date="2025-04-07T10:20:00Z">
            <w:rPr>
              <w:rFonts w:ascii="Arial" w:hAnsi="Arial" w:cs="Arial"/>
              <w:kern w:val="20"/>
              <w:sz w:val="19"/>
              <w:szCs w:val="19"/>
            </w:rPr>
          </w:rPrChange>
        </w:rPr>
        <w:t xml:space="preserve"> </w:t>
      </w:r>
      <w:r w:rsidRPr="007B48C6">
        <w:rPr>
          <w:rFonts w:ascii="Arial" w:hAnsi="Arial" w:cs="Arial"/>
          <w:kern w:val="20"/>
          <w:rPrChange w:id="560" w:author="George F. Assis" w:date="2025-04-07T10:20:00Z">
            <w:rPr>
              <w:rFonts w:ascii="Arial" w:hAnsi="Arial" w:cs="Arial"/>
              <w:kern w:val="20"/>
              <w:sz w:val="19"/>
              <w:szCs w:val="19"/>
            </w:rPr>
          </w:rPrChange>
        </w:rPr>
        <w:t>Structural Inspector for this project that</w:t>
      </w:r>
      <w:r w:rsidR="004D3EEB" w:rsidRPr="007B48C6">
        <w:rPr>
          <w:rFonts w:ascii="Arial" w:hAnsi="Arial" w:cs="Arial"/>
          <w:kern w:val="20"/>
          <w:rPrChange w:id="561" w:author="George F. Assis" w:date="2025-04-07T10:20:00Z">
            <w:rPr>
              <w:rFonts w:ascii="Arial" w:hAnsi="Arial" w:cs="Arial"/>
              <w:kern w:val="20"/>
              <w:sz w:val="19"/>
              <w:szCs w:val="19"/>
            </w:rPr>
          </w:rPrChange>
        </w:rPr>
        <w:t xml:space="preserve"> involved providing Building Materials Forensic Specialist Consulting services to NYCT to determine the overall condition and efficacy of the station envelope at those stations that were constructed with a terracotta tile ceiling substrate. This investigation required taking visual inspections and destructive testing, including the extraction of core samples at both deteriorated and sound portions of the structures at station areas accessible to the public. Mr. Fattal provided Forensic Inspection </w:t>
      </w:r>
      <w:r w:rsidRPr="007B48C6">
        <w:rPr>
          <w:rFonts w:ascii="Arial" w:hAnsi="Arial" w:cs="Arial"/>
          <w:kern w:val="20"/>
          <w:rPrChange w:id="562" w:author="George F. Assis" w:date="2025-04-07T10:20:00Z">
            <w:rPr>
              <w:rFonts w:ascii="Arial" w:hAnsi="Arial" w:cs="Arial"/>
              <w:kern w:val="20"/>
              <w:sz w:val="19"/>
              <w:szCs w:val="19"/>
            </w:rPr>
          </w:rPrChange>
        </w:rPr>
        <w:t xml:space="preserve">including visual and hands-on inspection </w:t>
      </w:r>
      <w:r w:rsidR="004D3EEB" w:rsidRPr="007B48C6">
        <w:rPr>
          <w:rFonts w:ascii="Arial" w:hAnsi="Arial" w:cs="Arial"/>
          <w:kern w:val="20"/>
          <w:rPrChange w:id="563" w:author="George F. Assis" w:date="2025-04-07T10:20:00Z">
            <w:rPr>
              <w:rFonts w:ascii="Arial" w:hAnsi="Arial" w:cs="Arial"/>
              <w:kern w:val="20"/>
              <w:sz w:val="19"/>
              <w:szCs w:val="19"/>
            </w:rPr>
          </w:rPrChange>
        </w:rPr>
        <w:t>of ceiling for Terra cotta, and/or Inspection of structural defects at several MTA stations.</w:t>
      </w:r>
      <w:r w:rsidRPr="007B48C6">
        <w:rPr>
          <w:rFonts w:ascii="Arial" w:hAnsi="Arial" w:cs="Arial"/>
          <w:kern w:val="20"/>
          <w:rPrChange w:id="564" w:author="George F. Assis" w:date="2025-04-07T10:20:00Z">
            <w:rPr>
              <w:rFonts w:ascii="Arial" w:hAnsi="Arial" w:cs="Arial"/>
              <w:kern w:val="20"/>
              <w:sz w:val="19"/>
              <w:szCs w:val="19"/>
            </w:rPr>
          </w:rPrChange>
        </w:rPr>
        <w:t xml:space="preserve"> Also supervised the core drilling of NY subway platforms, and coordinated with MTA agencies including NYCT.</w:t>
      </w:r>
      <w:del w:id="565" w:author="George F. Assis" w:date="2025-04-07T10:20:00Z">
        <w:r w:rsidR="004D3EEB" w:rsidRPr="007B48C6" w:rsidDel="007B48C6">
          <w:rPr>
            <w:rFonts w:ascii="Arial" w:hAnsi="Arial" w:cs="Arial"/>
            <w:kern w:val="20"/>
            <w:rPrChange w:id="566" w:author="George F. Assis" w:date="2025-04-07T10:20:00Z">
              <w:rPr>
                <w:rFonts w:ascii="Arial" w:hAnsi="Arial" w:cs="Arial"/>
                <w:kern w:val="20"/>
                <w:sz w:val="19"/>
                <w:szCs w:val="19"/>
              </w:rPr>
            </w:rPrChange>
          </w:rPr>
          <w:delText xml:space="preserve"> (20</w:delText>
        </w:r>
      </w:del>
      <w:del w:id="567" w:author="George F. Assis" w:date="2025-04-07T10:19:00Z">
        <w:r w:rsidR="004D3EEB" w:rsidRPr="007B48C6" w:rsidDel="007B48C6">
          <w:rPr>
            <w:rFonts w:ascii="Arial" w:hAnsi="Arial" w:cs="Arial"/>
            <w:kern w:val="20"/>
            <w:rPrChange w:id="568" w:author="George F. Assis" w:date="2025-04-07T10:20:00Z">
              <w:rPr>
                <w:rFonts w:ascii="Arial" w:hAnsi="Arial" w:cs="Arial"/>
                <w:kern w:val="20"/>
                <w:sz w:val="19"/>
                <w:szCs w:val="19"/>
              </w:rPr>
            </w:rPrChange>
          </w:rPr>
          <w:delText>18 – 2019)</w:delText>
        </w:r>
      </w:del>
    </w:p>
    <w:p w14:paraId="58CB8B68" w14:textId="77777777" w:rsidR="00F92DC8" w:rsidRPr="007B48C6" w:rsidRDefault="00F92DC8" w:rsidP="00B24970">
      <w:pPr>
        <w:widowControl/>
        <w:jc w:val="both"/>
        <w:rPr>
          <w:rFonts w:ascii="Arial" w:hAnsi="Arial" w:cs="Arial"/>
          <w:kern w:val="20"/>
          <w:rPrChange w:id="569" w:author="George F. Assis" w:date="2025-04-07T10:20:00Z">
            <w:rPr>
              <w:rFonts w:ascii="Arial" w:hAnsi="Arial" w:cs="Arial"/>
              <w:kern w:val="20"/>
              <w:sz w:val="19"/>
            </w:rPr>
          </w:rPrChange>
        </w:rPr>
      </w:pPr>
    </w:p>
    <w:p w14:paraId="13AFEDB9" w14:textId="77777777" w:rsidR="00000B92" w:rsidRPr="007B48C6" w:rsidDel="007B48C6" w:rsidRDefault="00000B92" w:rsidP="00000B92">
      <w:pPr>
        <w:widowControl/>
        <w:jc w:val="both"/>
        <w:rPr>
          <w:del w:id="570" w:author="George F. Assis" w:date="2025-04-07T10:20:00Z"/>
          <w:rFonts w:ascii="Arial" w:hAnsi="Arial" w:cs="Arial"/>
          <w:rPrChange w:id="571" w:author="George F. Assis" w:date="2025-04-07T10:20:00Z">
            <w:rPr>
              <w:del w:id="572" w:author="George F. Assis" w:date="2025-04-07T10:20:00Z"/>
              <w:rFonts w:ascii="Arial" w:hAnsi="Arial" w:cs="Arial"/>
              <w:sz w:val="19"/>
            </w:rPr>
          </w:rPrChange>
        </w:rPr>
      </w:pPr>
      <w:del w:id="573" w:author="George F. Assis" w:date="2025-04-07T10:20:00Z">
        <w:r w:rsidRPr="007B48C6" w:rsidDel="007B48C6">
          <w:rPr>
            <w:rFonts w:ascii="Arial" w:hAnsi="Arial" w:cs="Arial"/>
            <w:b/>
            <w:bCs/>
            <w:kern w:val="20"/>
            <w:rPrChange w:id="574" w:author="George F. Assis" w:date="2025-04-07T10:20:00Z">
              <w:rPr>
                <w:rFonts w:ascii="Arial" w:hAnsi="Arial" w:cs="Arial"/>
                <w:b/>
                <w:bCs/>
                <w:kern w:val="20"/>
                <w:sz w:val="19"/>
              </w:rPr>
            </w:rPrChange>
          </w:rPr>
          <w:delText xml:space="preserve">New York City Department of Design &amp; Construction (NYCDDC), </w:delText>
        </w:r>
        <w:r w:rsidRPr="007B48C6" w:rsidDel="007B48C6">
          <w:rPr>
            <w:rFonts w:ascii="Arial" w:hAnsi="Arial" w:cs="Arial"/>
            <w:b/>
            <w:bCs/>
            <w:rPrChange w:id="575" w:author="George F. Assis" w:date="2025-04-07T10:20:00Z">
              <w:rPr>
                <w:rFonts w:ascii="Arial" w:hAnsi="Arial" w:cs="Arial"/>
                <w:b/>
                <w:bCs/>
                <w:sz w:val="19"/>
                <w:szCs w:val="19"/>
              </w:rPr>
            </w:rPrChange>
          </w:rPr>
          <w:delText>Engineering Design and Related Services – Project ID: SANDRESM1 – Preliminary and Final Design Services for East Side Coastal Resiliency, Manhattan, NY</w:delText>
        </w:r>
        <w:r w:rsidRPr="007B48C6" w:rsidDel="007B48C6">
          <w:rPr>
            <w:rFonts w:ascii="Arial" w:hAnsi="Arial" w:cs="Arial"/>
            <w:rPrChange w:id="576" w:author="George F. Assis" w:date="2025-04-07T10:20:00Z">
              <w:rPr>
                <w:rFonts w:ascii="Arial" w:hAnsi="Arial" w:cs="Arial"/>
                <w:sz w:val="19"/>
                <w:szCs w:val="19"/>
              </w:rPr>
            </w:rPrChange>
          </w:rPr>
          <w:delText xml:space="preserve"> </w:delText>
        </w:r>
        <w:r w:rsidRPr="007B48C6" w:rsidDel="007B48C6">
          <w:rPr>
            <w:rFonts w:ascii="Arial" w:hAnsi="Arial" w:cs="Arial"/>
            <w:b/>
            <w:bCs/>
            <w:rPrChange w:id="577" w:author="George F. Assis" w:date="2025-04-07T10:20:00Z">
              <w:rPr>
                <w:rFonts w:ascii="Arial" w:hAnsi="Arial" w:cs="Arial"/>
                <w:b/>
                <w:bCs/>
                <w:sz w:val="19"/>
                <w:szCs w:val="19"/>
              </w:rPr>
            </w:rPrChange>
          </w:rPr>
          <w:delText>-</w:delText>
        </w:r>
        <w:r w:rsidRPr="007B48C6" w:rsidDel="007B48C6">
          <w:rPr>
            <w:rFonts w:ascii="Arial" w:hAnsi="Arial" w:cs="Arial"/>
            <w:rPrChange w:id="578" w:author="George F. Assis" w:date="2025-04-07T10:20:00Z">
              <w:rPr>
                <w:rFonts w:ascii="Arial" w:hAnsi="Arial" w:cs="Arial"/>
                <w:sz w:val="19"/>
                <w:szCs w:val="19"/>
              </w:rPr>
            </w:rPrChange>
          </w:rPr>
          <w:delText xml:space="preserve"> </w:delText>
        </w:r>
        <w:r w:rsidR="00C85540" w:rsidRPr="007B48C6" w:rsidDel="007B48C6">
          <w:rPr>
            <w:rFonts w:ascii="Arial" w:hAnsi="Arial" w:cs="Arial"/>
            <w:rPrChange w:id="579" w:author="George F. Assis" w:date="2025-04-07T10:20:00Z">
              <w:rPr>
                <w:rFonts w:ascii="Arial" w:hAnsi="Arial" w:cs="Arial"/>
                <w:sz w:val="19"/>
                <w:szCs w:val="19"/>
              </w:rPr>
            </w:rPrChange>
          </w:rPr>
          <w:delText>[</w:delText>
        </w:r>
        <w:r w:rsidR="00C85540" w:rsidRPr="007B48C6" w:rsidDel="007B48C6">
          <w:rPr>
            <w:rFonts w:ascii="Arial" w:hAnsi="Arial" w:cs="Arial"/>
            <w:rPrChange w:id="580" w:author="George F. Assis" w:date="2025-04-07T10:20:00Z">
              <w:rPr>
                <w:rFonts w:ascii="Arial" w:hAnsi="Arial" w:cs="Arial"/>
                <w:sz w:val="19"/>
                <w:szCs w:val="19"/>
                <w:highlight w:val="yellow"/>
              </w:rPr>
            </w:rPrChange>
          </w:rPr>
          <w:delText>Project Role?</w:delText>
        </w:r>
      </w:del>
      <w:ins w:id="581" w:author="George Fattal" w:date="2025-03-28T12:34:00Z">
        <w:del w:id="582" w:author="George F. Assis" w:date="2025-04-07T10:20:00Z">
          <w:r w:rsidR="007921C3" w:rsidRPr="007B48C6" w:rsidDel="007B48C6">
            <w:rPr>
              <w:rFonts w:ascii="Arial" w:hAnsi="Arial" w:cs="Arial"/>
              <w:rPrChange w:id="583" w:author="George F. Assis" w:date="2025-04-07T10:20:00Z">
                <w:rPr>
                  <w:rFonts w:ascii="Arial" w:hAnsi="Arial" w:cs="Arial"/>
                  <w:sz w:val="19"/>
                  <w:szCs w:val="19"/>
                </w:rPr>
              </w:rPrChange>
            </w:rPr>
            <w:delText>Cad Designer</w:delText>
          </w:r>
        </w:del>
      </w:ins>
      <w:del w:id="584" w:author="George F. Assis" w:date="2025-04-07T10:20:00Z">
        <w:r w:rsidR="00C85540" w:rsidRPr="007B48C6" w:rsidDel="007B48C6">
          <w:rPr>
            <w:rFonts w:ascii="Arial" w:hAnsi="Arial" w:cs="Arial"/>
            <w:rPrChange w:id="585" w:author="George F. Assis" w:date="2025-04-07T10:20:00Z">
              <w:rPr>
                <w:rFonts w:ascii="Arial" w:hAnsi="Arial" w:cs="Arial"/>
                <w:sz w:val="19"/>
                <w:szCs w:val="19"/>
              </w:rPr>
            </w:rPrChange>
          </w:rPr>
          <w:delText>].</w:delText>
        </w:r>
        <w:r w:rsidR="00C85540" w:rsidRPr="00B7364B" w:rsidDel="007B48C6">
          <w:rPr>
            <w:rFonts w:ascii="Arial" w:hAnsi="Arial" w:cs="Arial"/>
          </w:rPr>
          <w:delText xml:space="preserve"> </w:delText>
        </w:r>
        <w:r w:rsidRPr="007B48C6" w:rsidDel="007B48C6">
          <w:rPr>
            <w:rFonts w:ascii="Arial" w:hAnsi="Arial" w:cs="Arial"/>
            <w:rPrChange w:id="586" w:author="George F. Assis" w:date="2025-04-07T10:20:00Z">
              <w:rPr>
                <w:rFonts w:ascii="Arial" w:hAnsi="Arial" w:cs="Arial"/>
                <w:sz w:val="19"/>
              </w:rPr>
            </w:rPrChange>
          </w:rPr>
          <w:delText xml:space="preserve">Work on this project covered many structures with multidisciplinary coordination, including architectural, mechanical, </w:delText>
        </w:r>
        <w:r w:rsidR="00DD66C2" w:rsidRPr="007B48C6" w:rsidDel="007B48C6">
          <w:rPr>
            <w:rFonts w:ascii="Arial" w:hAnsi="Arial" w:cs="Arial"/>
            <w:rPrChange w:id="587" w:author="George F. Assis" w:date="2025-04-07T10:20:00Z">
              <w:rPr>
                <w:rFonts w:ascii="Arial" w:hAnsi="Arial" w:cs="Arial"/>
                <w:sz w:val="19"/>
              </w:rPr>
            </w:rPrChange>
          </w:rPr>
          <w:delText xml:space="preserve">and </w:delText>
        </w:r>
        <w:r w:rsidRPr="007B48C6" w:rsidDel="007B48C6">
          <w:rPr>
            <w:rFonts w:ascii="Arial" w:hAnsi="Arial" w:cs="Arial"/>
            <w:rPrChange w:id="588" w:author="George F. Assis" w:date="2025-04-07T10:20:00Z">
              <w:rPr>
                <w:rFonts w:ascii="Arial" w:hAnsi="Arial" w:cs="Arial"/>
                <w:sz w:val="19"/>
              </w:rPr>
            </w:rPrChange>
          </w:rPr>
          <w:delText>HVAC. The following packages were prepared and set as bid packages</w:delText>
        </w:r>
        <w:r w:rsidR="00DD66C2" w:rsidRPr="007B48C6" w:rsidDel="007B48C6">
          <w:rPr>
            <w:rFonts w:ascii="Arial" w:hAnsi="Arial" w:cs="Arial"/>
            <w:rPrChange w:id="589" w:author="George F. Assis" w:date="2025-04-07T10:20:00Z">
              <w:rPr>
                <w:rFonts w:ascii="Arial" w:hAnsi="Arial" w:cs="Arial"/>
                <w:sz w:val="19"/>
              </w:rPr>
            </w:rPrChange>
          </w:rPr>
          <w:delText>:</w:delText>
        </w:r>
      </w:del>
    </w:p>
    <w:p w14:paraId="5F3F9CFC" w14:textId="77777777" w:rsidR="00000B92" w:rsidRPr="007B48C6" w:rsidDel="007B48C6" w:rsidRDefault="00000B92" w:rsidP="00DD66C2">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590" w:author="George F. Assis" w:date="2025-04-07T10:20:00Z"/>
          <w:sz w:val="20"/>
          <w:rPrChange w:id="591" w:author="George F. Assis" w:date="2025-04-07T10:20:00Z">
            <w:rPr>
              <w:del w:id="592" w:author="George F. Assis" w:date="2025-04-07T10:20:00Z"/>
            </w:rPr>
          </w:rPrChange>
        </w:rPr>
      </w:pPr>
      <w:del w:id="593" w:author="George F. Assis" w:date="2025-04-07T10:20:00Z">
        <w:r w:rsidRPr="007B48C6" w:rsidDel="007B48C6">
          <w:rPr>
            <w:sz w:val="20"/>
            <w:rPrChange w:id="594" w:author="George F. Assis" w:date="2025-04-07T10:20:00Z">
              <w:rPr/>
            </w:rPrChange>
          </w:rPr>
          <w:delText>Corlears Hook Pedestrian Bridge: A tied</w:delText>
        </w:r>
        <w:r w:rsidR="00DD66C2" w:rsidRPr="007B48C6" w:rsidDel="007B48C6">
          <w:rPr>
            <w:sz w:val="20"/>
            <w:rPrChange w:id="595" w:author="George F. Assis" w:date="2025-04-07T10:20:00Z">
              <w:rPr/>
            </w:rPrChange>
          </w:rPr>
          <w:delText>-</w:delText>
        </w:r>
        <w:r w:rsidRPr="007B48C6" w:rsidDel="007B48C6">
          <w:rPr>
            <w:sz w:val="20"/>
            <w:rPrChange w:id="596" w:author="George F. Assis" w:date="2025-04-07T10:20:00Z">
              <w:rPr/>
            </w:rPrChange>
          </w:rPr>
          <w:delText xml:space="preserve">arch bridge with </w:delText>
        </w:r>
        <w:r w:rsidR="00DD66C2" w:rsidRPr="007B48C6" w:rsidDel="007B48C6">
          <w:rPr>
            <w:sz w:val="20"/>
            <w:rPrChange w:id="597" w:author="George F. Assis" w:date="2025-04-07T10:20:00Z">
              <w:rPr/>
            </w:rPrChange>
          </w:rPr>
          <w:delText xml:space="preserve">a </w:delText>
        </w:r>
        <w:r w:rsidRPr="007B48C6" w:rsidDel="007B48C6">
          <w:rPr>
            <w:sz w:val="20"/>
            <w:rPrChange w:id="598" w:author="George F. Assis" w:date="2025-04-07T10:20:00Z">
              <w:rPr/>
            </w:rPrChange>
          </w:rPr>
          <w:delText>161</w:delText>
        </w:r>
        <w:r w:rsidR="00DD66C2" w:rsidRPr="007B48C6" w:rsidDel="007B48C6">
          <w:rPr>
            <w:sz w:val="20"/>
            <w:rPrChange w:id="599" w:author="George F. Assis" w:date="2025-04-07T10:20:00Z">
              <w:rPr/>
            </w:rPrChange>
          </w:rPr>
          <w:delText>-foot</w:delText>
        </w:r>
        <w:r w:rsidRPr="007B48C6" w:rsidDel="007B48C6">
          <w:rPr>
            <w:sz w:val="20"/>
            <w:rPrChange w:id="600" w:author="George F. Assis" w:date="2025-04-07T10:20:00Z">
              <w:rPr/>
            </w:rPrChange>
          </w:rPr>
          <w:delText xml:space="preserve"> span </w:delText>
        </w:r>
        <w:r w:rsidR="00DD66C2" w:rsidRPr="007B48C6" w:rsidDel="007B48C6">
          <w:rPr>
            <w:sz w:val="20"/>
            <w:rPrChange w:id="601" w:author="George F. Assis" w:date="2025-04-07T10:20:00Z">
              <w:rPr/>
            </w:rPrChange>
          </w:rPr>
          <w:delText xml:space="preserve">and an </w:delText>
        </w:r>
        <w:r w:rsidRPr="007B48C6" w:rsidDel="007B48C6">
          <w:rPr>
            <w:sz w:val="20"/>
            <w:rPrChange w:id="602" w:author="George F. Assis" w:date="2025-04-07T10:20:00Z">
              <w:rPr/>
            </w:rPrChange>
          </w:rPr>
          <w:delText xml:space="preserve">emergency vehicle travel lane. </w:delText>
        </w:r>
        <w:r w:rsidR="00DD66C2" w:rsidRPr="007B48C6" w:rsidDel="007B48C6">
          <w:rPr>
            <w:sz w:val="20"/>
            <w:rPrChange w:id="603" w:author="George F. Assis" w:date="2025-04-07T10:20:00Z">
              <w:rPr/>
            </w:rPrChange>
          </w:rPr>
          <w:delText>Mr. Fattal p</w:delText>
        </w:r>
        <w:r w:rsidRPr="007B48C6" w:rsidDel="007B48C6">
          <w:rPr>
            <w:sz w:val="20"/>
            <w:rPrChange w:id="604" w:author="George F. Assis" w:date="2025-04-07T10:20:00Z">
              <w:rPr/>
            </w:rPrChange>
          </w:rPr>
          <w:delText>repared demolition and new bridge plans, elevations, sections</w:delText>
        </w:r>
        <w:r w:rsidR="00DD66C2" w:rsidRPr="007B48C6" w:rsidDel="007B48C6">
          <w:rPr>
            <w:sz w:val="20"/>
            <w:rPrChange w:id="605" w:author="George F. Assis" w:date="2025-04-07T10:20:00Z">
              <w:rPr/>
            </w:rPrChange>
          </w:rPr>
          <w:delText>,</w:delText>
        </w:r>
        <w:r w:rsidRPr="007B48C6" w:rsidDel="007B48C6">
          <w:rPr>
            <w:sz w:val="20"/>
            <w:rPrChange w:id="606" w:author="George F. Assis" w:date="2025-04-07T10:20:00Z">
              <w:rPr/>
            </w:rPrChange>
          </w:rPr>
          <w:delText xml:space="preserve"> and required structural details.</w:delText>
        </w:r>
      </w:del>
    </w:p>
    <w:p w14:paraId="26765407" w14:textId="77777777" w:rsidR="00000B92" w:rsidRPr="007B48C6" w:rsidDel="007B48C6" w:rsidRDefault="00000B92" w:rsidP="00DD66C2">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07" w:author="George F. Assis" w:date="2025-04-07T10:20:00Z"/>
          <w:sz w:val="20"/>
          <w:rPrChange w:id="608" w:author="George F. Assis" w:date="2025-04-07T10:20:00Z">
            <w:rPr>
              <w:del w:id="609" w:author="George F. Assis" w:date="2025-04-07T10:20:00Z"/>
            </w:rPr>
          </w:rPrChange>
        </w:rPr>
      </w:pPr>
      <w:del w:id="610" w:author="George F. Assis" w:date="2025-04-07T10:20:00Z">
        <w:r w:rsidRPr="007B48C6" w:rsidDel="007B48C6">
          <w:rPr>
            <w:sz w:val="20"/>
            <w:rPrChange w:id="611" w:author="George F. Assis" w:date="2025-04-07T10:20:00Z">
              <w:rPr/>
            </w:rPrChange>
          </w:rPr>
          <w:delText xml:space="preserve">Tennis and Track House Buildings: </w:delText>
        </w:r>
        <w:r w:rsidR="00DD66C2" w:rsidRPr="007B48C6" w:rsidDel="007B48C6">
          <w:rPr>
            <w:sz w:val="20"/>
            <w:rPrChange w:id="612" w:author="George F. Assis" w:date="2025-04-07T10:20:00Z">
              <w:rPr/>
            </w:rPrChange>
          </w:rPr>
          <w:delText>Mr. Fattal p</w:delText>
        </w:r>
        <w:r w:rsidRPr="007B48C6" w:rsidDel="007B48C6">
          <w:rPr>
            <w:sz w:val="20"/>
            <w:rPrChange w:id="613" w:author="George F. Assis" w:date="2025-04-07T10:20:00Z">
              <w:rPr/>
            </w:rPrChange>
          </w:rPr>
          <w:delText>repared and coordinated structural plans, sections</w:delText>
        </w:r>
        <w:r w:rsidR="00DD66C2" w:rsidRPr="007B48C6" w:rsidDel="007B48C6">
          <w:rPr>
            <w:sz w:val="20"/>
            <w:rPrChange w:id="614" w:author="George F. Assis" w:date="2025-04-07T10:20:00Z">
              <w:rPr/>
            </w:rPrChange>
          </w:rPr>
          <w:delText>,</w:delText>
        </w:r>
        <w:r w:rsidRPr="007B48C6" w:rsidDel="007B48C6">
          <w:rPr>
            <w:sz w:val="20"/>
            <w:rPrChange w:id="615" w:author="George F. Assis" w:date="2025-04-07T10:20:00Z">
              <w:rPr/>
            </w:rPrChange>
          </w:rPr>
          <w:delText xml:space="preserve"> elevations</w:delText>
        </w:r>
        <w:r w:rsidR="00DD66C2" w:rsidRPr="007B48C6" w:rsidDel="007B48C6">
          <w:rPr>
            <w:sz w:val="20"/>
            <w:rPrChange w:id="616" w:author="George F. Assis" w:date="2025-04-07T10:20:00Z">
              <w:rPr/>
            </w:rPrChange>
          </w:rPr>
          <w:delText>,</w:delText>
        </w:r>
        <w:r w:rsidRPr="007B48C6" w:rsidDel="007B48C6">
          <w:rPr>
            <w:sz w:val="20"/>
            <w:rPrChange w:id="617" w:author="George F. Assis" w:date="2025-04-07T10:20:00Z">
              <w:rPr/>
            </w:rPrChange>
          </w:rPr>
          <w:delText xml:space="preserve"> and foundation plans per </w:delText>
        </w:r>
        <w:r w:rsidR="00DD66C2" w:rsidRPr="007B48C6" w:rsidDel="007B48C6">
          <w:rPr>
            <w:sz w:val="20"/>
            <w:rPrChange w:id="618" w:author="George F. Assis" w:date="2025-04-07T10:20:00Z">
              <w:rPr/>
            </w:rPrChange>
          </w:rPr>
          <w:delText xml:space="preserve">the </w:delText>
        </w:r>
        <w:r w:rsidRPr="007B48C6" w:rsidDel="007B48C6">
          <w:rPr>
            <w:sz w:val="20"/>
            <w:rPrChange w:id="619" w:author="George F. Assis" w:date="2025-04-07T10:20:00Z">
              <w:rPr/>
            </w:rPrChange>
          </w:rPr>
          <w:delText xml:space="preserve">proposed architectural and mechanical plans. </w:delText>
        </w:r>
      </w:del>
    </w:p>
    <w:p w14:paraId="24825A46" w14:textId="77777777" w:rsidR="00000B92" w:rsidRPr="007B48C6" w:rsidDel="007B48C6" w:rsidRDefault="00000B92" w:rsidP="00DD66C2">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20" w:author="George F. Assis" w:date="2025-04-07T10:20:00Z"/>
          <w:sz w:val="20"/>
          <w:rPrChange w:id="621" w:author="George F. Assis" w:date="2025-04-07T10:20:00Z">
            <w:rPr>
              <w:del w:id="622" w:author="George F. Assis" w:date="2025-04-07T10:20:00Z"/>
            </w:rPr>
          </w:rPrChange>
        </w:rPr>
      </w:pPr>
      <w:del w:id="623" w:author="George F. Assis" w:date="2025-04-07T10:20:00Z">
        <w:r w:rsidRPr="007B48C6" w:rsidDel="007B48C6">
          <w:rPr>
            <w:sz w:val="20"/>
            <w:rPrChange w:id="624" w:author="George F. Assis" w:date="2025-04-07T10:20:00Z">
              <w:rPr/>
            </w:rPrChange>
          </w:rPr>
          <w:delText xml:space="preserve">M&amp;O Facilities: </w:delText>
        </w:r>
        <w:r w:rsidR="00DD66C2" w:rsidRPr="007B48C6" w:rsidDel="007B48C6">
          <w:rPr>
            <w:sz w:val="20"/>
            <w:rPrChange w:id="625" w:author="George F. Assis" w:date="2025-04-07T10:20:00Z">
              <w:rPr/>
            </w:rPrChange>
          </w:rPr>
          <w:delText>The work i</w:delText>
        </w:r>
        <w:r w:rsidRPr="007B48C6" w:rsidDel="007B48C6">
          <w:rPr>
            <w:sz w:val="20"/>
            <w:rPrChange w:id="626" w:author="George F. Assis" w:date="2025-04-07T10:20:00Z">
              <w:rPr/>
            </w:rPrChange>
          </w:rPr>
          <w:delText>ncluded foundation detailing for prefabricated structures and steel</w:delText>
        </w:r>
        <w:r w:rsidR="00DD66C2" w:rsidRPr="007B48C6" w:rsidDel="007B48C6">
          <w:rPr>
            <w:sz w:val="20"/>
            <w:rPrChange w:id="627" w:author="George F. Assis" w:date="2025-04-07T10:20:00Z">
              <w:rPr/>
            </w:rPrChange>
          </w:rPr>
          <w:delText>-</w:delText>
        </w:r>
        <w:r w:rsidRPr="007B48C6" w:rsidDel="007B48C6">
          <w:rPr>
            <w:sz w:val="20"/>
            <w:rPrChange w:id="628" w:author="George F. Assis" w:date="2025-04-07T10:20:00Z">
              <w:rPr/>
            </w:rPrChange>
          </w:rPr>
          <w:delText xml:space="preserve">framed canopies with solar panels to be located in those areas, </w:delText>
        </w:r>
        <w:r w:rsidR="00DD66C2" w:rsidRPr="007B48C6" w:rsidDel="007B48C6">
          <w:rPr>
            <w:sz w:val="20"/>
            <w:rPrChange w:id="629" w:author="George F. Assis" w:date="2025-04-07T10:20:00Z">
              <w:rPr/>
            </w:rPrChange>
          </w:rPr>
          <w:delText xml:space="preserve">as well as </w:delText>
        </w:r>
        <w:r w:rsidRPr="007B48C6" w:rsidDel="007B48C6">
          <w:rPr>
            <w:sz w:val="20"/>
            <w:rPrChange w:id="630" w:author="George F. Assis" w:date="2025-04-07T10:20:00Z">
              <w:rPr/>
            </w:rPrChange>
          </w:rPr>
          <w:delText>prepar</w:delText>
        </w:r>
        <w:r w:rsidR="00DD66C2" w:rsidRPr="007B48C6" w:rsidDel="007B48C6">
          <w:rPr>
            <w:sz w:val="20"/>
            <w:rPrChange w:id="631" w:author="George F. Assis" w:date="2025-04-07T10:20:00Z">
              <w:rPr/>
            </w:rPrChange>
          </w:rPr>
          <w:delText>ation of</w:delText>
        </w:r>
        <w:r w:rsidRPr="007B48C6" w:rsidDel="007B48C6">
          <w:rPr>
            <w:sz w:val="20"/>
            <w:rPrChange w:id="632" w:author="George F. Assis" w:date="2025-04-07T10:20:00Z">
              <w:rPr/>
            </w:rPrChange>
          </w:rPr>
          <w:delText xml:space="preserve"> structural steel framing, foundations</w:delText>
        </w:r>
        <w:r w:rsidR="00DD66C2" w:rsidRPr="007B48C6" w:rsidDel="007B48C6">
          <w:rPr>
            <w:sz w:val="20"/>
            <w:rPrChange w:id="633" w:author="George F. Assis" w:date="2025-04-07T10:20:00Z">
              <w:rPr/>
            </w:rPrChange>
          </w:rPr>
          <w:delText>,</w:delText>
        </w:r>
        <w:r w:rsidRPr="007B48C6" w:rsidDel="007B48C6">
          <w:rPr>
            <w:sz w:val="20"/>
            <w:rPrChange w:id="634" w:author="George F. Assis" w:date="2025-04-07T10:20:00Z">
              <w:rPr/>
            </w:rPrChange>
          </w:rPr>
          <w:delText xml:space="preserve"> and structural steel details. </w:delText>
        </w:r>
      </w:del>
    </w:p>
    <w:p w14:paraId="37CDFF14" w14:textId="77777777" w:rsidR="00000B92" w:rsidRPr="007B48C6" w:rsidDel="007B48C6" w:rsidRDefault="00000B92" w:rsidP="00DD66C2">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35" w:author="George F. Assis" w:date="2025-04-07T10:20:00Z"/>
          <w:sz w:val="20"/>
          <w:rPrChange w:id="636" w:author="George F. Assis" w:date="2025-04-07T10:20:00Z">
            <w:rPr>
              <w:del w:id="637" w:author="George F. Assis" w:date="2025-04-07T10:20:00Z"/>
            </w:rPr>
          </w:rPrChange>
        </w:rPr>
      </w:pPr>
      <w:del w:id="638" w:author="George F. Assis" w:date="2025-04-07T10:20:00Z">
        <w:r w:rsidRPr="007B48C6" w:rsidDel="007B48C6">
          <w:rPr>
            <w:sz w:val="20"/>
            <w:rPrChange w:id="639" w:author="George F. Assis" w:date="2025-04-07T10:20:00Z">
              <w:rPr/>
            </w:rPrChange>
          </w:rPr>
          <w:delText xml:space="preserve">Overhead and Cantilever Sign Structures: </w:delText>
        </w:r>
        <w:r w:rsidR="00DD66C2" w:rsidRPr="007B48C6" w:rsidDel="007B48C6">
          <w:rPr>
            <w:sz w:val="20"/>
            <w:rPrChange w:id="640" w:author="George F. Assis" w:date="2025-04-07T10:20:00Z">
              <w:rPr/>
            </w:rPrChange>
          </w:rPr>
          <w:delText>Mr. Fattal p</w:delText>
        </w:r>
        <w:r w:rsidRPr="007B48C6" w:rsidDel="007B48C6">
          <w:rPr>
            <w:sz w:val="20"/>
            <w:rPrChange w:id="641" w:author="George F. Assis" w:date="2025-04-07T10:20:00Z">
              <w:rPr/>
            </w:rPrChange>
          </w:rPr>
          <w:delText>repared a non-standard sign structure fram</w:delText>
        </w:r>
        <w:r w:rsidR="00DD66C2" w:rsidRPr="007B48C6" w:rsidDel="007B48C6">
          <w:rPr>
            <w:sz w:val="20"/>
            <w:rPrChange w:id="642" w:author="George F. Assis" w:date="2025-04-07T10:20:00Z">
              <w:rPr/>
            </w:rPrChange>
          </w:rPr>
          <w:delText>e</w:delText>
        </w:r>
        <w:r w:rsidRPr="007B48C6" w:rsidDel="007B48C6">
          <w:rPr>
            <w:sz w:val="20"/>
            <w:rPrChange w:id="643" w:author="George F. Assis" w:date="2025-04-07T10:20:00Z">
              <w:rPr/>
            </w:rPrChange>
          </w:rPr>
          <w:delText xml:space="preserve"> based on NYSDOT standard sign structure BD-sheets. </w:delText>
        </w:r>
        <w:r w:rsidR="00DD66C2" w:rsidRPr="007B48C6" w:rsidDel="007B48C6">
          <w:rPr>
            <w:sz w:val="20"/>
            <w:rPrChange w:id="644" w:author="George F. Assis" w:date="2025-04-07T10:20:00Z">
              <w:rPr/>
            </w:rPrChange>
          </w:rPr>
          <w:delText>The d</w:delText>
        </w:r>
        <w:r w:rsidRPr="007B48C6" w:rsidDel="007B48C6">
          <w:rPr>
            <w:sz w:val="20"/>
            <w:rPrChange w:id="645" w:author="George F. Assis" w:date="2025-04-07T10:20:00Z">
              <w:rPr/>
            </w:rPrChange>
          </w:rPr>
          <w:delText>etailing included conversion of structural and foundation details from MicroStation to AutoCAD file type</w:delText>
        </w:r>
        <w:r w:rsidR="00DD66C2" w:rsidRPr="007B48C6" w:rsidDel="007B48C6">
          <w:rPr>
            <w:sz w:val="20"/>
            <w:rPrChange w:id="646" w:author="George F. Assis" w:date="2025-04-07T10:20:00Z">
              <w:rPr/>
            </w:rPrChange>
          </w:rPr>
          <w:delText>s</w:delText>
        </w:r>
        <w:r w:rsidRPr="007B48C6" w:rsidDel="007B48C6">
          <w:rPr>
            <w:sz w:val="20"/>
            <w:rPrChange w:id="647" w:author="George F. Assis" w:date="2025-04-07T10:20:00Z">
              <w:rPr/>
            </w:rPrChange>
          </w:rPr>
          <w:delText xml:space="preserve">. </w:delText>
        </w:r>
      </w:del>
    </w:p>
    <w:p w14:paraId="74BF7F53" w14:textId="77777777" w:rsidR="00000B92" w:rsidRPr="007B48C6" w:rsidDel="007B48C6" w:rsidRDefault="00000B92" w:rsidP="00DD66C2">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48" w:author="George F. Assis" w:date="2025-04-07T10:20:00Z"/>
          <w:sz w:val="20"/>
          <w:rPrChange w:id="649" w:author="George F. Assis" w:date="2025-04-07T10:20:00Z">
            <w:rPr>
              <w:del w:id="650" w:author="George F. Assis" w:date="2025-04-07T10:20:00Z"/>
            </w:rPr>
          </w:rPrChange>
        </w:rPr>
      </w:pPr>
      <w:del w:id="651" w:author="George F. Assis" w:date="2025-04-07T10:20:00Z">
        <w:r w:rsidRPr="007B48C6" w:rsidDel="007B48C6">
          <w:rPr>
            <w:sz w:val="20"/>
            <w:rPrChange w:id="652" w:author="George F. Assis" w:date="2025-04-07T10:20:00Z">
              <w:rPr/>
            </w:rPrChange>
          </w:rPr>
          <w:delText xml:space="preserve">FDR Retaining Walls: New walls which are an extension to flood walls on one end and match the existing roadway barriers on the other. </w:delText>
        </w:r>
        <w:r w:rsidR="00DD66C2" w:rsidRPr="007B48C6" w:rsidDel="007B48C6">
          <w:rPr>
            <w:sz w:val="20"/>
            <w:rPrChange w:id="653" w:author="George F. Assis" w:date="2025-04-07T10:20:00Z">
              <w:rPr/>
            </w:rPrChange>
          </w:rPr>
          <w:delText>Mr. Fattal p</w:delText>
        </w:r>
        <w:r w:rsidRPr="007B48C6" w:rsidDel="007B48C6">
          <w:rPr>
            <w:sz w:val="20"/>
            <w:rPrChange w:id="654" w:author="George F. Assis" w:date="2025-04-07T10:20:00Z">
              <w:rPr/>
            </w:rPrChange>
          </w:rPr>
          <w:delText>repared plans, elevations</w:delText>
        </w:r>
        <w:r w:rsidR="00DD66C2" w:rsidRPr="007B48C6" w:rsidDel="007B48C6">
          <w:rPr>
            <w:sz w:val="20"/>
            <w:rPrChange w:id="655" w:author="George F. Assis" w:date="2025-04-07T10:20:00Z">
              <w:rPr/>
            </w:rPrChange>
          </w:rPr>
          <w:delText>,</w:delText>
        </w:r>
        <w:r w:rsidRPr="007B48C6" w:rsidDel="007B48C6">
          <w:rPr>
            <w:sz w:val="20"/>
            <w:rPrChange w:id="656" w:author="George F. Assis" w:date="2025-04-07T10:20:00Z">
              <w:rPr/>
            </w:rPrChange>
          </w:rPr>
          <w:delText xml:space="preserve"> and section detail</w:delText>
        </w:r>
        <w:r w:rsidR="00DD66C2" w:rsidRPr="007B48C6" w:rsidDel="007B48C6">
          <w:rPr>
            <w:sz w:val="20"/>
            <w:rPrChange w:id="657" w:author="George F. Assis" w:date="2025-04-07T10:20:00Z">
              <w:rPr/>
            </w:rPrChange>
          </w:rPr>
          <w:delText>s</w:delText>
        </w:r>
        <w:r w:rsidRPr="007B48C6" w:rsidDel="007B48C6">
          <w:rPr>
            <w:sz w:val="20"/>
            <w:rPrChange w:id="658" w:author="George F. Assis" w:date="2025-04-07T10:20:00Z">
              <w:rPr/>
            </w:rPrChange>
          </w:rPr>
          <w:delText xml:space="preserve"> along these walls. </w:delText>
        </w:r>
      </w:del>
    </w:p>
    <w:p w14:paraId="718483EB" w14:textId="77777777" w:rsidR="00000B92" w:rsidRPr="007B48C6" w:rsidDel="007B48C6" w:rsidRDefault="00000B92" w:rsidP="00DD66C2">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59" w:author="George F. Assis" w:date="2025-04-07T10:20:00Z"/>
          <w:sz w:val="20"/>
          <w:rPrChange w:id="660" w:author="George F. Assis" w:date="2025-04-07T10:20:00Z">
            <w:rPr>
              <w:del w:id="661" w:author="George F. Assis" w:date="2025-04-07T10:20:00Z"/>
            </w:rPr>
          </w:rPrChange>
        </w:rPr>
      </w:pPr>
      <w:del w:id="662" w:author="George F. Assis" w:date="2025-04-07T10:20:00Z">
        <w:r w:rsidRPr="007B48C6" w:rsidDel="007B48C6">
          <w:rPr>
            <w:sz w:val="20"/>
            <w:rPrChange w:id="663" w:author="George F. Assis" w:date="2025-04-07T10:20:00Z">
              <w:rPr/>
            </w:rPrChange>
          </w:rPr>
          <w:delText xml:space="preserve">Seat &amp; Step Wall </w:delText>
        </w:r>
        <w:r w:rsidR="00DD66C2" w:rsidRPr="007B48C6" w:rsidDel="007B48C6">
          <w:rPr>
            <w:sz w:val="20"/>
            <w:rPrChange w:id="664" w:author="George F. Assis" w:date="2025-04-07T10:20:00Z">
              <w:rPr/>
            </w:rPrChange>
          </w:rPr>
          <w:delText>F</w:delText>
        </w:r>
        <w:r w:rsidRPr="007B48C6" w:rsidDel="007B48C6">
          <w:rPr>
            <w:sz w:val="20"/>
            <w:rPrChange w:id="665" w:author="George F. Assis" w:date="2025-04-07T10:20:00Z">
              <w:rPr/>
            </w:rPrChange>
          </w:rPr>
          <w:delText xml:space="preserve">oundations: </w:delText>
        </w:r>
        <w:r w:rsidR="00DD66C2" w:rsidRPr="007B48C6" w:rsidDel="007B48C6">
          <w:rPr>
            <w:sz w:val="20"/>
            <w:rPrChange w:id="666" w:author="George F. Assis" w:date="2025-04-07T10:20:00Z">
              <w:rPr/>
            </w:rPrChange>
          </w:rPr>
          <w:delText>Mr. Fattal p</w:delText>
        </w:r>
        <w:r w:rsidRPr="007B48C6" w:rsidDel="007B48C6">
          <w:rPr>
            <w:sz w:val="20"/>
            <w:rPrChange w:id="667" w:author="George F. Assis" w:date="2025-04-07T10:20:00Z">
              <w:rPr/>
            </w:rPrChange>
          </w:rPr>
          <w:delText xml:space="preserve">repared foundation plans and section details for the various walls. </w:delText>
        </w:r>
        <w:r w:rsidR="0099451E" w:rsidRPr="007B48C6" w:rsidDel="007B48C6">
          <w:rPr>
            <w:sz w:val="20"/>
            <w:rPrChange w:id="668" w:author="George F. Assis" w:date="2025-04-07T10:20:00Z">
              <w:rPr/>
            </w:rPrChange>
          </w:rPr>
          <w:delText>Mr. Fattal p</w:delText>
        </w:r>
        <w:r w:rsidRPr="007B48C6" w:rsidDel="007B48C6">
          <w:rPr>
            <w:sz w:val="20"/>
            <w:rPrChange w:id="669" w:author="George F. Assis" w:date="2025-04-07T10:20:00Z">
              <w:rPr/>
            </w:rPrChange>
          </w:rPr>
          <w:delText>repared precast details for seat and step walls.</w:delText>
        </w:r>
      </w:del>
    </w:p>
    <w:p w14:paraId="03C5B673" w14:textId="77777777" w:rsidR="00000B92" w:rsidRPr="007B48C6" w:rsidDel="007B48C6" w:rsidRDefault="00000B92" w:rsidP="00000B9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70" w:author="George F. Assis" w:date="2025-04-07T10:20:00Z"/>
          <w:sz w:val="20"/>
          <w:rPrChange w:id="671" w:author="George F. Assis" w:date="2025-04-07T10:20:00Z">
            <w:rPr>
              <w:del w:id="672" w:author="George F. Assis" w:date="2025-04-07T10:20:00Z"/>
            </w:rPr>
          </w:rPrChange>
        </w:rPr>
      </w:pPr>
    </w:p>
    <w:p w14:paraId="52F518CB" w14:textId="77777777" w:rsidR="005B1A95" w:rsidRPr="007B48C6" w:rsidDel="007B48C6" w:rsidRDefault="005B1A95"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73" w:author="George F. Assis" w:date="2025-04-07T10:20:00Z"/>
          <w:sz w:val="20"/>
          <w:rPrChange w:id="674" w:author="George F. Assis" w:date="2025-04-07T10:20:00Z">
            <w:rPr>
              <w:del w:id="675" w:author="George F. Assis" w:date="2025-04-07T10:20:00Z"/>
            </w:rPr>
          </w:rPrChange>
        </w:rPr>
      </w:pPr>
    </w:p>
    <w:p w14:paraId="1FC4F45F" w14:textId="77777777" w:rsidR="005550AC" w:rsidRPr="007B48C6" w:rsidDel="007B48C6" w:rsidRDefault="00392967"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76" w:author="George F. Assis" w:date="2025-04-07T10:20:00Z"/>
          <w:sz w:val="20"/>
          <w:rPrChange w:id="677" w:author="George F. Assis" w:date="2025-04-07T10:20:00Z">
            <w:rPr>
              <w:del w:id="678" w:author="George F. Assis" w:date="2025-04-07T10:20:00Z"/>
            </w:rPr>
          </w:rPrChange>
        </w:rPr>
      </w:pPr>
      <w:del w:id="679" w:author="George F. Assis" w:date="2025-04-07T10:20:00Z">
        <w:r w:rsidRPr="007B48C6" w:rsidDel="007B48C6">
          <w:rPr>
            <w:b/>
            <w:bCs/>
            <w:sz w:val="20"/>
            <w:rPrChange w:id="680" w:author="George F. Assis" w:date="2025-04-07T10:20:00Z">
              <w:rPr>
                <w:b/>
                <w:bCs/>
              </w:rPr>
            </w:rPrChange>
          </w:rPr>
          <w:delText xml:space="preserve">Port Authority of New York &amp; New Jersey (PANYNJ), </w:delText>
        </w:r>
        <w:r w:rsidR="005550AC" w:rsidRPr="007B48C6" w:rsidDel="007B48C6">
          <w:rPr>
            <w:b/>
            <w:bCs/>
            <w:sz w:val="20"/>
            <w:rPrChange w:id="681" w:author="George F. Assis" w:date="2025-04-07T10:20:00Z">
              <w:rPr>
                <w:b/>
                <w:bCs/>
              </w:rPr>
            </w:rPrChange>
          </w:rPr>
          <w:delText xml:space="preserve"> </w:delText>
        </w:r>
        <w:r w:rsidRPr="007B48C6" w:rsidDel="007B48C6">
          <w:rPr>
            <w:b/>
            <w:bCs/>
            <w:sz w:val="20"/>
            <w:rPrChange w:id="682" w:author="George F. Assis" w:date="2025-04-07T10:20:00Z">
              <w:rPr>
                <w:b/>
                <w:bCs/>
              </w:rPr>
            </w:rPrChange>
          </w:rPr>
          <w:delText xml:space="preserve">Port Jersey South, Global and Auto Marine Terminal Lights-Inspection, </w:delText>
        </w:r>
        <w:r w:rsidR="00967961" w:rsidRPr="007B48C6" w:rsidDel="007B48C6">
          <w:rPr>
            <w:b/>
            <w:bCs/>
            <w:sz w:val="20"/>
            <w:rPrChange w:id="683" w:author="George F. Assis" w:date="2025-04-07T10:20:00Z">
              <w:rPr>
                <w:b/>
                <w:bCs/>
              </w:rPr>
            </w:rPrChange>
          </w:rPr>
          <w:delText>Bayonne and Jersey City, NJ -</w:delText>
        </w:r>
        <w:r w:rsidR="00967961" w:rsidRPr="007B48C6" w:rsidDel="007B48C6">
          <w:rPr>
            <w:sz w:val="20"/>
            <w:rPrChange w:id="684" w:author="George F. Assis" w:date="2025-04-07T10:20:00Z">
              <w:rPr/>
            </w:rPrChange>
          </w:rPr>
          <w:delText xml:space="preserve"> [</w:delText>
        </w:r>
        <w:r w:rsidR="00967961" w:rsidRPr="007B48C6" w:rsidDel="007B48C6">
          <w:rPr>
            <w:sz w:val="20"/>
            <w:rPrChange w:id="685" w:author="George F. Assis" w:date="2025-04-07T10:20:00Z">
              <w:rPr>
                <w:highlight w:val="yellow"/>
              </w:rPr>
            </w:rPrChange>
          </w:rPr>
          <w:delText>Project Role?</w:delText>
        </w:r>
      </w:del>
      <w:ins w:id="686" w:author="George Fattal" w:date="2025-03-28T12:33:00Z">
        <w:del w:id="687" w:author="George F. Assis" w:date="2025-04-07T10:20:00Z">
          <w:r w:rsidR="007921C3" w:rsidRPr="007B48C6" w:rsidDel="007B48C6">
            <w:rPr>
              <w:sz w:val="20"/>
              <w:rPrChange w:id="688" w:author="George F. Assis" w:date="2025-04-07T10:20:00Z">
                <w:rPr/>
              </w:rPrChange>
            </w:rPr>
            <w:delText>Cad Designer</w:delText>
          </w:r>
        </w:del>
      </w:ins>
      <w:del w:id="689" w:author="George F. Assis" w:date="2025-04-07T10:20:00Z">
        <w:r w:rsidR="00967961" w:rsidRPr="007B48C6" w:rsidDel="007B48C6">
          <w:rPr>
            <w:sz w:val="20"/>
            <w:rPrChange w:id="690" w:author="George F. Assis" w:date="2025-04-07T10:20:00Z">
              <w:rPr/>
            </w:rPrChange>
          </w:rPr>
          <w:delText>]. Created a base map for projection of light and traffic poles from ArcMap GIS software using field data.  (</w:delText>
        </w:r>
        <w:r w:rsidR="00967961" w:rsidRPr="007B48C6" w:rsidDel="007B48C6">
          <w:rPr>
            <w:sz w:val="20"/>
            <w:rPrChange w:id="691" w:author="George F. Assis" w:date="2025-04-07T10:20:00Z">
              <w:rPr>
                <w:highlight w:val="yellow"/>
              </w:rPr>
            </w:rPrChange>
          </w:rPr>
          <w:delText>Dates?</w:delText>
        </w:r>
        <w:r w:rsidR="00967961" w:rsidRPr="007B48C6" w:rsidDel="007B48C6">
          <w:rPr>
            <w:sz w:val="20"/>
            <w:rPrChange w:id="692" w:author="George F. Assis" w:date="2025-04-07T10:20:00Z">
              <w:rPr/>
            </w:rPrChange>
          </w:rPr>
          <w:delText>)</w:delText>
        </w:r>
      </w:del>
    </w:p>
    <w:p w14:paraId="61DFA512" w14:textId="77777777" w:rsidR="005550AC" w:rsidRPr="007B48C6" w:rsidDel="007B48C6" w:rsidRDefault="005550AC"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93" w:author="George F. Assis" w:date="2025-04-07T10:20:00Z"/>
          <w:sz w:val="20"/>
          <w:rPrChange w:id="694" w:author="George F. Assis" w:date="2025-04-07T10:20:00Z">
            <w:rPr>
              <w:del w:id="695" w:author="George F. Assis" w:date="2025-04-07T10:20:00Z"/>
            </w:rPr>
          </w:rPrChange>
        </w:rPr>
      </w:pPr>
    </w:p>
    <w:p w14:paraId="5BCC8518" w14:textId="77777777" w:rsidR="005550AC" w:rsidRPr="007B48C6" w:rsidDel="007B48C6" w:rsidRDefault="000D778A"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696" w:author="George F. Assis" w:date="2025-04-07T10:20:00Z"/>
          <w:sz w:val="20"/>
          <w:rPrChange w:id="697" w:author="George F. Assis" w:date="2025-04-07T10:20:00Z">
            <w:rPr>
              <w:del w:id="698" w:author="George F. Assis" w:date="2025-04-07T10:20:00Z"/>
            </w:rPr>
          </w:rPrChange>
        </w:rPr>
      </w:pPr>
      <w:del w:id="699" w:author="George F. Assis" w:date="2025-04-07T10:20:00Z">
        <w:r w:rsidRPr="007B48C6" w:rsidDel="007B48C6">
          <w:rPr>
            <w:b/>
            <w:bCs/>
            <w:sz w:val="20"/>
            <w:rPrChange w:id="700" w:author="George F. Assis" w:date="2025-04-07T10:20:00Z">
              <w:rPr>
                <w:b/>
                <w:bCs/>
              </w:rPr>
            </w:rPrChange>
          </w:rPr>
          <w:delText>PANYNJ, Inspection of JFK Airport High Mast Light Structures (HMLS) and Traffic Signals, Queens, NY -</w:delText>
        </w:r>
        <w:r w:rsidRPr="007B48C6" w:rsidDel="007B48C6">
          <w:rPr>
            <w:sz w:val="20"/>
            <w:rPrChange w:id="701" w:author="George F. Assis" w:date="2025-04-07T10:20:00Z">
              <w:rPr/>
            </w:rPrChange>
          </w:rPr>
          <w:delText xml:space="preserve"> [</w:delText>
        </w:r>
      </w:del>
      <w:ins w:id="702" w:author="George Fattal" w:date="2025-03-28T12:37:00Z">
        <w:del w:id="703" w:author="George F. Assis" w:date="2025-04-07T10:20:00Z">
          <w:r w:rsidR="007921C3" w:rsidRPr="007B48C6" w:rsidDel="007B48C6">
            <w:rPr>
              <w:sz w:val="20"/>
              <w:rPrChange w:id="704" w:author="George F. Assis" w:date="2025-04-07T10:20:00Z">
                <w:rPr/>
              </w:rPrChange>
            </w:rPr>
            <w:delText>Cad Designer</w:delText>
          </w:r>
          <w:r w:rsidR="007921C3" w:rsidRPr="007B48C6" w:rsidDel="007B48C6">
            <w:rPr>
              <w:sz w:val="20"/>
              <w:rPrChange w:id="705" w:author="George F. Assis" w:date="2025-04-07T10:20:00Z">
                <w:rPr>
                  <w:highlight w:val="yellow"/>
                </w:rPr>
              </w:rPrChange>
            </w:rPr>
            <w:delText xml:space="preserve"> </w:delText>
          </w:r>
        </w:del>
      </w:ins>
      <w:del w:id="706" w:author="George F. Assis" w:date="2025-04-07T10:20:00Z">
        <w:r w:rsidRPr="007B48C6" w:rsidDel="007B48C6">
          <w:rPr>
            <w:sz w:val="20"/>
            <w:rPrChange w:id="707" w:author="George F. Assis" w:date="2025-04-07T10:20:00Z">
              <w:rPr>
                <w:highlight w:val="yellow"/>
              </w:rPr>
            </w:rPrChange>
          </w:rPr>
          <w:delText>Project Role?</w:delText>
        </w:r>
        <w:r w:rsidRPr="007B48C6" w:rsidDel="007B48C6">
          <w:rPr>
            <w:sz w:val="20"/>
            <w:rPrChange w:id="708" w:author="George F. Assis" w:date="2025-04-07T10:20:00Z">
              <w:rPr/>
            </w:rPrChange>
          </w:rPr>
          <w:delText>]. Provided corrections to an ArcMap GIS of field data to convert the data into positions in AutoCAD, and created HMLS/Traffic Signal and High Mast Light Structure Details based on the collected field data.  (</w:delText>
        </w:r>
        <w:r w:rsidRPr="007B48C6" w:rsidDel="007B48C6">
          <w:rPr>
            <w:sz w:val="20"/>
            <w:rPrChange w:id="709" w:author="George F. Assis" w:date="2025-04-07T10:20:00Z">
              <w:rPr>
                <w:highlight w:val="yellow"/>
              </w:rPr>
            </w:rPrChange>
          </w:rPr>
          <w:delText>Dates?</w:delText>
        </w:r>
        <w:r w:rsidRPr="007B48C6" w:rsidDel="007B48C6">
          <w:rPr>
            <w:sz w:val="20"/>
            <w:rPrChange w:id="710" w:author="George F. Assis" w:date="2025-04-07T10:20:00Z">
              <w:rPr/>
            </w:rPrChange>
          </w:rPr>
          <w:delText>)</w:delText>
        </w:r>
      </w:del>
    </w:p>
    <w:p w14:paraId="501AD697" w14:textId="77777777" w:rsidR="005550AC" w:rsidRPr="007B48C6" w:rsidDel="007B48C6" w:rsidRDefault="005550AC"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11" w:author="George F. Assis" w:date="2025-04-07T10:20:00Z"/>
          <w:sz w:val="20"/>
          <w:rPrChange w:id="712" w:author="George F. Assis" w:date="2025-04-07T10:20:00Z">
            <w:rPr>
              <w:del w:id="713" w:author="George F. Assis" w:date="2025-04-07T10:20:00Z"/>
            </w:rPr>
          </w:rPrChange>
        </w:rPr>
      </w:pPr>
    </w:p>
    <w:p w14:paraId="30A735C6" w14:textId="77777777" w:rsidR="005550AC" w:rsidRPr="007B48C6" w:rsidDel="004508D2" w:rsidRDefault="00D76CC5"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14" w:author="George F. Assis" w:date="2025-04-07T09:56:00Z"/>
          <w:sz w:val="20"/>
          <w:rPrChange w:id="715" w:author="George F. Assis" w:date="2025-04-07T10:20:00Z">
            <w:rPr>
              <w:del w:id="716" w:author="George F. Assis" w:date="2025-04-07T09:56:00Z"/>
            </w:rPr>
          </w:rPrChange>
        </w:rPr>
      </w:pPr>
      <w:del w:id="717" w:author="George F. Assis" w:date="2025-04-07T09:56:00Z">
        <w:r w:rsidRPr="007B48C6" w:rsidDel="004508D2">
          <w:rPr>
            <w:b/>
            <w:bCs/>
            <w:sz w:val="20"/>
            <w:rPrChange w:id="718" w:author="George F. Assis" w:date="2025-04-07T10:20:00Z">
              <w:rPr>
                <w:b/>
                <w:bCs/>
              </w:rPr>
            </w:rPrChange>
          </w:rPr>
          <w:delText>New York City Department of Transportation (NYCDOT), Overbuild (Amtrak Tunnel) Within Riverside Park Between 82</w:delText>
        </w:r>
        <w:r w:rsidR="00C85540" w:rsidRPr="007B48C6" w:rsidDel="004508D2">
          <w:rPr>
            <w:b/>
            <w:bCs/>
            <w:sz w:val="20"/>
            <w:rPrChange w:id="719" w:author="George F. Assis" w:date="2025-04-07T10:20:00Z">
              <w:rPr>
                <w:b/>
                <w:bCs/>
              </w:rPr>
            </w:rPrChange>
          </w:rPr>
          <w:delText>nd and</w:delText>
        </w:r>
        <w:r w:rsidRPr="007B48C6" w:rsidDel="004508D2">
          <w:rPr>
            <w:b/>
            <w:bCs/>
            <w:sz w:val="20"/>
            <w:rPrChange w:id="720" w:author="George F. Assis" w:date="2025-04-07T10:20:00Z">
              <w:rPr>
                <w:b/>
                <w:bCs/>
              </w:rPr>
            </w:rPrChange>
          </w:rPr>
          <w:delText xml:space="preserve"> 94</w:delText>
        </w:r>
        <w:r w:rsidR="00C85540" w:rsidRPr="007B48C6" w:rsidDel="004508D2">
          <w:rPr>
            <w:b/>
            <w:bCs/>
            <w:sz w:val="20"/>
            <w:rPrChange w:id="721" w:author="George F. Assis" w:date="2025-04-07T10:20:00Z">
              <w:rPr>
                <w:b/>
                <w:bCs/>
              </w:rPr>
            </w:rPrChange>
          </w:rPr>
          <w:delText>th</w:delText>
        </w:r>
        <w:r w:rsidRPr="007B48C6" w:rsidDel="004508D2">
          <w:rPr>
            <w:b/>
            <w:bCs/>
            <w:sz w:val="20"/>
            <w:rPrChange w:id="722" w:author="George F. Assis" w:date="2025-04-07T10:20:00Z">
              <w:rPr>
                <w:b/>
                <w:bCs/>
              </w:rPr>
            </w:rPrChange>
          </w:rPr>
          <w:delText xml:space="preserve"> S</w:delText>
        </w:r>
        <w:r w:rsidR="00C85540" w:rsidRPr="007B48C6" w:rsidDel="004508D2">
          <w:rPr>
            <w:b/>
            <w:bCs/>
            <w:sz w:val="20"/>
            <w:rPrChange w:id="723" w:author="George F. Assis" w:date="2025-04-07T10:20:00Z">
              <w:rPr>
                <w:b/>
                <w:bCs/>
              </w:rPr>
            </w:rPrChange>
          </w:rPr>
          <w:delText>treets, Manhattan, NY -</w:delText>
        </w:r>
        <w:r w:rsidR="00C85540" w:rsidRPr="007B48C6" w:rsidDel="004508D2">
          <w:rPr>
            <w:sz w:val="20"/>
            <w:rPrChange w:id="724" w:author="George F. Assis" w:date="2025-04-07T10:20:00Z">
              <w:rPr/>
            </w:rPrChange>
          </w:rPr>
          <w:delText xml:space="preserve"> </w:delText>
        </w:r>
        <w:r w:rsidR="005550AC" w:rsidRPr="007B48C6" w:rsidDel="004508D2">
          <w:rPr>
            <w:sz w:val="20"/>
            <w:rPrChange w:id="725" w:author="George F. Assis" w:date="2025-04-07T10:20:00Z">
              <w:rPr/>
            </w:rPrChange>
          </w:rPr>
          <w:delText xml:space="preserve"> </w:delText>
        </w:r>
        <w:r w:rsidR="00C85540" w:rsidRPr="007B48C6" w:rsidDel="004508D2">
          <w:rPr>
            <w:sz w:val="20"/>
            <w:rPrChange w:id="726" w:author="George F. Assis" w:date="2025-04-07T10:20:00Z">
              <w:rPr/>
            </w:rPrChange>
          </w:rPr>
          <w:delText>[</w:delText>
        </w:r>
      </w:del>
      <w:ins w:id="727" w:author="George Fattal" w:date="2025-03-28T12:37:00Z">
        <w:del w:id="728" w:author="George F. Assis" w:date="2025-04-07T09:56:00Z">
          <w:r w:rsidR="007921C3" w:rsidRPr="007B48C6" w:rsidDel="004508D2">
            <w:rPr>
              <w:sz w:val="20"/>
              <w:rPrChange w:id="729" w:author="George F. Assis" w:date="2025-04-07T10:20:00Z">
                <w:rPr/>
              </w:rPrChange>
            </w:rPr>
            <w:delText>Cad Designer</w:delText>
          </w:r>
        </w:del>
      </w:ins>
      <w:del w:id="730" w:author="George F. Assis" w:date="2025-04-07T09:56:00Z">
        <w:r w:rsidR="00C85540" w:rsidRPr="007B48C6" w:rsidDel="004508D2">
          <w:rPr>
            <w:sz w:val="20"/>
            <w:rPrChange w:id="731" w:author="George F. Assis" w:date="2025-04-07T10:20:00Z">
              <w:rPr>
                <w:highlight w:val="yellow"/>
              </w:rPr>
            </w:rPrChange>
          </w:rPr>
          <w:delText>Project Role?</w:delText>
        </w:r>
        <w:r w:rsidR="00C85540" w:rsidRPr="007B48C6" w:rsidDel="004508D2">
          <w:rPr>
            <w:sz w:val="20"/>
            <w:rPrChange w:id="732" w:author="George F. Assis" w:date="2025-04-07T10:20:00Z">
              <w:rPr/>
            </w:rPrChange>
          </w:rPr>
          <w:delText>]. Produced framing plans and a key map from as-built blueprint scans.  (</w:delText>
        </w:r>
        <w:r w:rsidR="00C85540" w:rsidRPr="007B48C6" w:rsidDel="004508D2">
          <w:rPr>
            <w:sz w:val="20"/>
            <w:rPrChange w:id="733" w:author="George F. Assis" w:date="2025-04-07T10:20:00Z">
              <w:rPr>
                <w:highlight w:val="yellow"/>
              </w:rPr>
            </w:rPrChange>
          </w:rPr>
          <w:delText>Dates?</w:delText>
        </w:r>
        <w:r w:rsidR="00C85540" w:rsidRPr="007B48C6" w:rsidDel="004508D2">
          <w:rPr>
            <w:sz w:val="20"/>
            <w:rPrChange w:id="734" w:author="George F. Assis" w:date="2025-04-07T10:20:00Z">
              <w:rPr/>
            </w:rPrChange>
          </w:rPr>
          <w:delText>)</w:delText>
        </w:r>
      </w:del>
    </w:p>
    <w:p w14:paraId="19C6BB62" w14:textId="77777777" w:rsidR="005550AC" w:rsidRPr="007B48C6" w:rsidDel="004508D2" w:rsidRDefault="005550AC"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35" w:author="George F. Assis" w:date="2025-04-07T09:56:00Z"/>
          <w:sz w:val="20"/>
          <w:rPrChange w:id="736" w:author="George F. Assis" w:date="2025-04-07T10:20:00Z">
            <w:rPr>
              <w:del w:id="737" w:author="George F. Assis" w:date="2025-04-07T09:56:00Z"/>
            </w:rPr>
          </w:rPrChange>
        </w:rPr>
      </w:pPr>
    </w:p>
    <w:p w14:paraId="780F58E5" w14:textId="77777777" w:rsidR="005550AC" w:rsidRPr="007B48C6" w:rsidDel="004508D2" w:rsidRDefault="00C85540"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38" w:author="George F. Assis" w:date="2025-04-07T09:56:00Z"/>
          <w:sz w:val="20"/>
          <w:rPrChange w:id="739" w:author="George F. Assis" w:date="2025-04-07T10:20:00Z">
            <w:rPr>
              <w:del w:id="740" w:author="George F. Assis" w:date="2025-04-07T09:56:00Z"/>
            </w:rPr>
          </w:rPrChange>
        </w:rPr>
      </w:pPr>
      <w:del w:id="741" w:author="George F. Assis" w:date="2025-04-07T09:56:00Z">
        <w:r w:rsidRPr="007B48C6" w:rsidDel="004508D2">
          <w:rPr>
            <w:b/>
            <w:bCs/>
            <w:sz w:val="20"/>
            <w:rPrChange w:id="742" w:author="George F. Assis" w:date="2025-04-07T10:20:00Z">
              <w:rPr>
                <w:b/>
                <w:bCs/>
              </w:rPr>
            </w:rPrChange>
          </w:rPr>
          <w:delText>[</w:delText>
        </w:r>
        <w:r w:rsidRPr="007B48C6" w:rsidDel="004508D2">
          <w:rPr>
            <w:b/>
            <w:bCs/>
            <w:sz w:val="20"/>
            <w:rPrChange w:id="743" w:author="George F. Assis" w:date="2025-04-07T10:20:00Z">
              <w:rPr>
                <w:b/>
                <w:bCs/>
                <w:highlight w:val="yellow"/>
              </w:rPr>
            </w:rPrChange>
          </w:rPr>
          <w:delText>Client?</w:delText>
        </w:r>
        <w:r w:rsidRPr="007B48C6" w:rsidDel="004508D2">
          <w:rPr>
            <w:b/>
            <w:bCs/>
            <w:sz w:val="20"/>
            <w:rPrChange w:id="744" w:author="George F. Assis" w:date="2025-04-07T10:20:00Z">
              <w:rPr>
                <w:b/>
                <w:bCs/>
              </w:rPr>
            </w:rPrChange>
          </w:rPr>
          <w:delText>], Structural Crossing Underwater Inspection, [</w:delText>
        </w:r>
        <w:r w:rsidRPr="007B48C6" w:rsidDel="004508D2">
          <w:rPr>
            <w:b/>
            <w:bCs/>
            <w:sz w:val="20"/>
            <w:rPrChange w:id="745" w:author="George F. Assis" w:date="2025-04-07T10:20:00Z">
              <w:rPr>
                <w:b/>
                <w:bCs/>
                <w:highlight w:val="yellow"/>
              </w:rPr>
            </w:rPrChange>
          </w:rPr>
          <w:delText>Location?</w:delText>
        </w:r>
        <w:r w:rsidRPr="007B48C6" w:rsidDel="004508D2">
          <w:rPr>
            <w:b/>
            <w:bCs/>
            <w:sz w:val="20"/>
            <w:rPrChange w:id="746" w:author="George F. Assis" w:date="2025-04-07T10:20:00Z">
              <w:rPr>
                <w:b/>
                <w:bCs/>
              </w:rPr>
            </w:rPrChange>
          </w:rPr>
          <w:delText>] -</w:delText>
        </w:r>
        <w:r w:rsidRPr="007B48C6" w:rsidDel="004508D2">
          <w:rPr>
            <w:sz w:val="20"/>
            <w:rPrChange w:id="747" w:author="George F. Assis" w:date="2025-04-07T10:20:00Z">
              <w:rPr/>
            </w:rPrChange>
          </w:rPr>
          <w:delText xml:space="preserve"> [</w:delText>
        </w:r>
        <w:r w:rsidRPr="007B48C6" w:rsidDel="004508D2">
          <w:rPr>
            <w:sz w:val="20"/>
            <w:rPrChange w:id="748" w:author="George F. Assis" w:date="2025-04-07T10:20:00Z">
              <w:rPr>
                <w:highlight w:val="yellow"/>
              </w:rPr>
            </w:rPrChange>
          </w:rPr>
          <w:delText>Project Role?</w:delText>
        </w:r>
      </w:del>
      <w:ins w:id="749" w:author="George Fattal" w:date="2025-03-31T10:34:00Z">
        <w:del w:id="750" w:author="George F. Assis" w:date="2025-04-07T09:56:00Z">
          <w:r w:rsidR="00094B49" w:rsidRPr="007B48C6" w:rsidDel="004508D2">
            <w:rPr>
              <w:sz w:val="20"/>
              <w:rPrChange w:id="751" w:author="George F. Assis" w:date="2025-04-07T10:20:00Z">
                <w:rPr/>
              </w:rPrChange>
            </w:rPr>
            <w:delText>Engineer</w:delText>
          </w:r>
        </w:del>
      </w:ins>
      <w:del w:id="752" w:author="George F. Assis" w:date="2025-04-07T09:56:00Z">
        <w:r w:rsidRPr="007B48C6" w:rsidDel="004508D2">
          <w:rPr>
            <w:sz w:val="20"/>
            <w:rPrChange w:id="753" w:author="George F. Assis" w:date="2025-04-07T10:20:00Z">
              <w:rPr/>
            </w:rPrChange>
          </w:rPr>
          <w:delText>]. Completed Diving Inspection Reports from field inspector’s markups by divers.  (</w:delText>
        </w:r>
        <w:r w:rsidRPr="007B48C6" w:rsidDel="004508D2">
          <w:rPr>
            <w:sz w:val="20"/>
            <w:rPrChange w:id="754" w:author="George F. Assis" w:date="2025-04-07T10:20:00Z">
              <w:rPr>
                <w:highlight w:val="yellow"/>
              </w:rPr>
            </w:rPrChange>
          </w:rPr>
          <w:delText>Dates?</w:delText>
        </w:r>
        <w:r w:rsidRPr="007B48C6" w:rsidDel="004508D2">
          <w:rPr>
            <w:sz w:val="20"/>
            <w:rPrChange w:id="755" w:author="George F. Assis" w:date="2025-04-07T10:20:00Z">
              <w:rPr/>
            </w:rPrChange>
          </w:rPr>
          <w:delText>)</w:delText>
        </w:r>
      </w:del>
      <w:ins w:id="756" w:author="George Fattal" w:date="2025-03-28T12:57:00Z">
        <w:del w:id="757" w:author="George F. Assis" w:date="2025-04-07T09:56:00Z">
          <w:r w:rsidR="002A68E2" w:rsidRPr="007B48C6" w:rsidDel="004508D2">
            <w:rPr>
              <w:sz w:val="20"/>
              <w:rPrChange w:id="758" w:author="George F. Assis" w:date="2025-04-07T10:20:00Z">
                <w:rPr/>
              </w:rPrChange>
            </w:rPr>
            <w:delText xml:space="preserve"> this is </w:delText>
          </w:r>
        </w:del>
      </w:ins>
      <w:ins w:id="759" w:author="George Fattal" w:date="2025-03-28T12:59:00Z">
        <w:del w:id="760" w:author="George F. Assis" w:date="2025-04-07T09:56:00Z">
          <w:r w:rsidR="002A68E2" w:rsidRPr="007B48C6" w:rsidDel="004508D2">
            <w:rPr>
              <w:sz w:val="20"/>
              <w:rPrChange w:id="761" w:author="George F. Assis" w:date="2025-04-07T10:20:00Z">
                <w:rPr/>
              </w:rPrChange>
            </w:rPr>
            <w:delText>2018-2045</w:delText>
          </w:r>
        </w:del>
      </w:ins>
    </w:p>
    <w:p w14:paraId="7FD22F2A" w14:textId="77777777" w:rsidR="005550AC" w:rsidRPr="007B48C6" w:rsidDel="004508D2" w:rsidRDefault="005550AC"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62" w:author="George F. Assis" w:date="2025-04-07T09:56:00Z"/>
          <w:sz w:val="20"/>
          <w:rPrChange w:id="763" w:author="George F. Assis" w:date="2025-04-07T10:20:00Z">
            <w:rPr>
              <w:del w:id="764" w:author="George F. Assis" w:date="2025-04-07T09:56:00Z"/>
            </w:rPr>
          </w:rPrChange>
        </w:rPr>
      </w:pPr>
    </w:p>
    <w:p w14:paraId="3D6866B4" w14:textId="77777777" w:rsidR="005550AC" w:rsidRPr="007B48C6" w:rsidDel="004508D2" w:rsidRDefault="00511493"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65" w:author="George F. Assis" w:date="2025-04-07T09:56:00Z"/>
          <w:sz w:val="20"/>
          <w:rPrChange w:id="766" w:author="George F. Assis" w:date="2025-04-07T10:20:00Z">
            <w:rPr>
              <w:del w:id="767" w:author="George F. Assis" w:date="2025-04-07T09:56:00Z"/>
            </w:rPr>
          </w:rPrChange>
        </w:rPr>
      </w:pPr>
      <w:del w:id="768" w:author="George F. Assis" w:date="2025-04-07T09:56:00Z">
        <w:r w:rsidRPr="007B48C6" w:rsidDel="004508D2">
          <w:rPr>
            <w:b/>
            <w:bCs/>
            <w:sz w:val="20"/>
            <w:rPrChange w:id="769" w:author="George F. Assis" w:date="2025-04-07T10:20:00Z">
              <w:rPr>
                <w:b/>
                <w:bCs/>
              </w:rPr>
            </w:rPrChange>
          </w:rPr>
          <w:delText>Town of Hempstead, Lido Beach, Hempstead, NY -</w:delText>
        </w:r>
        <w:r w:rsidRPr="007B48C6" w:rsidDel="004508D2">
          <w:rPr>
            <w:sz w:val="20"/>
            <w:rPrChange w:id="770" w:author="George F. Assis" w:date="2025-04-07T10:20:00Z">
              <w:rPr/>
            </w:rPrChange>
          </w:rPr>
          <w:delText xml:space="preserve"> [</w:delText>
        </w:r>
      </w:del>
      <w:ins w:id="771" w:author="George Fattal" w:date="2025-03-28T12:38:00Z">
        <w:del w:id="772" w:author="George F. Assis" w:date="2025-04-07T09:56:00Z">
          <w:r w:rsidR="007921C3" w:rsidRPr="007B48C6" w:rsidDel="004508D2">
            <w:rPr>
              <w:sz w:val="20"/>
              <w:rPrChange w:id="773" w:author="George F. Assis" w:date="2025-04-07T10:20:00Z">
                <w:rPr/>
              </w:rPrChange>
            </w:rPr>
            <w:delText>Cad Designer</w:delText>
          </w:r>
        </w:del>
      </w:ins>
      <w:del w:id="774" w:author="George F. Assis" w:date="2025-04-07T09:56:00Z">
        <w:r w:rsidRPr="007B48C6" w:rsidDel="004508D2">
          <w:rPr>
            <w:sz w:val="20"/>
            <w:rPrChange w:id="775" w:author="George F. Assis" w:date="2025-04-07T10:20:00Z">
              <w:rPr>
                <w:highlight w:val="yellow"/>
              </w:rPr>
            </w:rPrChange>
          </w:rPr>
          <w:delText>Project Role?</w:delText>
        </w:r>
        <w:r w:rsidRPr="007B48C6" w:rsidDel="004508D2">
          <w:rPr>
            <w:sz w:val="20"/>
            <w:rPrChange w:id="776" w:author="George F. Assis" w:date="2025-04-07T10:20:00Z">
              <w:rPr/>
            </w:rPrChange>
          </w:rPr>
          <w:delText>]. Created and developed coastal revetment diagrams from the client’s multiple option details.  (</w:delText>
        </w:r>
        <w:r w:rsidRPr="007B48C6" w:rsidDel="004508D2">
          <w:rPr>
            <w:sz w:val="20"/>
            <w:rPrChange w:id="777" w:author="George F. Assis" w:date="2025-04-07T10:20:00Z">
              <w:rPr>
                <w:highlight w:val="yellow"/>
              </w:rPr>
            </w:rPrChange>
          </w:rPr>
          <w:delText>Dates?</w:delText>
        </w:r>
        <w:r w:rsidRPr="007B48C6" w:rsidDel="004508D2">
          <w:rPr>
            <w:sz w:val="20"/>
            <w:rPrChange w:id="778" w:author="George F. Assis" w:date="2025-04-07T10:20:00Z">
              <w:rPr/>
            </w:rPrChange>
          </w:rPr>
          <w:delText>)</w:delText>
        </w:r>
      </w:del>
      <w:ins w:id="779" w:author="George Fattal" w:date="2025-03-28T12:59:00Z">
        <w:del w:id="780" w:author="George F. Assis" w:date="2025-04-07T09:56:00Z">
          <w:r w:rsidR="002A68E2" w:rsidRPr="007B48C6" w:rsidDel="004508D2">
            <w:rPr>
              <w:sz w:val="20"/>
              <w:rPrChange w:id="781" w:author="George F. Assis" w:date="2025-04-07T10:20:00Z">
                <w:rPr/>
              </w:rPrChange>
            </w:rPr>
            <w:delText>this is</w:delText>
          </w:r>
        </w:del>
      </w:ins>
      <w:ins w:id="782" w:author="George Fattal" w:date="2025-03-28T13:05:00Z">
        <w:del w:id="783" w:author="George F. Assis" w:date="2025-04-07T09:56:00Z">
          <w:r w:rsidR="004007D9" w:rsidRPr="007B48C6" w:rsidDel="004508D2">
            <w:rPr>
              <w:sz w:val="20"/>
              <w:rPrChange w:id="784" w:author="George F. Assis" w:date="2025-04-07T10:20:00Z">
                <w:rPr/>
              </w:rPrChange>
            </w:rPr>
            <w:delText xml:space="preserve"> 2016-1868</w:delText>
          </w:r>
        </w:del>
      </w:ins>
    </w:p>
    <w:p w14:paraId="6938D863" w14:textId="77777777" w:rsidR="005550AC" w:rsidRPr="007B48C6" w:rsidDel="007B48C6" w:rsidRDefault="005550AC"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85" w:author="George F. Assis" w:date="2025-04-07T10:20:00Z"/>
          <w:sz w:val="20"/>
          <w:rPrChange w:id="786" w:author="George F. Assis" w:date="2025-04-07T10:20:00Z">
            <w:rPr>
              <w:del w:id="787" w:author="George F. Assis" w:date="2025-04-07T10:20:00Z"/>
            </w:rPr>
          </w:rPrChange>
        </w:rPr>
      </w:pPr>
    </w:p>
    <w:p w14:paraId="44D2355E" w14:textId="77777777" w:rsidR="005550AC" w:rsidRPr="007B48C6" w:rsidDel="007B48C6" w:rsidRDefault="00511493"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88" w:author="George F. Assis" w:date="2025-04-07T10:20:00Z"/>
          <w:sz w:val="20"/>
          <w:rPrChange w:id="789" w:author="George F. Assis" w:date="2025-04-07T10:20:00Z">
            <w:rPr>
              <w:del w:id="790" w:author="George F. Assis" w:date="2025-04-07T10:20:00Z"/>
            </w:rPr>
          </w:rPrChange>
        </w:rPr>
      </w:pPr>
      <w:del w:id="791" w:author="George F. Assis" w:date="2025-04-07T10:20:00Z">
        <w:r w:rsidRPr="007B48C6" w:rsidDel="007B48C6">
          <w:rPr>
            <w:b/>
            <w:bCs/>
            <w:sz w:val="20"/>
            <w:rPrChange w:id="792" w:author="George F. Assis" w:date="2025-04-07T10:20:00Z">
              <w:rPr>
                <w:b/>
                <w:bCs/>
              </w:rPr>
            </w:rPrChange>
          </w:rPr>
          <w:delText>PANYNJ, Biennial Inspection of George Washington Bridge New York Approach Henry Hudson Ramps, Manhattan, NY -</w:delText>
        </w:r>
        <w:r w:rsidRPr="007B48C6" w:rsidDel="007B48C6">
          <w:rPr>
            <w:sz w:val="20"/>
            <w:rPrChange w:id="793" w:author="George F. Assis" w:date="2025-04-07T10:20:00Z">
              <w:rPr/>
            </w:rPrChange>
          </w:rPr>
          <w:delText xml:space="preserve"> [</w:delText>
        </w:r>
        <w:r w:rsidRPr="007B48C6" w:rsidDel="007B48C6">
          <w:rPr>
            <w:sz w:val="20"/>
            <w:rPrChange w:id="794" w:author="George F. Assis" w:date="2025-04-07T10:20:00Z">
              <w:rPr>
                <w:highlight w:val="yellow"/>
              </w:rPr>
            </w:rPrChange>
          </w:rPr>
          <w:delText>Project Role?</w:delText>
        </w:r>
        <w:r w:rsidRPr="007B48C6" w:rsidDel="007B48C6">
          <w:rPr>
            <w:sz w:val="20"/>
            <w:rPrChange w:id="795" w:author="George F. Assis" w:date="2025-04-07T10:20:00Z">
              <w:rPr/>
            </w:rPrChange>
          </w:rPr>
          <w:delText xml:space="preserve">]. </w:delText>
        </w:r>
        <w:r w:rsidR="007E758B" w:rsidRPr="007B48C6" w:rsidDel="007B48C6">
          <w:rPr>
            <w:sz w:val="20"/>
            <w:rPrChange w:id="796" w:author="George F. Assis" w:date="2025-04-07T10:20:00Z">
              <w:rPr/>
            </w:rPrChange>
          </w:rPr>
          <w:delText>Developed AutoCAD deficiency callouts and photo location plans.  (</w:delText>
        </w:r>
        <w:r w:rsidR="007E758B" w:rsidRPr="007B48C6" w:rsidDel="007B48C6">
          <w:rPr>
            <w:sz w:val="20"/>
            <w:rPrChange w:id="797" w:author="George F. Assis" w:date="2025-04-07T10:20:00Z">
              <w:rPr>
                <w:highlight w:val="yellow"/>
              </w:rPr>
            </w:rPrChange>
          </w:rPr>
          <w:delText>Dates?</w:delText>
        </w:r>
        <w:r w:rsidR="007E758B" w:rsidRPr="007B48C6" w:rsidDel="007B48C6">
          <w:rPr>
            <w:sz w:val="20"/>
            <w:rPrChange w:id="798" w:author="George F. Assis" w:date="2025-04-07T10:20:00Z">
              <w:rPr/>
            </w:rPrChange>
          </w:rPr>
          <w:delText>)</w:delText>
        </w:r>
      </w:del>
    </w:p>
    <w:p w14:paraId="4F562419" w14:textId="77777777" w:rsidR="005550AC" w:rsidRPr="007B48C6" w:rsidDel="007B48C6" w:rsidRDefault="005550AC"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799" w:author="George F. Assis" w:date="2025-04-07T10:20:00Z"/>
          <w:sz w:val="20"/>
          <w:rPrChange w:id="800" w:author="George F. Assis" w:date="2025-04-07T10:20:00Z">
            <w:rPr>
              <w:del w:id="801" w:author="George F. Assis" w:date="2025-04-07T10:20:00Z"/>
            </w:rPr>
          </w:rPrChange>
        </w:rPr>
      </w:pPr>
    </w:p>
    <w:p w14:paraId="36B3C1D4" w14:textId="77777777" w:rsidR="005550AC" w:rsidRPr="007B48C6" w:rsidDel="004508D2" w:rsidRDefault="007E758B"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802" w:author="George F. Assis" w:date="2025-04-07T09:56:00Z"/>
          <w:b/>
          <w:bCs/>
          <w:sz w:val="20"/>
          <w:u w:val="single"/>
          <w:rPrChange w:id="803" w:author="George F. Assis" w:date="2025-04-07T10:20:00Z">
            <w:rPr>
              <w:del w:id="804" w:author="George F. Assis" w:date="2025-04-07T09:56:00Z"/>
              <w:b/>
              <w:bCs/>
              <w:u w:val="single"/>
            </w:rPr>
          </w:rPrChange>
        </w:rPr>
      </w:pPr>
      <w:del w:id="805" w:author="George F. Assis" w:date="2025-04-07T09:56:00Z">
        <w:r w:rsidRPr="007B48C6" w:rsidDel="004508D2">
          <w:rPr>
            <w:b/>
            <w:bCs/>
            <w:sz w:val="20"/>
            <w:u w:val="single"/>
            <w:rPrChange w:id="806" w:author="George F. Assis" w:date="2025-04-07T10:20:00Z">
              <w:rPr>
                <w:b/>
                <w:bCs/>
                <w:u w:val="single"/>
              </w:rPr>
            </w:rPrChange>
          </w:rPr>
          <w:delText>Other projects include:</w:delText>
        </w:r>
      </w:del>
    </w:p>
    <w:p w14:paraId="291FA753" w14:textId="77777777" w:rsidR="007E758B" w:rsidRPr="007B48C6" w:rsidDel="004508D2" w:rsidRDefault="007E758B"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807" w:author="George F. Assis" w:date="2025-04-07T09:56:00Z"/>
          <w:sz w:val="20"/>
          <w:rPrChange w:id="808" w:author="George F. Assis" w:date="2025-04-07T10:20:00Z">
            <w:rPr>
              <w:del w:id="809" w:author="George F. Assis" w:date="2025-04-07T09:56:00Z"/>
            </w:rPr>
          </w:rPrChange>
        </w:rPr>
      </w:pPr>
    </w:p>
    <w:p w14:paraId="3E62F5AB" w14:textId="77777777" w:rsidR="007E758B" w:rsidRPr="007B48C6" w:rsidDel="004508D2" w:rsidRDefault="00FB29EB"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810" w:author="George F. Assis" w:date="2025-04-07T09:56:00Z"/>
          <w:sz w:val="20"/>
          <w:rPrChange w:id="811" w:author="George F. Assis" w:date="2025-04-07T10:20:00Z">
            <w:rPr>
              <w:del w:id="812" w:author="George F. Assis" w:date="2025-04-07T09:56:00Z"/>
            </w:rPr>
          </w:rPrChange>
        </w:rPr>
      </w:pPr>
      <w:del w:id="813" w:author="George F. Assis" w:date="2025-04-07T09:56:00Z">
        <w:r w:rsidRPr="007B48C6" w:rsidDel="004508D2">
          <w:rPr>
            <w:b/>
            <w:bCs/>
            <w:sz w:val="20"/>
            <w:rPrChange w:id="814" w:author="George F. Assis" w:date="2025-04-07T10:20:00Z">
              <w:rPr>
                <w:b/>
                <w:bCs/>
              </w:rPr>
            </w:rPrChange>
          </w:rPr>
          <w:delText>MTA Long Island Rail Road (MTA LIRR), Morris Park Locomotive Shop</w:delText>
        </w:r>
        <w:r w:rsidR="002A6776" w:rsidRPr="007B48C6" w:rsidDel="004508D2">
          <w:rPr>
            <w:b/>
            <w:bCs/>
            <w:sz w:val="20"/>
            <w:rPrChange w:id="815" w:author="George F. Assis" w:date="2025-04-07T10:20:00Z">
              <w:rPr>
                <w:b/>
                <w:bCs/>
              </w:rPr>
            </w:rPrChange>
          </w:rPr>
          <w:delText>, Queens, NY -</w:delText>
        </w:r>
        <w:r w:rsidRPr="007B48C6" w:rsidDel="004508D2">
          <w:rPr>
            <w:sz w:val="20"/>
            <w:rPrChange w:id="816" w:author="George F. Assis" w:date="2025-04-07T10:20:00Z">
              <w:rPr/>
            </w:rPrChange>
          </w:rPr>
          <w:delText xml:space="preserve"> Boring </w:delText>
        </w:r>
        <w:r w:rsidR="002A6776" w:rsidRPr="007B48C6" w:rsidDel="004508D2">
          <w:rPr>
            <w:sz w:val="20"/>
            <w:rPrChange w:id="817" w:author="George F. Assis" w:date="2025-04-07T10:20:00Z">
              <w:rPr/>
            </w:rPrChange>
          </w:rPr>
          <w:delText>s</w:delText>
        </w:r>
        <w:r w:rsidRPr="007B48C6" w:rsidDel="004508D2">
          <w:rPr>
            <w:sz w:val="20"/>
            <w:rPrChange w:id="818" w:author="George F. Assis" w:date="2025-04-07T10:20:00Z">
              <w:rPr/>
            </w:rPrChange>
          </w:rPr>
          <w:delText xml:space="preserve">ubsurface </w:delText>
        </w:r>
        <w:r w:rsidR="002A6776" w:rsidRPr="007B48C6" w:rsidDel="004508D2">
          <w:rPr>
            <w:sz w:val="20"/>
            <w:rPrChange w:id="819" w:author="George F. Assis" w:date="2025-04-07T10:20:00Z">
              <w:rPr/>
            </w:rPrChange>
          </w:rPr>
          <w:delText>p</w:delText>
        </w:r>
        <w:r w:rsidRPr="007B48C6" w:rsidDel="004508D2">
          <w:rPr>
            <w:sz w:val="20"/>
            <w:rPrChange w:id="820" w:author="George F. Assis" w:date="2025-04-07T10:20:00Z">
              <w:rPr/>
            </w:rPrChange>
          </w:rPr>
          <w:delText xml:space="preserve">rofiles and </w:delText>
        </w:r>
        <w:r w:rsidR="002A6776" w:rsidRPr="007B48C6" w:rsidDel="004508D2">
          <w:rPr>
            <w:sz w:val="20"/>
            <w:rPrChange w:id="821" w:author="George F. Assis" w:date="2025-04-07T10:20:00Z">
              <w:rPr/>
            </w:rPrChange>
          </w:rPr>
          <w:delText>l</w:delText>
        </w:r>
        <w:r w:rsidRPr="007B48C6" w:rsidDel="004508D2">
          <w:rPr>
            <w:sz w:val="20"/>
            <w:rPrChange w:id="822" w:author="George F. Assis" w:date="2025-04-07T10:20:00Z">
              <w:rPr/>
            </w:rPrChange>
          </w:rPr>
          <w:delText xml:space="preserve">ocation </w:delText>
        </w:r>
        <w:r w:rsidR="002A6776" w:rsidRPr="007B48C6" w:rsidDel="004508D2">
          <w:rPr>
            <w:sz w:val="20"/>
            <w:rPrChange w:id="823" w:author="George F. Assis" w:date="2025-04-07T10:20:00Z">
              <w:rPr/>
            </w:rPrChange>
          </w:rPr>
          <w:delText>p</w:delText>
        </w:r>
        <w:r w:rsidRPr="007B48C6" w:rsidDel="004508D2">
          <w:rPr>
            <w:sz w:val="20"/>
            <w:rPrChange w:id="824" w:author="George F. Assis" w:date="2025-04-07T10:20:00Z">
              <w:rPr/>
            </w:rPrChange>
          </w:rPr>
          <w:delText>lans with MicroStation</w:delText>
        </w:r>
        <w:r w:rsidR="002A6776" w:rsidRPr="007B48C6" w:rsidDel="004508D2">
          <w:rPr>
            <w:sz w:val="20"/>
            <w:rPrChange w:id="825" w:author="George F. Assis" w:date="2025-04-07T10:20:00Z">
              <w:rPr/>
            </w:rPrChange>
          </w:rPr>
          <w:delText>.  (</w:delText>
        </w:r>
        <w:r w:rsidR="002A6776" w:rsidRPr="007B48C6" w:rsidDel="004508D2">
          <w:rPr>
            <w:sz w:val="20"/>
            <w:rPrChange w:id="826" w:author="George F. Assis" w:date="2025-04-07T10:20:00Z">
              <w:rPr>
                <w:highlight w:val="yellow"/>
              </w:rPr>
            </w:rPrChange>
          </w:rPr>
          <w:delText>Dates?</w:delText>
        </w:r>
        <w:r w:rsidR="002A6776" w:rsidRPr="007B48C6" w:rsidDel="004508D2">
          <w:rPr>
            <w:sz w:val="20"/>
            <w:rPrChange w:id="827" w:author="George F. Assis" w:date="2025-04-07T10:20:00Z">
              <w:rPr/>
            </w:rPrChange>
          </w:rPr>
          <w:delText>)</w:delText>
        </w:r>
      </w:del>
    </w:p>
    <w:p w14:paraId="757764C7" w14:textId="77777777" w:rsidR="005550AC" w:rsidRPr="007B48C6" w:rsidDel="004508D2" w:rsidRDefault="005550AC"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828" w:author="George F. Assis" w:date="2025-04-07T09:56:00Z"/>
          <w:sz w:val="20"/>
          <w:rPrChange w:id="829" w:author="George F. Assis" w:date="2025-04-07T10:20:00Z">
            <w:rPr>
              <w:del w:id="830" w:author="George F. Assis" w:date="2025-04-07T09:56:00Z"/>
            </w:rPr>
          </w:rPrChange>
        </w:rPr>
      </w:pPr>
    </w:p>
    <w:p w14:paraId="00622753" w14:textId="77777777" w:rsidR="00511493" w:rsidRPr="007B48C6" w:rsidDel="004508D2" w:rsidRDefault="00FB29EB"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831" w:author="George F. Assis" w:date="2025-04-07T09:56:00Z"/>
          <w:sz w:val="20"/>
          <w:rPrChange w:id="832" w:author="George F. Assis" w:date="2025-04-07T10:20:00Z">
            <w:rPr>
              <w:del w:id="833" w:author="George F. Assis" w:date="2025-04-07T09:56:00Z"/>
            </w:rPr>
          </w:rPrChange>
        </w:rPr>
      </w:pPr>
      <w:del w:id="834" w:author="George F. Assis" w:date="2025-04-07T09:56:00Z">
        <w:r w:rsidRPr="007B48C6" w:rsidDel="004508D2">
          <w:rPr>
            <w:b/>
            <w:bCs/>
            <w:sz w:val="20"/>
            <w:rPrChange w:id="835" w:author="George F. Assis" w:date="2025-04-07T10:20:00Z">
              <w:rPr>
                <w:b/>
                <w:bCs/>
              </w:rPr>
            </w:rPrChange>
          </w:rPr>
          <w:delText>MTA Metro-North</w:delText>
        </w:r>
        <w:r w:rsidR="008B004C" w:rsidRPr="007B48C6" w:rsidDel="004508D2">
          <w:rPr>
            <w:b/>
            <w:bCs/>
            <w:sz w:val="20"/>
            <w:rPrChange w:id="836" w:author="George F. Assis" w:date="2025-04-07T10:20:00Z">
              <w:rPr>
                <w:b/>
                <w:bCs/>
              </w:rPr>
            </w:rPrChange>
          </w:rPr>
          <w:delText xml:space="preserve"> Railroad (MTA MNR)</w:delText>
        </w:r>
        <w:r w:rsidR="002A6776" w:rsidRPr="007B48C6" w:rsidDel="004508D2">
          <w:rPr>
            <w:b/>
            <w:bCs/>
            <w:sz w:val="20"/>
            <w:rPrChange w:id="837" w:author="George F. Assis" w:date="2025-04-07T10:20:00Z">
              <w:rPr>
                <w:b/>
                <w:bCs/>
              </w:rPr>
            </w:rPrChange>
          </w:rPr>
          <w:delText>, Beacon Rail Trail Bridge, Beacon, NY -</w:delText>
        </w:r>
        <w:r w:rsidR="002A6776" w:rsidRPr="007B48C6" w:rsidDel="004508D2">
          <w:rPr>
            <w:sz w:val="20"/>
            <w:rPrChange w:id="838" w:author="George F. Assis" w:date="2025-04-07T10:20:00Z">
              <w:rPr/>
            </w:rPrChange>
          </w:rPr>
          <w:delText xml:space="preserve"> Design alterations.  (</w:delText>
        </w:r>
        <w:r w:rsidR="002A6776" w:rsidRPr="007B48C6" w:rsidDel="004508D2">
          <w:rPr>
            <w:sz w:val="20"/>
            <w:rPrChange w:id="839" w:author="George F. Assis" w:date="2025-04-07T10:20:00Z">
              <w:rPr>
                <w:highlight w:val="yellow"/>
              </w:rPr>
            </w:rPrChange>
          </w:rPr>
          <w:delText>Dates?</w:delText>
        </w:r>
        <w:r w:rsidR="002A6776" w:rsidRPr="007B48C6" w:rsidDel="004508D2">
          <w:rPr>
            <w:sz w:val="20"/>
            <w:rPrChange w:id="840" w:author="George F. Assis" w:date="2025-04-07T10:20:00Z">
              <w:rPr/>
            </w:rPrChange>
          </w:rPr>
          <w:delText>)</w:delText>
        </w:r>
      </w:del>
    </w:p>
    <w:p w14:paraId="508B4689" w14:textId="77777777" w:rsidR="00511493" w:rsidRPr="007B48C6" w:rsidDel="004508D2" w:rsidRDefault="00511493"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841" w:author="George F. Assis" w:date="2025-04-07T09:56:00Z"/>
          <w:sz w:val="20"/>
          <w:rPrChange w:id="842" w:author="George F. Assis" w:date="2025-04-07T10:20:00Z">
            <w:rPr>
              <w:del w:id="843" w:author="George F. Assis" w:date="2025-04-07T09:56:00Z"/>
            </w:rPr>
          </w:rPrChange>
        </w:rPr>
      </w:pPr>
    </w:p>
    <w:p w14:paraId="0A1DD622" w14:textId="77777777" w:rsidR="007E758B" w:rsidRPr="007B48C6" w:rsidDel="004508D2" w:rsidRDefault="00FB3C5D" w:rsidP="00FB3C5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844" w:author="George F. Assis" w:date="2025-04-07T09:56:00Z"/>
          <w:sz w:val="20"/>
          <w:rPrChange w:id="845" w:author="George F. Assis" w:date="2025-04-07T10:20:00Z">
            <w:rPr>
              <w:del w:id="846" w:author="George F. Assis" w:date="2025-04-07T09:56:00Z"/>
            </w:rPr>
          </w:rPrChange>
        </w:rPr>
      </w:pPr>
      <w:del w:id="847" w:author="George F. Assis" w:date="2025-04-07T09:56:00Z">
        <w:r w:rsidRPr="007B48C6" w:rsidDel="004508D2">
          <w:rPr>
            <w:b/>
            <w:bCs/>
            <w:sz w:val="20"/>
            <w:rPrChange w:id="848" w:author="George F. Assis" w:date="2025-04-07T10:20:00Z">
              <w:rPr>
                <w:b/>
                <w:bCs/>
              </w:rPr>
            </w:rPrChange>
          </w:rPr>
          <w:delText>Burlington County,</w:delText>
        </w:r>
        <w:r w:rsidR="005550AC" w:rsidRPr="007B48C6" w:rsidDel="004508D2">
          <w:rPr>
            <w:b/>
            <w:bCs/>
            <w:sz w:val="20"/>
            <w:rPrChange w:id="849" w:author="George F. Assis" w:date="2025-04-07T10:20:00Z">
              <w:rPr>
                <w:b/>
                <w:bCs/>
              </w:rPr>
            </w:rPrChange>
          </w:rPr>
          <w:delText xml:space="preserve"> </w:delText>
        </w:r>
        <w:r w:rsidRPr="007B48C6" w:rsidDel="004508D2">
          <w:rPr>
            <w:b/>
            <w:bCs/>
            <w:kern w:val="20"/>
            <w:sz w:val="20"/>
            <w:rPrChange w:id="850" w:author="George F. Assis" w:date="2025-04-07T10:20:00Z">
              <w:rPr>
                <w:b/>
                <w:bCs/>
                <w:kern w:val="20"/>
                <w:szCs w:val="19"/>
              </w:rPr>
            </w:rPrChange>
          </w:rPr>
          <w:delText xml:space="preserve">Emergency Services Training Center, </w:delText>
        </w:r>
        <w:r w:rsidR="007E758B" w:rsidRPr="007B48C6" w:rsidDel="004508D2">
          <w:rPr>
            <w:b/>
            <w:bCs/>
            <w:sz w:val="20"/>
            <w:rPrChange w:id="851" w:author="George F. Assis" w:date="2025-04-07T10:20:00Z">
              <w:rPr>
                <w:b/>
                <w:bCs/>
              </w:rPr>
            </w:rPrChange>
          </w:rPr>
          <w:delText>Fire Academy Inspection</w:delText>
        </w:r>
        <w:r w:rsidRPr="007B48C6" w:rsidDel="004508D2">
          <w:rPr>
            <w:b/>
            <w:bCs/>
            <w:sz w:val="20"/>
            <w:rPrChange w:id="852" w:author="George F. Assis" w:date="2025-04-07T10:20:00Z">
              <w:rPr>
                <w:b/>
                <w:bCs/>
              </w:rPr>
            </w:rPrChange>
          </w:rPr>
          <w:delText>, Westampton, NJ -</w:delText>
        </w:r>
        <w:r w:rsidRPr="007B48C6" w:rsidDel="004508D2">
          <w:rPr>
            <w:sz w:val="20"/>
            <w:rPrChange w:id="853" w:author="George F. Assis" w:date="2025-04-07T10:20:00Z">
              <w:rPr/>
            </w:rPrChange>
          </w:rPr>
          <w:delText xml:space="preserve"> </w:delText>
        </w:r>
        <w:r w:rsidR="007E758B" w:rsidRPr="007B48C6" w:rsidDel="004508D2">
          <w:rPr>
            <w:sz w:val="20"/>
            <w:rPrChange w:id="854" w:author="George F. Assis" w:date="2025-04-07T10:20:00Z">
              <w:rPr/>
            </w:rPrChange>
          </w:rPr>
          <w:delText>AutoCAD file development</w:delText>
        </w:r>
        <w:r w:rsidRPr="007B48C6" w:rsidDel="004508D2">
          <w:rPr>
            <w:sz w:val="20"/>
            <w:rPrChange w:id="855" w:author="George F. Assis" w:date="2025-04-07T10:20:00Z">
              <w:rPr/>
            </w:rPrChange>
          </w:rPr>
          <w:delText>.  (</w:delText>
        </w:r>
        <w:r w:rsidRPr="007B48C6" w:rsidDel="004508D2">
          <w:rPr>
            <w:sz w:val="20"/>
            <w:rPrChange w:id="856" w:author="George F. Assis" w:date="2025-04-07T10:20:00Z">
              <w:rPr>
                <w:highlight w:val="yellow"/>
              </w:rPr>
            </w:rPrChange>
          </w:rPr>
          <w:delText>Dates?</w:delText>
        </w:r>
        <w:r w:rsidRPr="007B48C6" w:rsidDel="004508D2">
          <w:rPr>
            <w:sz w:val="20"/>
            <w:rPrChange w:id="857" w:author="George F. Assis" w:date="2025-04-07T10:20:00Z">
              <w:rPr/>
            </w:rPrChange>
          </w:rPr>
          <w:delText>)</w:delText>
        </w:r>
      </w:del>
    </w:p>
    <w:p w14:paraId="35AC887B" w14:textId="77777777" w:rsidR="00FB3C5D" w:rsidRPr="007B48C6" w:rsidDel="004508D2" w:rsidRDefault="00FB3C5D" w:rsidP="00FB3C5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858" w:author="George F. Assis" w:date="2025-04-07T09:56:00Z"/>
          <w:sz w:val="20"/>
          <w:rPrChange w:id="859" w:author="George F. Assis" w:date="2025-04-07T10:20:00Z">
            <w:rPr>
              <w:del w:id="860" w:author="George F. Assis" w:date="2025-04-07T09:56:00Z"/>
            </w:rPr>
          </w:rPrChange>
        </w:rPr>
      </w:pPr>
    </w:p>
    <w:p w14:paraId="36FC9E04" w14:textId="77777777" w:rsidR="007E758B" w:rsidRPr="007B48C6" w:rsidDel="004508D2" w:rsidRDefault="007E758B" w:rsidP="007E758B">
      <w:pPr>
        <w:widowControl/>
        <w:rPr>
          <w:del w:id="861" w:author="George F. Assis" w:date="2025-04-07T09:56:00Z"/>
          <w:rFonts w:ascii="Arial" w:hAnsi="Arial" w:cs="Arial"/>
          <w:rPrChange w:id="862" w:author="George F. Assis" w:date="2025-04-07T10:20:00Z">
            <w:rPr>
              <w:del w:id="863" w:author="George F. Assis" w:date="2025-04-07T09:56:00Z"/>
              <w:rFonts w:ascii="Arial" w:hAnsi="Arial" w:cs="Arial"/>
              <w:sz w:val="19"/>
            </w:rPr>
          </w:rPrChange>
        </w:rPr>
      </w:pPr>
      <w:del w:id="864" w:author="George F. Assis" w:date="2025-04-07T09:56:00Z">
        <w:r w:rsidRPr="007B48C6" w:rsidDel="004508D2">
          <w:rPr>
            <w:rFonts w:ascii="Arial" w:hAnsi="Arial" w:cs="Arial"/>
            <w:b/>
            <w:bCs/>
            <w:rPrChange w:id="865" w:author="George F. Assis" w:date="2025-04-07T10:20:00Z">
              <w:rPr>
                <w:rFonts w:ascii="Arial" w:hAnsi="Arial" w:cs="Arial"/>
                <w:b/>
                <w:bCs/>
                <w:sz w:val="19"/>
              </w:rPr>
            </w:rPrChange>
          </w:rPr>
          <w:delText>Con Edison, Gas Main</w:delText>
        </w:r>
        <w:r w:rsidR="00FB3C5D" w:rsidRPr="007B48C6" w:rsidDel="004508D2">
          <w:rPr>
            <w:rFonts w:ascii="Arial" w:hAnsi="Arial" w:cs="Arial"/>
            <w:b/>
            <w:bCs/>
            <w:rPrChange w:id="866" w:author="George F. Assis" w:date="2025-04-07T10:20:00Z">
              <w:rPr>
                <w:rFonts w:ascii="Arial" w:hAnsi="Arial" w:cs="Arial"/>
                <w:b/>
                <w:bCs/>
                <w:sz w:val="19"/>
              </w:rPr>
            </w:rPrChange>
          </w:rPr>
          <w:delText>, [Location?] -</w:delText>
        </w:r>
        <w:r w:rsidRPr="007B48C6" w:rsidDel="004508D2">
          <w:rPr>
            <w:rFonts w:ascii="Arial" w:hAnsi="Arial" w:cs="Arial"/>
            <w:rPrChange w:id="867" w:author="George F. Assis" w:date="2025-04-07T10:20:00Z">
              <w:rPr>
                <w:rFonts w:ascii="Arial" w:hAnsi="Arial" w:cs="Arial"/>
                <w:sz w:val="19"/>
              </w:rPr>
            </w:rPrChange>
          </w:rPr>
          <w:delText xml:space="preserve"> AutoCAD </w:delText>
        </w:r>
        <w:r w:rsidR="00FB3C5D" w:rsidRPr="007B48C6" w:rsidDel="004508D2">
          <w:rPr>
            <w:rFonts w:ascii="Arial" w:hAnsi="Arial" w:cs="Arial"/>
            <w:rPrChange w:id="868" w:author="George F. Assis" w:date="2025-04-07T10:20:00Z">
              <w:rPr>
                <w:rFonts w:ascii="Arial" w:hAnsi="Arial" w:cs="Arial"/>
                <w:sz w:val="19"/>
              </w:rPr>
            </w:rPrChange>
          </w:rPr>
          <w:delText>f</w:delText>
        </w:r>
        <w:r w:rsidRPr="007B48C6" w:rsidDel="004508D2">
          <w:rPr>
            <w:rFonts w:ascii="Arial" w:hAnsi="Arial" w:cs="Arial"/>
            <w:rPrChange w:id="869" w:author="George F. Assis" w:date="2025-04-07T10:20:00Z">
              <w:rPr>
                <w:rFonts w:ascii="Arial" w:hAnsi="Arial" w:cs="Arial"/>
                <w:sz w:val="19"/>
              </w:rPr>
            </w:rPrChange>
          </w:rPr>
          <w:delText xml:space="preserve">ile </w:delText>
        </w:r>
        <w:r w:rsidR="00FB3C5D" w:rsidRPr="007B48C6" w:rsidDel="004508D2">
          <w:rPr>
            <w:rFonts w:ascii="Arial" w:hAnsi="Arial" w:cs="Arial"/>
            <w:rPrChange w:id="870" w:author="George F. Assis" w:date="2025-04-07T10:20:00Z">
              <w:rPr>
                <w:rFonts w:ascii="Arial" w:hAnsi="Arial" w:cs="Arial"/>
                <w:sz w:val="19"/>
              </w:rPr>
            </w:rPrChange>
          </w:rPr>
          <w:delText>p</w:delText>
        </w:r>
        <w:r w:rsidRPr="007B48C6" w:rsidDel="004508D2">
          <w:rPr>
            <w:rFonts w:ascii="Arial" w:hAnsi="Arial" w:cs="Arial"/>
            <w:rPrChange w:id="871" w:author="George F. Assis" w:date="2025-04-07T10:20:00Z">
              <w:rPr>
                <w:rFonts w:ascii="Arial" w:hAnsi="Arial" w:cs="Arial"/>
                <w:sz w:val="19"/>
              </w:rPr>
            </w:rPrChange>
          </w:rPr>
          <w:delText xml:space="preserve">reparation and </w:delText>
        </w:r>
        <w:r w:rsidR="00FB3C5D" w:rsidRPr="007B48C6" w:rsidDel="004508D2">
          <w:rPr>
            <w:rFonts w:ascii="Arial" w:hAnsi="Arial" w:cs="Arial"/>
            <w:rPrChange w:id="872" w:author="George F. Assis" w:date="2025-04-07T10:20:00Z">
              <w:rPr>
                <w:rFonts w:ascii="Arial" w:hAnsi="Arial" w:cs="Arial"/>
                <w:sz w:val="19"/>
                <w:szCs w:val="19"/>
              </w:rPr>
            </w:rPrChange>
          </w:rPr>
          <w:delText>t</w:delText>
        </w:r>
        <w:r w:rsidRPr="007B48C6" w:rsidDel="004508D2">
          <w:rPr>
            <w:rFonts w:ascii="Arial" w:hAnsi="Arial" w:cs="Arial"/>
            <w:rPrChange w:id="873" w:author="George F. Assis" w:date="2025-04-07T10:20:00Z">
              <w:rPr>
                <w:rFonts w:ascii="Arial" w:hAnsi="Arial" w:cs="Arial"/>
                <w:sz w:val="19"/>
                <w:szCs w:val="19"/>
              </w:rPr>
            </w:rPrChange>
          </w:rPr>
          <w:delText>ransmission</w:delText>
        </w:r>
        <w:r w:rsidR="00FB3C5D" w:rsidRPr="007B48C6" w:rsidDel="004508D2">
          <w:rPr>
            <w:rFonts w:ascii="Arial" w:hAnsi="Arial" w:cs="Arial"/>
            <w:rPrChange w:id="874" w:author="George F. Assis" w:date="2025-04-07T10:20:00Z">
              <w:rPr>
                <w:rFonts w:ascii="Arial" w:hAnsi="Arial" w:cs="Arial"/>
                <w:sz w:val="19"/>
                <w:szCs w:val="19"/>
              </w:rPr>
            </w:rPrChange>
          </w:rPr>
          <w:delText>.  (</w:delText>
        </w:r>
        <w:r w:rsidR="00FB3C5D" w:rsidRPr="007B48C6" w:rsidDel="004508D2">
          <w:rPr>
            <w:rFonts w:ascii="Arial" w:hAnsi="Arial" w:cs="Arial"/>
            <w:rPrChange w:id="875" w:author="George F. Assis" w:date="2025-04-07T10:20:00Z">
              <w:rPr>
                <w:rFonts w:ascii="Arial" w:hAnsi="Arial" w:cs="Arial"/>
                <w:sz w:val="19"/>
                <w:szCs w:val="19"/>
                <w:highlight w:val="yellow"/>
              </w:rPr>
            </w:rPrChange>
          </w:rPr>
          <w:delText>Dates?</w:delText>
        </w:r>
        <w:r w:rsidR="00FB3C5D" w:rsidRPr="007B48C6" w:rsidDel="004508D2">
          <w:rPr>
            <w:rFonts w:ascii="Arial" w:hAnsi="Arial" w:cs="Arial"/>
            <w:rPrChange w:id="876" w:author="George F. Assis" w:date="2025-04-07T10:20:00Z">
              <w:rPr>
                <w:rFonts w:ascii="Arial" w:hAnsi="Arial" w:cs="Arial"/>
                <w:sz w:val="19"/>
                <w:szCs w:val="19"/>
              </w:rPr>
            </w:rPrChange>
          </w:rPr>
          <w:delText>)</w:delText>
        </w:r>
      </w:del>
    </w:p>
    <w:p w14:paraId="1446D64C" w14:textId="77777777" w:rsidR="00FB3C5D" w:rsidRPr="007B48C6" w:rsidDel="004508D2" w:rsidRDefault="00FB3C5D" w:rsidP="007E758B">
      <w:pPr>
        <w:widowControl/>
        <w:rPr>
          <w:del w:id="877" w:author="George F. Assis" w:date="2025-04-07T09:56:00Z"/>
          <w:rFonts w:ascii="Arial" w:hAnsi="Arial" w:cs="Arial"/>
          <w:rPrChange w:id="878" w:author="George F. Assis" w:date="2025-04-07T10:20:00Z">
            <w:rPr>
              <w:del w:id="879" w:author="George F. Assis" w:date="2025-04-07T09:56:00Z"/>
              <w:rFonts w:ascii="Arial" w:hAnsi="Arial" w:cs="Arial"/>
              <w:sz w:val="19"/>
            </w:rPr>
          </w:rPrChange>
        </w:rPr>
      </w:pPr>
    </w:p>
    <w:p w14:paraId="7C97E916" w14:textId="77777777" w:rsidR="007E758B" w:rsidRPr="007B48C6" w:rsidDel="004508D2" w:rsidRDefault="008B004C" w:rsidP="007E758B">
      <w:pPr>
        <w:widowControl/>
        <w:rPr>
          <w:del w:id="880" w:author="George F. Assis" w:date="2025-04-07T09:56:00Z"/>
          <w:rFonts w:ascii="Arial" w:hAnsi="Arial" w:cs="Arial"/>
          <w:rPrChange w:id="881" w:author="George F. Assis" w:date="2025-04-07T10:20:00Z">
            <w:rPr>
              <w:del w:id="882" w:author="George F. Assis" w:date="2025-04-07T09:56:00Z"/>
              <w:rFonts w:ascii="Arial" w:hAnsi="Arial" w:cs="Arial"/>
              <w:sz w:val="19"/>
            </w:rPr>
          </w:rPrChange>
        </w:rPr>
      </w:pPr>
      <w:del w:id="883" w:author="George F. Assis" w:date="2025-04-07T09:56:00Z">
        <w:r w:rsidRPr="007B48C6" w:rsidDel="004508D2">
          <w:rPr>
            <w:rFonts w:ascii="Arial" w:hAnsi="Arial" w:cs="Arial"/>
            <w:b/>
            <w:bCs/>
            <w:rPrChange w:id="884" w:author="George F. Assis" w:date="2025-04-07T10:20:00Z">
              <w:rPr>
                <w:rFonts w:ascii="Arial" w:hAnsi="Arial" w:cs="Arial"/>
                <w:b/>
                <w:bCs/>
                <w:sz w:val="19"/>
              </w:rPr>
            </w:rPrChange>
          </w:rPr>
          <w:delText xml:space="preserve">MTA MNR, </w:delText>
        </w:r>
        <w:r w:rsidR="007E758B" w:rsidRPr="007B48C6" w:rsidDel="004508D2">
          <w:rPr>
            <w:rFonts w:ascii="Arial" w:hAnsi="Arial" w:cs="Arial"/>
            <w:b/>
            <w:bCs/>
            <w:rPrChange w:id="885" w:author="George F. Assis" w:date="2025-04-07T10:20:00Z">
              <w:rPr>
                <w:rFonts w:ascii="Arial" w:hAnsi="Arial" w:cs="Arial"/>
                <w:b/>
                <w:bCs/>
                <w:sz w:val="19"/>
              </w:rPr>
            </w:rPrChange>
          </w:rPr>
          <w:delText xml:space="preserve">Empire State Trail – </w:delText>
        </w:r>
        <w:r w:rsidRPr="007B48C6" w:rsidDel="004508D2">
          <w:rPr>
            <w:rFonts w:ascii="Arial" w:hAnsi="Arial" w:cs="Arial"/>
            <w:b/>
            <w:bCs/>
            <w:rPrChange w:id="886" w:author="George F. Assis" w:date="2025-04-07T10:20:00Z">
              <w:rPr>
                <w:rFonts w:ascii="Arial" w:hAnsi="Arial" w:cs="Arial"/>
                <w:b/>
                <w:bCs/>
                <w:sz w:val="19"/>
              </w:rPr>
            </w:rPrChange>
          </w:rPr>
          <w:delText xml:space="preserve">Design of </w:delText>
        </w:r>
        <w:r w:rsidR="007E758B" w:rsidRPr="007B48C6" w:rsidDel="004508D2">
          <w:rPr>
            <w:rFonts w:ascii="Arial" w:hAnsi="Arial" w:cs="Arial"/>
            <w:b/>
            <w:bCs/>
            <w:rPrChange w:id="887" w:author="George F. Assis" w:date="2025-04-07T10:20:00Z">
              <w:rPr>
                <w:rFonts w:ascii="Arial" w:hAnsi="Arial" w:cs="Arial"/>
                <w:b/>
                <w:bCs/>
                <w:sz w:val="19"/>
              </w:rPr>
            </w:rPrChange>
          </w:rPr>
          <w:delText>Maybrook Trailway Section</w:delText>
        </w:r>
        <w:r w:rsidRPr="007B48C6" w:rsidDel="004508D2">
          <w:rPr>
            <w:rFonts w:ascii="Arial" w:hAnsi="Arial" w:cs="Arial"/>
            <w:b/>
            <w:bCs/>
            <w:rPrChange w:id="888" w:author="George F. Assis" w:date="2025-04-07T10:20:00Z">
              <w:rPr>
                <w:rFonts w:ascii="Arial" w:hAnsi="Arial" w:cs="Arial"/>
                <w:b/>
                <w:bCs/>
                <w:sz w:val="19"/>
              </w:rPr>
            </w:rPrChange>
          </w:rPr>
          <w:delText>, [</w:delText>
        </w:r>
        <w:r w:rsidRPr="007B48C6" w:rsidDel="004508D2">
          <w:rPr>
            <w:rFonts w:ascii="Arial" w:hAnsi="Arial" w:cs="Arial"/>
            <w:b/>
            <w:bCs/>
            <w:rPrChange w:id="889" w:author="George F. Assis" w:date="2025-04-07T10:20:00Z">
              <w:rPr>
                <w:rFonts w:ascii="Arial" w:hAnsi="Arial" w:cs="Arial"/>
                <w:b/>
                <w:bCs/>
                <w:sz w:val="19"/>
                <w:highlight w:val="yellow"/>
              </w:rPr>
            </w:rPrChange>
          </w:rPr>
          <w:delText>Location?</w:delText>
        </w:r>
      </w:del>
      <w:ins w:id="890" w:author="George Fattal" w:date="2025-03-28T12:51:00Z">
        <w:del w:id="891" w:author="George F. Assis" w:date="2025-04-07T09:56:00Z">
          <w:r w:rsidR="007671C3" w:rsidRPr="007B48C6" w:rsidDel="004508D2">
            <w:rPr>
              <w:rFonts w:ascii="Arial" w:hAnsi="Arial" w:cs="Arial"/>
              <w:b/>
              <w:bCs/>
              <w:rPrChange w:id="892" w:author="George F. Assis" w:date="2025-04-07T10:20:00Z">
                <w:rPr>
                  <w:rFonts w:ascii="Arial" w:hAnsi="Arial" w:cs="Arial"/>
                  <w:b/>
                  <w:bCs/>
                  <w:sz w:val="19"/>
                </w:rPr>
              </w:rPrChange>
            </w:rPr>
            <w:delText>Brewster</w:delText>
          </w:r>
        </w:del>
      </w:ins>
      <w:del w:id="893" w:author="George F. Assis" w:date="2025-04-07T09:56:00Z">
        <w:r w:rsidRPr="007B48C6" w:rsidDel="004508D2">
          <w:rPr>
            <w:rFonts w:ascii="Arial" w:hAnsi="Arial" w:cs="Arial"/>
            <w:b/>
            <w:bCs/>
            <w:rPrChange w:id="894" w:author="George F. Assis" w:date="2025-04-07T10:20:00Z">
              <w:rPr>
                <w:rFonts w:ascii="Arial" w:hAnsi="Arial" w:cs="Arial"/>
                <w:b/>
                <w:bCs/>
                <w:sz w:val="19"/>
              </w:rPr>
            </w:rPrChange>
          </w:rPr>
          <w:delText>], NY -</w:delText>
        </w:r>
        <w:r w:rsidR="007E758B" w:rsidRPr="007B48C6" w:rsidDel="004508D2">
          <w:rPr>
            <w:rFonts w:ascii="Arial" w:hAnsi="Arial" w:cs="Arial"/>
            <w:rPrChange w:id="895" w:author="George F. Assis" w:date="2025-04-07T10:20:00Z">
              <w:rPr>
                <w:rFonts w:ascii="Arial" w:hAnsi="Arial" w:cs="Arial"/>
                <w:sz w:val="19"/>
              </w:rPr>
            </w:rPrChange>
          </w:rPr>
          <w:delText xml:space="preserve"> Design </w:delText>
        </w:r>
        <w:r w:rsidRPr="007B48C6" w:rsidDel="004508D2">
          <w:rPr>
            <w:rFonts w:ascii="Arial" w:hAnsi="Arial" w:cs="Arial"/>
            <w:rPrChange w:id="896" w:author="George F. Assis" w:date="2025-04-07T10:20:00Z">
              <w:rPr>
                <w:rFonts w:ascii="Arial" w:hAnsi="Arial" w:cs="Arial"/>
                <w:sz w:val="19"/>
              </w:rPr>
            </w:rPrChange>
          </w:rPr>
          <w:delText>a</w:delText>
        </w:r>
        <w:r w:rsidR="007E758B" w:rsidRPr="007B48C6" w:rsidDel="004508D2">
          <w:rPr>
            <w:rFonts w:ascii="Arial" w:hAnsi="Arial" w:cs="Arial"/>
            <w:rPrChange w:id="897" w:author="George F. Assis" w:date="2025-04-07T10:20:00Z">
              <w:rPr>
                <w:rFonts w:ascii="Arial" w:hAnsi="Arial" w:cs="Arial"/>
                <w:sz w:val="19"/>
              </w:rPr>
            </w:rPrChange>
          </w:rPr>
          <w:delText>djustments</w:delText>
        </w:r>
        <w:r w:rsidRPr="007B48C6" w:rsidDel="004508D2">
          <w:rPr>
            <w:rFonts w:ascii="Arial" w:hAnsi="Arial" w:cs="Arial"/>
            <w:rPrChange w:id="898" w:author="George F. Assis" w:date="2025-04-07T10:20:00Z">
              <w:rPr>
                <w:rFonts w:ascii="Arial" w:hAnsi="Arial" w:cs="Arial"/>
                <w:sz w:val="19"/>
              </w:rPr>
            </w:rPrChange>
          </w:rPr>
          <w:delText>.</w:delText>
        </w:r>
        <w:r w:rsidRPr="007B48C6" w:rsidDel="004508D2">
          <w:rPr>
            <w:rFonts w:ascii="Arial" w:hAnsi="Arial" w:cs="Arial"/>
            <w:rPrChange w:id="899" w:author="George F. Assis" w:date="2025-04-07T10:20:00Z">
              <w:rPr>
                <w:rFonts w:ascii="Arial" w:hAnsi="Arial" w:cs="Arial"/>
                <w:sz w:val="19"/>
                <w:szCs w:val="19"/>
              </w:rPr>
            </w:rPrChange>
          </w:rPr>
          <w:delText xml:space="preserve">  (</w:delText>
        </w:r>
        <w:r w:rsidRPr="007B48C6" w:rsidDel="004508D2">
          <w:rPr>
            <w:rFonts w:ascii="Arial" w:hAnsi="Arial" w:cs="Arial"/>
            <w:rPrChange w:id="900" w:author="George F. Assis" w:date="2025-04-07T10:20:00Z">
              <w:rPr>
                <w:rFonts w:ascii="Arial" w:hAnsi="Arial" w:cs="Arial"/>
                <w:sz w:val="19"/>
                <w:szCs w:val="19"/>
                <w:highlight w:val="yellow"/>
              </w:rPr>
            </w:rPrChange>
          </w:rPr>
          <w:delText>Dates?</w:delText>
        </w:r>
        <w:r w:rsidRPr="007B48C6" w:rsidDel="004508D2">
          <w:rPr>
            <w:rFonts w:ascii="Arial" w:hAnsi="Arial" w:cs="Arial"/>
            <w:rPrChange w:id="901" w:author="George F. Assis" w:date="2025-04-07T10:20:00Z">
              <w:rPr>
                <w:rFonts w:ascii="Arial" w:hAnsi="Arial" w:cs="Arial"/>
                <w:sz w:val="19"/>
                <w:szCs w:val="19"/>
              </w:rPr>
            </w:rPrChange>
          </w:rPr>
          <w:delText>)</w:delText>
        </w:r>
      </w:del>
    </w:p>
    <w:p w14:paraId="6AD5FC22" w14:textId="77777777" w:rsidR="008B004C" w:rsidRPr="007B48C6" w:rsidDel="004508D2" w:rsidRDefault="008B004C" w:rsidP="007E758B">
      <w:pPr>
        <w:widowControl/>
        <w:rPr>
          <w:del w:id="902" w:author="George F. Assis" w:date="2025-04-07T09:56:00Z"/>
          <w:rFonts w:ascii="Arial" w:hAnsi="Arial" w:cs="Arial"/>
          <w:rPrChange w:id="903" w:author="George F. Assis" w:date="2025-04-07T10:20:00Z">
            <w:rPr>
              <w:del w:id="904" w:author="George F. Assis" w:date="2025-04-07T09:56:00Z"/>
              <w:rFonts w:ascii="Arial" w:hAnsi="Arial" w:cs="Arial"/>
              <w:sz w:val="19"/>
            </w:rPr>
          </w:rPrChange>
        </w:rPr>
      </w:pPr>
    </w:p>
    <w:p w14:paraId="2E368A08" w14:textId="77777777" w:rsidR="008B004C" w:rsidRPr="007B48C6" w:rsidDel="004508D2" w:rsidRDefault="003A311B" w:rsidP="007E758B">
      <w:pPr>
        <w:widowControl/>
        <w:rPr>
          <w:del w:id="905" w:author="George F. Assis" w:date="2025-04-07T09:56:00Z"/>
          <w:rFonts w:ascii="Arial" w:hAnsi="Arial" w:cs="Arial"/>
          <w:rPrChange w:id="906" w:author="George F. Assis" w:date="2025-04-07T10:20:00Z">
            <w:rPr>
              <w:del w:id="907" w:author="George F. Assis" w:date="2025-04-07T09:56:00Z"/>
              <w:rFonts w:ascii="Arial" w:hAnsi="Arial" w:cs="Arial"/>
              <w:sz w:val="19"/>
            </w:rPr>
          </w:rPrChange>
        </w:rPr>
      </w:pPr>
      <w:del w:id="908" w:author="George F. Assis" w:date="2025-04-07T09:56:00Z">
        <w:r w:rsidRPr="007B48C6" w:rsidDel="004508D2">
          <w:rPr>
            <w:rFonts w:ascii="Arial" w:hAnsi="Arial" w:cs="Arial"/>
            <w:b/>
            <w:bCs/>
            <w:rPrChange w:id="909" w:author="George F. Assis" w:date="2025-04-07T10:20:00Z">
              <w:rPr>
                <w:rFonts w:ascii="Arial" w:hAnsi="Arial" w:cs="Arial"/>
                <w:b/>
                <w:bCs/>
                <w:sz w:val="19"/>
              </w:rPr>
            </w:rPrChange>
          </w:rPr>
          <w:delText>New York State Bridge Authority (NYSBA), Walkway over the Hudson - Steel Repairs, Poughkeepsie, NY</w:delText>
        </w:r>
        <w:r w:rsidRPr="007B48C6" w:rsidDel="004508D2">
          <w:rPr>
            <w:rFonts w:ascii="Arial" w:hAnsi="Arial" w:cs="Arial"/>
            <w:rPrChange w:id="910" w:author="George F. Assis" w:date="2025-04-07T10:20:00Z">
              <w:rPr>
                <w:rFonts w:ascii="Arial" w:hAnsi="Arial" w:cs="Arial"/>
                <w:sz w:val="19"/>
              </w:rPr>
            </w:rPrChange>
          </w:rPr>
          <w:delText xml:space="preserve">  </w:delText>
        </w:r>
        <w:r w:rsidRPr="007B48C6" w:rsidDel="004508D2">
          <w:rPr>
            <w:rFonts w:ascii="Arial" w:hAnsi="Arial" w:cs="Arial"/>
            <w:rPrChange w:id="911" w:author="George F. Assis" w:date="2025-04-07T10:20:00Z">
              <w:rPr>
                <w:rFonts w:ascii="Arial" w:hAnsi="Arial" w:cs="Arial"/>
                <w:sz w:val="19"/>
                <w:szCs w:val="19"/>
              </w:rPr>
            </w:rPrChange>
          </w:rPr>
          <w:delText>(</w:delText>
        </w:r>
        <w:r w:rsidRPr="007B48C6" w:rsidDel="004508D2">
          <w:rPr>
            <w:rFonts w:ascii="Arial" w:hAnsi="Arial" w:cs="Arial"/>
            <w:rPrChange w:id="912" w:author="George F. Assis" w:date="2025-04-07T10:20:00Z">
              <w:rPr>
                <w:rFonts w:ascii="Arial" w:hAnsi="Arial" w:cs="Arial"/>
                <w:sz w:val="19"/>
                <w:szCs w:val="19"/>
                <w:highlight w:val="yellow"/>
              </w:rPr>
            </w:rPrChange>
          </w:rPr>
          <w:delText>Dates?</w:delText>
        </w:r>
        <w:r w:rsidRPr="007B48C6" w:rsidDel="004508D2">
          <w:rPr>
            <w:rFonts w:ascii="Arial" w:hAnsi="Arial" w:cs="Arial"/>
            <w:rPrChange w:id="913" w:author="George F. Assis" w:date="2025-04-07T10:20:00Z">
              <w:rPr>
                <w:rFonts w:ascii="Arial" w:hAnsi="Arial" w:cs="Arial"/>
                <w:sz w:val="19"/>
                <w:szCs w:val="19"/>
              </w:rPr>
            </w:rPrChange>
          </w:rPr>
          <w:delText>)</w:delText>
        </w:r>
      </w:del>
    </w:p>
    <w:p w14:paraId="7D5A1B1C" w14:textId="77777777" w:rsidR="008B004C" w:rsidRPr="007B48C6" w:rsidDel="004508D2" w:rsidRDefault="008B004C" w:rsidP="007E758B">
      <w:pPr>
        <w:widowControl/>
        <w:rPr>
          <w:del w:id="914" w:author="George F. Assis" w:date="2025-04-07T09:56:00Z"/>
          <w:rFonts w:ascii="Arial" w:hAnsi="Arial" w:cs="Arial"/>
          <w:rPrChange w:id="915" w:author="George F. Assis" w:date="2025-04-07T10:20:00Z">
            <w:rPr>
              <w:del w:id="916" w:author="George F. Assis" w:date="2025-04-07T09:56:00Z"/>
              <w:rFonts w:ascii="Arial" w:hAnsi="Arial" w:cs="Arial"/>
              <w:sz w:val="19"/>
            </w:rPr>
          </w:rPrChange>
        </w:rPr>
      </w:pPr>
    </w:p>
    <w:p w14:paraId="04CF08F2" w14:textId="77777777" w:rsidR="008B004C" w:rsidRPr="007B48C6" w:rsidDel="004508D2" w:rsidRDefault="003A311B" w:rsidP="007E758B">
      <w:pPr>
        <w:widowControl/>
        <w:rPr>
          <w:del w:id="917" w:author="George F. Assis" w:date="2025-04-07T09:56:00Z"/>
          <w:rFonts w:ascii="Arial" w:hAnsi="Arial" w:cs="Arial"/>
          <w:rPrChange w:id="918" w:author="George F. Assis" w:date="2025-04-07T10:20:00Z">
            <w:rPr>
              <w:del w:id="919" w:author="George F. Assis" w:date="2025-04-07T09:56:00Z"/>
              <w:rFonts w:ascii="Arial" w:hAnsi="Arial" w:cs="Arial"/>
              <w:sz w:val="19"/>
            </w:rPr>
          </w:rPrChange>
        </w:rPr>
      </w:pPr>
      <w:del w:id="920" w:author="George F. Assis" w:date="2025-04-07T09:56:00Z">
        <w:r w:rsidRPr="007B48C6" w:rsidDel="004508D2">
          <w:rPr>
            <w:rFonts w:ascii="Arial" w:hAnsi="Arial" w:cs="Arial"/>
            <w:b/>
            <w:bCs/>
            <w:kern w:val="20"/>
            <w:rPrChange w:id="921" w:author="George F. Assis" w:date="2025-04-07T10:20:00Z">
              <w:rPr>
                <w:rFonts w:ascii="Arial" w:hAnsi="Arial" w:cs="Arial"/>
                <w:b/>
                <w:bCs/>
                <w:kern w:val="20"/>
                <w:sz w:val="19"/>
                <w:szCs w:val="19"/>
              </w:rPr>
            </w:rPrChange>
          </w:rPr>
          <w:delText xml:space="preserve">New Jersey Schools Development Authority (NJSDA), </w:delText>
        </w:r>
        <w:r w:rsidRPr="007B48C6" w:rsidDel="004508D2">
          <w:rPr>
            <w:rFonts w:ascii="Arial" w:hAnsi="Arial" w:cs="Arial"/>
            <w:b/>
            <w:bCs/>
            <w:rPrChange w:id="922" w:author="George F. Assis" w:date="2025-04-07T10:20:00Z">
              <w:rPr>
                <w:rFonts w:ascii="Arial" w:hAnsi="Arial" w:cs="Arial"/>
                <w:b/>
                <w:bCs/>
                <w:sz w:val="19"/>
              </w:rPr>
            </w:rPrChange>
          </w:rPr>
          <w:delText>Port Monmouth Road School, Keansburg, NJ -</w:delText>
        </w:r>
        <w:r w:rsidRPr="007B48C6" w:rsidDel="004508D2">
          <w:rPr>
            <w:rFonts w:ascii="Arial" w:hAnsi="Arial" w:cs="Arial"/>
            <w:rPrChange w:id="923" w:author="George F. Assis" w:date="2025-04-07T10:20:00Z">
              <w:rPr>
                <w:rFonts w:ascii="Arial" w:hAnsi="Arial" w:cs="Arial"/>
                <w:sz w:val="19"/>
              </w:rPr>
            </w:rPrChange>
          </w:rPr>
          <w:delText xml:space="preserve">  </w:delText>
        </w:r>
        <w:r w:rsidRPr="007B48C6" w:rsidDel="004508D2">
          <w:rPr>
            <w:rFonts w:ascii="Arial" w:hAnsi="Arial" w:cs="Arial"/>
            <w:rPrChange w:id="924" w:author="George F. Assis" w:date="2025-04-07T10:20:00Z">
              <w:rPr>
                <w:rFonts w:ascii="Arial" w:hAnsi="Arial" w:cs="Arial"/>
                <w:sz w:val="19"/>
                <w:szCs w:val="19"/>
              </w:rPr>
            </w:rPrChange>
          </w:rPr>
          <w:delText>(</w:delText>
        </w:r>
        <w:r w:rsidRPr="007B48C6" w:rsidDel="004508D2">
          <w:rPr>
            <w:rFonts w:ascii="Arial" w:hAnsi="Arial" w:cs="Arial"/>
            <w:rPrChange w:id="925" w:author="George F. Assis" w:date="2025-04-07T10:20:00Z">
              <w:rPr>
                <w:rFonts w:ascii="Arial" w:hAnsi="Arial" w:cs="Arial"/>
                <w:sz w:val="19"/>
                <w:szCs w:val="19"/>
                <w:highlight w:val="yellow"/>
              </w:rPr>
            </w:rPrChange>
          </w:rPr>
          <w:delText>Dates?</w:delText>
        </w:r>
        <w:r w:rsidRPr="007B48C6" w:rsidDel="004508D2">
          <w:rPr>
            <w:rFonts w:ascii="Arial" w:hAnsi="Arial" w:cs="Arial"/>
            <w:rPrChange w:id="926" w:author="George F. Assis" w:date="2025-04-07T10:20:00Z">
              <w:rPr>
                <w:rFonts w:ascii="Arial" w:hAnsi="Arial" w:cs="Arial"/>
                <w:sz w:val="19"/>
                <w:szCs w:val="19"/>
              </w:rPr>
            </w:rPrChange>
          </w:rPr>
          <w:delText>)</w:delText>
        </w:r>
      </w:del>
    </w:p>
    <w:p w14:paraId="1596E47D" w14:textId="77777777" w:rsidR="007E758B" w:rsidRPr="007B48C6" w:rsidDel="004508D2" w:rsidRDefault="007E758B" w:rsidP="007E758B">
      <w:pPr>
        <w:widowControl/>
        <w:rPr>
          <w:del w:id="927" w:author="George F. Assis" w:date="2025-04-07T09:56:00Z"/>
          <w:rFonts w:ascii="Arial" w:hAnsi="Arial" w:cs="Arial"/>
          <w:rPrChange w:id="928" w:author="George F. Assis" w:date="2025-04-07T10:20:00Z">
            <w:rPr>
              <w:del w:id="929" w:author="George F. Assis" w:date="2025-04-07T09:56:00Z"/>
              <w:rFonts w:ascii="Arial" w:hAnsi="Arial" w:cs="Arial"/>
              <w:sz w:val="19"/>
            </w:rPr>
          </w:rPrChange>
        </w:rPr>
      </w:pPr>
    </w:p>
    <w:p w14:paraId="58C84834" w14:textId="77777777" w:rsidR="006F03F2" w:rsidRPr="007B48C6" w:rsidDel="004508D2" w:rsidRDefault="006F03F2" w:rsidP="006F03F2">
      <w:pPr>
        <w:widowControl/>
        <w:rPr>
          <w:del w:id="930" w:author="George F. Assis" w:date="2025-04-07T09:56:00Z"/>
          <w:rFonts w:ascii="Arial" w:hAnsi="Arial" w:cs="Arial"/>
          <w:rPrChange w:id="931" w:author="George F. Assis" w:date="2025-04-07T10:20:00Z">
            <w:rPr>
              <w:del w:id="932" w:author="George F. Assis" w:date="2025-04-07T09:56:00Z"/>
              <w:rFonts w:ascii="Arial" w:hAnsi="Arial" w:cs="Arial"/>
              <w:sz w:val="19"/>
            </w:rPr>
          </w:rPrChange>
        </w:rPr>
      </w:pPr>
      <w:del w:id="933" w:author="George F. Assis" w:date="2025-04-07T09:56:00Z">
        <w:r w:rsidRPr="007B48C6" w:rsidDel="004508D2">
          <w:rPr>
            <w:rFonts w:ascii="Arial" w:hAnsi="Arial" w:cs="Arial"/>
            <w:b/>
            <w:bCs/>
            <w:rPrChange w:id="934" w:author="George F. Assis" w:date="2025-04-07T10:20:00Z">
              <w:rPr>
                <w:rFonts w:ascii="Arial" w:hAnsi="Arial" w:cs="Arial"/>
                <w:b/>
                <w:bCs/>
                <w:sz w:val="19"/>
              </w:rPr>
            </w:rPrChange>
          </w:rPr>
          <w:delText>MTA LIRR, Design-Build Services, Buckram Road Bridge Replacement, Locust Valley, NY -</w:delText>
        </w:r>
        <w:r w:rsidRPr="007B48C6" w:rsidDel="004508D2">
          <w:rPr>
            <w:rFonts w:ascii="Arial" w:hAnsi="Arial" w:cs="Arial"/>
            <w:rPrChange w:id="935" w:author="George F. Assis" w:date="2025-04-07T10:20:00Z">
              <w:rPr>
                <w:rFonts w:ascii="Arial" w:hAnsi="Arial" w:cs="Arial"/>
                <w:sz w:val="19"/>
              </w:rPr>
            </w:rPrChange>
          </w:rPr>
          <w:delText xml:space="preserve"> </w:delText>
        </w:r>
        <w:r w:rsidRPr="007B48C6" w:rsidDel="004508D2">
          <w:rPr>
            <w:rFonts w:ascii="Arial" w:hAnsi="Arial" w:cs="Arial"/>
            <w:rPrChange w:id="936" w:author="George F. Assis" w:date="2025-04-07T10:20:00Z">
              <w:rPr>
                <w:rFonts w:ascii="Arial" w:hAnsi="Arial" w:cs="Arial"/>
                <w:sz w:val="19"/>
                <w:szCs w:val="19"/>
              </w:rPr>
            </w:rPrChange>
          </w:rPr>
          <w:delText>(</w:delText>
        </w:r>
        <w:r w:rsidRPr="007B48C6" w:rsidDel="004508D2">
          <w:rPr>
            <w:rFonts w:ascii="Arial" w:hAnsi="Arial" w:cs="Arial"/>
            <w:rPrChange w:id="937" w:author="George F. Assis" w:date="2025-04-07T10:20:00Z">
              <w:rPr>
                <w:rFonts w:ascii="Arial" w:hAnsi="Arial" w:cs="Arial"/>
                <w:sz w:val="19"/>
                <w:szCs w:val="19"/>
                <w:highlight w:val="yellow"/>
              </w:rPr>
            </w:rPrChange>
          </w:rPr>
          <w:delText>Dates?</w:delText>
        </w:r>
        <w:r w:rsidRPr="007B48C6" w:rsidDel="004508D2">
          <w:rPr>
            <w:rFonts w:ascii="Arial" w:hAnsi="Arial" w:cs="Arial"/>
            <w:rPrChange w:id="938" w:author="George F. Assis" w:date="2025-04-07T10:20:00Z">
              <w:rPr>
                <w:rFonts w:ascii="Arial" w:hAnsi="Arial" w:cs="Arial"/>
                <w:sz w:val="19"/>
                <w:szCs w:val="19"/>
              </w:rPr>
            </w:rPrChange>
          </w:rPr>
          <w:delText>)</w:delText>
        </w:r>
      </w:del>
    </w:p>
    <w:p w14:paraId="1686E6F5" w14:textId="77777777" w:rsidR="007E758B" w:rsidRPr="007B48C6" w:rsidDel="004508D2" w:rsidRDefault="007E758B" w:rsidP="007E758B">
      <w:pPr>
        <w:widowControl/>
        <w:rPr>
          <w:del w:id="939" w:author="George F. Assis" w:date="2025-04-07T09:56:00Z"/>
          <w:rFonts w:ascii="Arial" w:hAnsi="Arial" w:cs="Arial"/>
          <w:rPrChange w:id="940" w:author="George F. Assis" w:date="2025-04-07T10:20:00Z">
            <w:rPr>
              <w:del w:id="941" w:author="George F. Assis" w:date="2025-04-07T09:56:00Z"/>
              <w:rFonts w:ascii="Arial" w:hAnsi="Arial" w:cs="Arial"/>
              <w:sz w:val="19"/>
            </w:rPr>
          </w:rPrChange>
        </w:rPr>
      </w:pPr>
    </w:p>
    <w:p w14:paraId="50570657" w14:textId="77777777" w:rsidR="003A311B" w:rsidRPr="007B48C6" w:rsidDel="004508D2" w:rsidRDefault="0089014D" w:rsidP="007E758B">
      <w:pPr>
        <w:widowControl/>
        <w:rPr>
          <w:del w:id="942" w:author="George F. Assis" w:date="2025-04-07T09:56:00Z"/>
          <w:rFonts w:ascii="Arial" w:hAnsi="Arial" w:cs="Arial"/>
          <w:rPrChange w:id="943" w:author="George F. Assis" w:date="2025-04-07T10:20:00Z">
            <w:rPr>
              <w:del w:id="944" w:author="George F. Assis" w:date="2025-04-07T09:56:00Z"/>
              <w:rFonts w:ascii="Arial" w:hAnsi="Arial" w:cs="Arial"/>
              <w:sz w:val="19"/>
            </w:rPr>
          </w:rPrChange>
        </w:rPr>
      </w:pPr>
      <w:del w:id="945" w:author="George F. Assis" w:date="2025-04-07T09:56:00Z">
        <w:r w:rsidRPr="007B48C6" w:rsidDel="004508D2">
          <w:rPr>
            <w:rFonts w:ascii="Arial" w:hAnsi="Arial" w:cs="Arial"/>
            <w:b/>
            <w:bCs/>
            <w:rPrChange w:id="946" w:author="George F. Assis" w:date="2025-04-07T10:20:00Z">
              <w:rPr>
                <w:rFonts w:ascii="Arial" w:hAnsi="Arial" w:cs="Arial"/>
                <w:b/>
                <w:bCs/>
                <w:sz w:val="19"/>
              </w:rPr>
            </w:rPrChange>
          </w:rPr>
          <w:delText>NJSDA, Addition-Renovation to Cleveland Street Elementary School, Orange, NJ -</w:delText>
        </w:r>
        <w:r w:rsidRPr="007B48C6" w:rsidDel="004508D2">
          <w:rPr>
            <w:rFonts w:ascii="Arial" w:hAnsi="Arial" w:cs="Arial"/>
            <w:rPrChange w:id="947" w:author="George F. Assis" w:date="2025-04-07T10:20:00Z">
              <w:rPr>
                <w:rFonts w:ascii="Arial" w:hAnsi="Arial" w:cs="Arial"/>
                <w:sz w:val="19"/>
              </w:rPr>
            </w:rPrChange>
          </w:rPr>
          <w:delText xml:space="preserve"> New addition to, and renovation of, existing school building.</w:delText>
        </w:r>
        <w:r w:rsidRPr="007B48C6" w:rsidDel="004508D2">
          <w:rPr>
            <w:rFonts w:ascii="Arial" w:hAnsi="Arial" w:cs="Arial"/>
            <w:rPrChange w:id="948" w:author="George F. Assis" w:date="2025-04-07T10:20:00Z">
              <w:rPr>
                <w:rFonts w:ascii="Arial" w:hAnsi="Arial" w:cs="Arial"/>
                <w:sz w:val="19"/>
                <w:szCs w:val="19"/>
              </w:rPr>
            </w:rPrChange>
          </w:rPr>
          <w:delText xml:space="preserve">  (</w:delText>
        </w:r>
        <w:r w:rsidRPr="007B48C6" w:rsidDel="004508D2">
          <w:rPr>
            <w:rFonts w:ascii="Arial" w:hAnsi="Arial" w:cs="Arial"/>
            <w:rPrChange w:id="949" w:author="George F. Assis" w:date="2025-04-07T10:20:00Z">
              <w:rPr>
                <w:rFonts w:ascii="Arial" w:hAnsi="Arial" w:cs="Arial"/>
                <w:sz w:val="19"/>
                <w:szCs w:val="19"/>
                <w:highlight w:val="yellow"/>
              </w:rPr>
            </w:rPrChange>
          </w:rPr>
          <w:delText>Dates?</w:delText>
        </w:r>
        <w:r w:rsidRPr="007B48C6" w:rsidDel="004508D2">
          <w:rPr>
            <w:rFonts w:ascii="Arial" w:hAnsi="Arial" w:cs="Arial"/>
            <w:rPrChange w:id="950" w:author="George F. Assis" w:date="2025-04-07T10:20:00Z">
              <w:rPr>
                <w:rFonts w:ascii="Arial" w:hAnsi="Arial" w:cs="Arial"/>
                <w:sz w:val="19"/>
                <w:szCs w:val="19"/>
              </w:rPr>
            </w:rPrChange>
          </w:rPr>
          <w:delText>)</w:delText>
        </w:r>
      </w:del>
    </w:p>
    <w:p w14:paraId="359B206E" w14:textId="77777777" w:rsidR="006F03F2" w:rsidRPr="007B48C6" w:rsidDel="004508D2" w:rsidRDefault="006F03F2" w:rsidP="007E758B">
      <w:pPr>
        <w:widowControl/>
        <w:rPr>
          <w:del w:id="951" w:author="George F. Assis" w:date="2025-04-07T09:56:00Z"/>
          <w:rFonts w:ascii="Arial" w:hAnsi="Arial" w:cs="Arial"/>
          <w:rPrChange w:id="952" w:author="George F. Assis" w:date="2025-04-07T10:20:00Z">
            <w:rPr>
              <w:del w:id="953" w:author="George F. Assis" w:date="2025-04-07T09:56:00Z"/>
              <w:rFonts w:ascii="Arial" w:hAnsi="Arial" w:cs="Arial"/>
              <w:sz w:val="19"/>
            </w:rPr>
          </w:rPrChange>
        </w:rPr>
      </w:pPr>
    </w:p>
    <w:p w14:paraId="1B37FA39" w14:textId="77777777" w:rsidR="006F03F2" w:rsidRPr="007B48C6" w:rsidDel="004508D2" w:rsidRDefault="006B50A0" w:rsidP="007E758B">
      <w:pPr>
        <w:widowControl/>
        <w:rPr>
          <w:del w:id="954" w:author="George F. Assis" w:date="2025-04-07T09:56:00Z"/>
          <w:rFonts w:ascii="Arial" w:hAnsi="Arial" w:cs="Arial"/>
          <w:rPrChange w:id="955" w:author="George F. Assis" w:date="2025-04-07T10:20:00Z">
            <w:rPr>
              <w:del w:id="956" w:author="George F. Assis" w:date="2025-04-07T09:56:00Z"/>
              <w:rFonts w:ascii="Arial" w:hAnsi="Arial" w:cs="Arial"/>
              <w:sz w:val="19"/>
            </w:rPr>
          </w:rPrChange>
        </w:rPr>
      </w:pPr>
      <w:del w:id="957" w:author="George F. Assis" w:date="2025-04-07T09:56:00Z">
        <w:r w:rsidRPr="007B48C6" w:rsidDel="004508D2">
          <w:rPr>
            <w:rFonts w:ascii="Arial" w:hAnsi="Arial" w:cs="Arial"/>
            <w:b/>
            <w:bCs/>
            <w:rPrChange w:id="958" w:author="George F. Assis" w:date="2025-04-07T10:20:00Z">
              <w:rPr>
                <w:rFonts w:ascii="Arial" w:hAnsi="Arial" w:cs="Arial"/>
                <w:b/>
                <w:bCs/>
                <w:sz w:val="19"/>
              </w:rPr>
            </w:rPrChange>
          </w:rPr>
          <w:delText>MTA LIRR, Ronkonkoma Station Parking Garage Repairs, Ronkonkoma, NY -</w:delText>
        </w:r>
        <w:r w:rsidRPr="007B48C6" w:rsidDel="004508D2">
          <w:rPr>
            <w:rFonts w:ascii="Arial" w:hAnsi="Arial" w:cs="Arial"/>
            <w:rPrChange w:id="959" w:author="George F. Assis" w:date="2025-04-07T10:20:00Z">
              <w:rPr>
                <w:rFonts w:ascii="Arial" w:hAnsi="Arial" w:cs="Arial"/>
                <w:sz w:val="19"/>
              </w:rPr>
            </w:rPrChange>
          </w:rPr>
          <w:delText xml:space="preserve"> Repair plan.</w:delText>
        </w:r>
        <w:r w:rsidRPr="007B48C6" w:rsidDel="004508D2">
          <w:rPr>
            <w:rFonts w:ascii="Arial" w:hAnsi="Arial" w:cs="Arial"/>
            <w:rPrChange w:id="960" w:author="George F. Assis" w:date="2025-04-07T10:20:00Z">
              <w:rPr>
                <w:rFonts w:ascii="Arial" w:hAnsi="Arial" w:cs="Arial"/>
                <w:sz w:val="19"/>
                <w:szCs w:val="19"/>
              </w:rPr>
            </w:rPrChange>
          </w:rPr>
          <w:delText xml:space="preserve">  (</w:delText>
        </w:r>
        <w:r w:rsidRPr="007B48C6" w:rsidDel="004508D2">
          <w:rPr>
            <w:rFonts w:ascii="Arial" w:hAnsi="Arial" w:cs="Arial"/>
            <w:rPrChange w:id="961" w:author="George F. Assis" w:date="2025-04-07T10:20:00Z">
              <w:rPr>
                <w:rFonts w:ascii="Arial" w:hAnsi="Arial" w:cs="Arial"/>
                <w:sz w:val="19"/>
                <w:szCs w:val="19"/>
                <w:highlight w:val="yellow"/>
              </w:rPr>
            </w:rPrChange>
          </w:rPr>
          <w:delText>Dates?</w:delText>
        </w:r>
        <w:r w:rsidRPr="007B48C6" w:rsidDel="004508D2">
          <w:rPr>
            <w:rFonts w:ascii="Arial" w:hAnsi="Arial" w:cs="Arial"/>
            <w:rPrChange w:id="962" w:author="George F. Assis" w:date="2025-04-07T10:20:00Z">
              <w:rPr>
                <w:rFonts w:ascii="Arial" w:hAnsi="Arial" w:cs="Arial"/>
                <w:sz w:val="19"/>
                <w:szCs w:val="19"/>
              </w:rPr>
            </w:rPrChange>
          </w:rPr>
          <w:delText>)</w:delText>
        </w:r>
      </w:del>
    </w:p>
    <w:p w14:paraId="4D872384" w14:textId="77777777" w:rsidR="003A311B" w:rsidRPr="007B48C6" w:rsidDel="004508D2" w:rsidRDefault="003A311B" w:rsidP="007E758B">
      <w:pPr>
        <w:widowControl/>
        <w:rPr>
          <w:del w:id="963" w:author="George F. Assis" w:date="2025-04-07T09:56:00Z"/>
          <w:rFonts w:ascii="Arial" w:hAnsi="Arial" w:cs="Arial"/>
          <w:rPrChange w:id="964" w:author="George F. Assis" w:date="2025-04-07T10:20:00Z">
            <w:rPr>
              <w:del w:id="965" w:author="George F. Assis" w:date="2025-04-07T09:56:00Z"/>
              <w:rFonts w:ascii="Arial" w:hAnsi="Arial" w:cs="Arial"/>
              <w:sz w:val="19"/>
            </w:rPr>
          </w:rPrChange>
        </w:rPr>
      </w:pPr>
    </w:p>
    <w:p w14:paraId="546A4B61" w14:textId="77777777" w:rsidR="007E758B" w:rsidRPr="007B48C6" w:rsidDel="004508D2" w:rsidRDefault="006B50A0" w:rsidP="007E758B">
      <w:pPr>
        <w:widowControl/>
        <w:rPr>
          <w:del w:id="966" w:author="George F. Assis" w:date="2025-04-07T09:56:00Z"/>
          <w:rFonts w:ascii="Arial" w:hAnsi="Arial" w:cs="Arial"/>
          <w:rPrChange w:id="967" w:author="George F. Assis" w:date="2025-04-07T10:20:00Z">
            <w:rPr>
              <w:del w:id="968" w:author="George F. Assis" w:date="2025-04-07T09:56:00Z"/>
              <w:rFonts w:ascii="Arial" w:hAnsi="Arial" w:cs="Arial"/>
              <w:sz w:val="19"/>
            </w:rPr>
          </w:rPrChange>
        </w:rPr>
      </w:pPr>
      <w:del w:id="969" w:author="George F. Assis" w:date="2025-04-07T09:56:00Z">
        <w:r w:rsidRPr="007B48C6" w:rsidDel="004508D2">
          <w:rPr>
            <w:rFonts w:ascii="Arial" w:hAnsi="Arial" w:cs="Arial"/>
            <w:b/>
            <w:bCs/>
            <w:rPrChange w:id="970" w:author="George F. Assis" w:date="2025-04-07T10:20:00Z">
              <w:rPr>
                <w:rFonts w:ascii="Arial" w:hAnsi="Arial" w:cs="Arial"/>
                <w:b/>
                <w:bCs/>
                <w:sz w:val="19"/>
              </w:rPr>
            </w:rPrChange>
          </w:rPr>
          <w:delText>[</w:delText>
        </w:r>
        <w:r w:rsidRPr="007B48C6" w:rsidDel="004508D2">
          <w:rPr>
            <w:rFonts w:ascii="Arial" w:hAnsi="Arial" w:cs="Arial"/>
            <w:b/>
            <w:bCs/>
            <w:rPrChange w:id="971" w:author="George F. Assis" w:date="2025-04-07T10:20:00Z">
              <w:rPr>
                <w:rFonts w:ascii="Arial" w:hAnsi="Arial" w:cs="Arial"/>
                <w:b/>
                <w:bCs/>
                <w:sz w:val="19"/>
                <w:highlight w:val="yellow"/>
              </w:rPr>
            </w:rPrChange>
          </w:rPr>
          <w:delText>Client/Project/Location?</w:delText>
        </w:r>
        <w:r w:rsidRPr="007B48C6" w:rsidDel="004508D2">
          <w:rPr>
            <w:rFonts w:ascii="Arial" w:hAnsi="Arial" w:cs="Arial"/>
            <w:b/>
            <w:bCs/>
            <w:rPrChange w:id="972" w:author="George F. Assis" w:date="2025-04-07T10:20:00Z">
              <w:rPr>
                <w:rFonts w:ascii="Arial" w:hAnsi="Arial" w:cs="Arial"/>
                <w:b/>
                <w:bCs/>
                <w:sz w:val="19"/>
              </w:rPr>
            </w:rPrChange>
          </w:rPr>
          <w:delText>] -</w:delText>
        </w:r>
        <w:r w:rsidRPr="007B48C6" w:rsidDel="004508D2">
          <w:rPr>
            <w:rFonts w:ascii="Arial" w:hAnsi="Arial" w:cs="Arial"/>
            <w:rPrChange w:id="973" w:author="George F. Assis" w:date="2025-04-07T10:20:00Z">
              <w:rPr>
                <w:rFonts w:ascii="Arial" w:hAnsi="Arial" w:cs="Arial"/>
                <w:sz w:val="19"/>
              </w:rPr>
            </w:rPrChange>
          </w:rPr>
          <w:delText xml:space="preserve"> </w:delText>
        </w:r>
        <w:r w:rsidR="007E758B" w:rsidRPr="007B48C6" w:rsidDel="004508D2">
          <w:rPr>
            <w:rFonts w:ascii="Arial" w:hAnsi="Arial" w:cs="Arial"/>
            <w:rPrChange w:id="974" w:author="George F. Assis" w:date="2025-04-07T10:20:00Z">
              <w:rPr>
                <w:rFonts w:ascii="Arial" w:hAnsi="Arial" w:cs="Arial"/>
                <w:sz w:val="19"/>
              </w:rPr>
            </w:rPrChange>
          </w:rPr>
          <w:delText xml:space="preserve">Prepared </w:delText>
        </w:r>
        <w:r w:rsidRPr="007B48C6" w:rsidDel="004508D2">
          <w:rPr>
            <w:rFonts w:ascii="Arial" w:hAnsi="Arial" w:cs="Arial"/>
            <w:rPrChange w:id="975" w:author="George F. Assis" w:date="2025-04-07T10:20:00Z">
              <w:rPr>
                <w:rFonts w:ascii="Arial" w:hAnsi="Arial" w:cs="Arial"/>
                <w:sz w:val="19"/>
              </w:rPr>
            </w:rPrChange>
          </w:rPr>
          <w:delText>r</w:delText>
        </w:r>
        <w:r w:rsidR="007E758B" w:rsidRPr="007B48C6" w:rsidDel="004508D2">
          <w:rPr>
            <w:rFonts w:ascii="Arial" w:hAnsi="Arial" w:cs="Arial"/>
            <w:rPrChange w:id="976" w:author="George F. Assis" w:date="2025-04-07T10:20:00Z">
              <w:rPr>
                <w:rFonts w:ascii="Arial" w:hAnsi="Arial" w:cs="Arial"/>
                <w:sz w:val="19"/>
              </w:rPr>
            </w:rPrChange>
          </w:rPr>
          <w:delText xml:space="preserve">etaining </w:delText>
        </w:r>
        <w:r w:rsidRPr="007B48C6" w:rsidDel="004508D2">
          <w:rPr>
            <w:rFonts w:ascii="Arial" w:hAnsi="Arial" w:cs="Arial"/>
            <w:rPrChange w:id="977" w:author="George F. Assis" w:date="2025-04-07T10:20:00Z">
              <w:rPr>
                <w:rFonts w:ascii="Arial" w:hAnsi="Arial" w:cs="Arial"/>
                <w:sz w:val="19"/>
              </w:rPr>
            </w:rPrChange>
          </w:rPr>
          <w:delText>w</w:delText>
        </w:r>
        <w:r w:rsidR="007E758B" w:rsidRPr="007B48C6" w:rsidDel="004508D2">
          <w:rPr>
            <w:rFonts w:ascii="Arial" w:hAnsi="Arial" w:cs="Arial"/>
            <w:rPrChange w:id="978" w:author="George F. Assis" w:date="2025-04-07T10:20:00Z">
              <w:rPr>
                <w:rFonts w:ascii="Arial" w:hAnsi="Arial" w:cs="Arial"/>
                <w:sz w:val="19"/>
              </w:rPr>
            </w:rPrChange>
          </w:rPr>
          <w:delText xml:space="preserve">all </w:delText>
        </w:r>
        <w:r w:rsidRPr="007B48C6" w:rsidDel="004508D2">
          <w:rPr>
            <w:rFonts w:ascii="Arial" w:hAnsi="Arial" w:cs="Arial"/>
            <w:rPrChange w:id="979" w:author="George F. Assis" w:date="2025-04-07T10:20:00Z">
              <w:rPr>
                <w:rFonts w:ascii="Arial" w:hAnsi="Arial" w:cs="Arial"/>
                <w:sz w:val="19"/>
              </w:rPr>
            </w:rPrChange>
          </w:rPr>
          <w:delText>i</w:delText>
        </w:r>
        <w:r w:rsidR="007E758B" w:rsidRPr="007B48C6" w:rsidDel="004508D2">
          <w:rPr>
            <w:rFonts w:ascii="Arial" w:hAnsi="Arial" w:cs="Arial"/>
            <w:rPrChange w:id="980" w:author="George F. Assis" w:date="2025-04-07T10:20:00Z">
              <w:rPr>
                <w:rFonts w:ascii="Arial" w:hAnsi="Arial" w:cs="Arial"/>
                <w:sz w:val="19"/>
              </w:rPr>
            </w:rPrChange>
          </w:rPr>
          <w:delText xml:space="preserve">nventory and </w:delText>
        </w:r>
        <w:r w:rsidRPr="007B48C6" w:rsidDel="004508D2">
          <w:rPr>
            <w:rFonts w:ascii="Arial" w:hAnsi="Arial" w:cs="Arial"/>
            <w:rPrChange w:id="981" w:author="George F. Assis" w:date="2025-04-07T10:20:00Z">
              <w:rPr>
                <w:rFonts w:ascii="Arial" w:hAnsi="Arial" w:cs="Arial"/>
                <w:sz w:val="19"/>
              </w:rPr>
            </w:rPrChange>
          </w:rPr>
          <w:delText>i</w:delText>
        </w:r>
        <w:r w:rsidR="007E758B" w:rsidRPr="007B48C6" w:rsidDel="004508D2">
          <w:rPr>
            <w:rFonts w:ascii="Arial" w:hAnsi="Arial" w:cs="Arial"/>
            <w:rPrChange w:id="982" w:author="George F. Assis" w:date="2025-04-07T10:20:00Z">
              <w:rPr>
                <w:rFonts w:ascii="Arial" w:hAnsi="Arial" w:cs="Arial"/>
                <w:sz w:val="19"/>
              </w:rPr>
            </w:rPrChange>
          </w:rPr>
          <w:delText xml:space="preserve">nspection </w:delText>
        </w:r>
        <w:r w:rsidRPr="007B48C6" w:rsidDel="004508D2">
          <w:rPr>
            <w:rFonts w:ascii="Arial" w:hAnsi="Arial" w:cs="Arial"/>
            <w:rPrChange w:id="983" w:author="George F. Assis" w:date="2025-04-07T10:20:00Z">
              <w:rPr>
                <w:rFonts w:ascii="Arial" w:hAnsi="Arial" w:cs="Arial"/>
                <w:sz w:val="19"/>
              </w:rPr>
            </w:rPrChange>
          </w:rPr>
          <w:delText>r</w:delText>
        </w:r>
        <w:r w:rsidR="007E758B" w:rsidRPr="007B48C6" w:rsidDel="004508D2">
          <w:rPr>
            <w:rFonts w:ascii="Arial" w:hAnsi="Arial" w:cs="Arial"/>
            <w:rPrChange w:id="984" w:author="George F. Assis" w:date="2025-04-07T10:20:00Z">
              <w:rPr>
                <w:rFonts w:ascii="Arial" w:hAnsi="Arial" w:cs="Arial"/>
                <w:sz w:val="19"/>
              </w:rPr>
            </w:rPrChange>
          </w:rPr>
          <w:delText>eports</w:delText>
        </w:r>
        <w:r w:rsidRPr="007B48C6" w:rsidDel="004508D2">
          <w:rPr>
            <w:rFonts w:ascii="Arial" w:hAnsi="Arial" w:cs="Arial"/>
            <w:rPrChange w:id="985" w:author="George F. Assis" w:date="2025-04-07T10:20:00Z">
              <w:rPr>
                <w:rFonts w:ascii="Arial" w:hAnsi="Arial" w:cs="Arial"/>
                <w:sz w:val="19"/>
              </w:rPr>
            </w:rPrChange>
          </w:rPr>
          <w:delText>.</w:delText>
        </w:r>
        <w:r w:rsidRPr="007B48C6" w:rsidDel="004508D2">
          <w:rPr>
            <w:rFonts w:ascii="Arial" w:hAnsi="Arial" w:cs="Arial"/>
            <w:rPrChange w:id="986" w:author="George F. Assis" w:date="2025-04-07T10:20:00Z">
              <w:rPr>
                <w:rFonts w:ascii="Arial" w:hAnsi="Arial" w:cs="Arial"/>
                <w:sz w:val="19"/>
                <w:szCs w:val="19"/>
              </w:rPr>
            </w:rPrChange>
          </w:rPr>
          <w:delText xml:space="preserve">  (</w:delText>
        </w:r>
        <w:r w:rsidRPr="007B48C6" w:rsidDel="004508D2">
          <w:rPr>
            <w:rFonts w:ascii="Arial" w:hAnsi="Arial" w:cs="Arial"/>
            <w:rPrChange w:id="987" w:author="George F. Assis" w:date="2025-04-07T10:20:00Z">
              <w:rPr>
                <w:rFonts w:ascii="Arial" w:hAnsi="Arial" w:cs="Arial"/>
                <w:sz w:val="19"/>
                <w:szCs w:val="19"/>
                <w:highlight w:val="yellow"/>
              </w:rPr>
            </w:rPrChange>
          </w:rPr>
          <w:delText>Dates?</w:delText>
        </w:r>
        <w:r w:rsidRPr="007B48C6" w:rsidDel="004508D2">
          <w:rPr>
            <w:rFonts w:ascii="Arial" w:hAnsi="Arial" w:cs="Arial"/>
            <w:rPrChange w:id="988" w:author="George F. Assis" w:date="2025-04-07T10:20:00Z">
              <w:rPr>
                <w:rFonts w:ascii="Arial" w:hAnsi="Arial" w:cs="Arial"/>
                <w:sz w:val="19"/>
                <w:szCs w:val="19"/>
              </w:rPr>
            </w:rPrChange>
          </w:rPr>
          <w:delText>)</w:delText>
        </w:r>
      </w:del>
    </w:p>
    <w:p w14:paraId="0CDAAC92" w14:textId="77777777" w:rsidR="006B50A0" w:rsidRPr="007B48C6" w:rsidDel="004508D2" w:rsidRDefault="006B50A0" w:rsidP="007E758B">
      <w:pPr>
        <w:widowControl/>
        <w:rPr>
          <w:del w:id="989" w:author="George F. Assis" w:date="2025-04-07T09:56:00Z"/>
          <w:rFonts w:ascii="Arial" w:hAnsi="Arial" w:cs="Arial"/>
          <w:rPrChange w:id="990" w:author="George F. Assis" w:date="2025-04-07T10:20:00Z">
            <w:rPr>
              <w:del w:id="991" w:author="George F. Assis" w:date="2025-04-07T09:56:00Z"/>
              <w:rFonts w:ascii="Arial" w:hAnsi="Arial" w:cs="Arial"/>
              <w:sz w:val="19"/>
            </w:rPr>
          </w:rPrChange>
        </w:rPr>
      </w:pPr>
    </w:p>
    <w:p w14:paraId="3C1B18D5" w14:textId="77777777" w:rsidR="007E758B" w:rsidRPr="007B48C6" w:rsidDel="004508D2" w:rsidRDefault="006B50A0" w:rsidP="007E758B">
      <w:pPr>
        <w:widowControl/>
        <w:rPr>
          <w:ins w:id="992" w:author="George Fattal" w:date="2025-03-28T12:52:00Z"/>
          <w:del w:id="993" w:author="George F. Assis" w:date="2025-04-07T09:56:00Z"/>
          <w:rFonts w:ascii="Arial" w:hAnsi="Arial" w:cs="Arial"/>
          <w:rPrChange w:id="994" w:author="George F. Assis" w:date="2025-04-07T10:20:00Z">
            <w:rPr>
              <w:ins w:id="995" w:author="George Fattal" w:date="2025-03-28T12:52:00Z"/>
              <w:del w:id="996" w:author="George F. Assis" w:date="2025-04-07T09:56:00Z"/>
              <w:rFonts w:ascii="Arial" w:hAnsi="Arial" w:cs="Arial"/>
              <w:sz w:val="19"/>
            </w:rPr>
          </w:rPrChange>
        </w:rPr>
      </w:pPr>
      <w:del w:id="997" w:author="George F. Assis" w:date="2025-04-07T09:56:00Z">
        <w:r w:rsidRPr="007B48C6" w:rsidDel="004508D2">
          <w:rPr>
            <w:rFonts w:ascii="Arial" w:hAnsi="Arial" w:cs="Arial"/>
            <w:b/>
            <w:bCs/>
            <w:rPrChange w:id="998" w:author="George F. Assis" w:date="2025-04-07T10:20:00Z">
              <w:rPr>
                <w:rFonts w:ascii="Arial" w:hAnsi="Arial" w:cs="Arial"/>
                <w:b/>
                <w:bCs/>
                <w:sz w:val="19"/>
              </w:rPr>
            </w:rPrChange>
          </w:rPr>
          <w:delText>[</w:delText>
        </w:r>
        <w:r w:rsidRPr="007B48C6" w:rsidDel="004508D2">
          <w:rPr>
            <w:rFonts w:ascii="Arial" w:hAnsi="Arial" w:cs="Arial"/>
            <w:b/>
            <w:bCs/>
            <w:rPrChange w:id="999" w:author="George F. Assis" w:date="2025-04-07T10:20:00Z">
              <w:rPr>
                <w:rFonts w:ascii="Arial" w:hAnsi="Arial" w:cs="Arial"/>
                <w:b/>
                <w:bCs/>
                <w:sz w:val="19"/>
                <w:highlight w:val="yellow"/>
              </w:rPr>
            </w:rPrChange>
          </w:rPr>
          <w:delText>Client/Project/Location?</w:delText>
        </w:r>
        <w:r w:rsidRPr="007B48C6" w:rsidDel="004508D2">
          <w:rPr>
            <w:rFonts w:ascii="Arial" w:hAnsi="Arial" w:cs="Arial"/>
            <w:b/>
            <w:bCs/>
            <w:rPrChange w:id="1000" w:author="George F. Assis" w:date="2025-04-07T10:20:00Z">
              <w:rPr>
                <w:rFonts w:ascii="Arial" w:hAnsi="Arial" w:cs="Arial"/>
                <w:b/>
                <w:bCs/>
                <w:sz w:val="19"/>
              </w:rPr>
            </w:rPrChange>
          </w:rPr>
          <w:delText>] -</w:delText>
        </w:r>
        <w:r w:rsidRPr="007B48C6" w:rsidDel="004508D2">
          <w:rPr>
            <w:rFonts w:ascii="Arial" w:hAnsi="Arial" w:cs="Arial"/>
            <w:rPrChange w:id="1001" w:author="George F. Assis" w:date="2025-04-07T10:20:00Z">
              <w:rPr>
                <w:rFonts w:ascii="Arial" w:hAnsi="Arial" w:cs="Arial"/>
                <w:sz w:val="19"/>
              </w:rPr>
            </w:rPrChange>
          </w:rPr>
          <w:delText xml:space="preserve"> </w:delText>
        </w:r>
        <w:r w:rsidR="007E758B" w:rsidRPr="007B48C6" w:rsidDel="004508D2">
          <w:rPr>
            <w:rFonts w:ascii="Arial" w:hAnsi="Arial" w:cs="Arial"/>
            <w:rPrChange w:id="1002" w:author="George F. Assis" w:date="2025-04-07T10:20:00Z">
              <w:rPr>
                <w:rFonts w:ascii="Arial" w:hAnsi="Arial" w:cs="Arial"/>
                <w:sz w:val="19"/>
              </w:rPr>
            </w:rPrChange>
          </w:rPr>
          <w:delText xml:space="preserve">Creation of AutoCAD files for </w:delText>
        </w:r>
        <w:r w:rsidRPr="007B48C6" w:rsidDel="004508D2">
          <w:rPr>
            <w:rFonts w:ascii="Arial" w:hAnsi="Arial" w:cs="Arial"/>
            <w:rPrChange w:id="1003" w:author="George F. Assis" w:date="2025-04-07T10:20:00Z">
              <w:rPr>
                <w:rFonts w:ascii="Arial" w:hAnsi="Arial" w:cs="Arial"/>
                <w:sz w:val="19"/>
              </w:rPr>
            </w:rPrChange>
          </w:rPr>
          <w:delText>r</w:delText>
        </w:r>
        <w:r w:rsidR="007E758B" w:rsidRPr="007B48C6" w:rsidDel="004508D2">
          <w:rPr>
            <w:rFonts w:ascii="Arial" w:hAnsi="Arial" w:cs="Arial"/>
            <w:rPrChange w:id="1004" w:author="George F. Assis" w:date="2025-04-07T10:20:00Z">
              <w:rPr>
                <w:rFonts w:ascii="Arial" w:hAnsi="Arial" w:cs="Arial"/>
                <w:sz w:val="19"/>
              </w:rPr>
            </w:rPrChange>
          </w:rPr>
          <w:delText xml:space="preserve">etaining </w:delText>
        </w:r>
        <w:r w:rsidRPr="007B48C6" w:rsidDel="004508D2">
          <w:rPr>
            <w:rFonts w:ascii="Arial" w:hAnsi="Arial" w:cs="Arial"/>
            <w:rPrChange w:id="1005" w:author="George F. Assis" w:date="2025-04-07T10:20:00Z">
              <w:rPr>
                <w:rFonts w:ascii="Arial" w:hAnsi="Arial" w:cs="Arial"/>
                <w:sz w:val="19"/>
              </w:rPr>
            </w:rPrChange>
          </w:rPr>
          <w:delText>w</w:delText>
        </w:r>
        <w:r w:rsidR="007E758B" w:rsidRPr="007B48C6" w:rsidDel="004508D2">
          <w:rPr>
            <w:rFonts w:ascii="Arial" w:hAnsi="Arial" w:cs="Arial"/>
            <w:rPrChange w:id="1006" w:author="George F. Assis" w:date="2025-04-07T10:20:00Z">
              <w:rPr>
                <w:rFonts w:ascii="Arial" w:hAnsi="Arial" w:cs="Arial"/>
                <w:sz w:val="19"/>
              </w:rPr>
            </w:rPrChange>
          </w:rPr>
          <w:delText xml:space="preserve">all </w:delText>
        </w:r>
        <w:r w:rsidRPr="007B48C6" w:rsidDel="004508D2">
          <w:rPr>
            <w:rFonts w:ascii="Arial" w:hAnsi="Arial" w:cs="Arial"/>
            <w:rPrChange w:id="1007" w:author="George F. Assis" w:date="2025-04-07T10:20:00Z">
              <w:rPr>
                <w:rFonts w:ascii="Arial" w:hAnsi="Arial" w:cs="Arial"/>
                <w:sz w:val="19"/>
              </w:rPr>
            </w:rPrChange>
          </w:rPr>
          <w:delText>i</w:delText>
        </w:r>
        <w:r w:rsidR="007E758B" w:rsidRPr="007B48C6" w:rsidDel="004508D2">
          <w:rPr>
            <w:rFonts w:ascii="Arial" w:hAnsi="Arial" w:cs="Arial"/>
            <w:rPrChange w:id="1008" w:author="George F. Assis" w:date="2025-04-07T10:20:00Z">
              <w:rPr>
                <w:rFonts w:ascii="Arial" w:hAnsi="Arial" w:cs="Arial"/>
                <w:sz w:val="19"/>
              </w:rPr>
            </w:rPrChange>
          </w:rPr>
          <w:delText>nspection deficiency callouts</w:delText>
        </w:r>
        <w:r w:rsidRPr="007B48C6" w:rsidDel="004508D2">
          <w:rPr>
            <w:rFonts w:ascii="Arial" w:hAnsi="Arial" w:cs="Arial"/>
            <w:rPrChange w:id="1009" w:author="George F. Assis" w:date="2025-04-07T10:20:00Z">
              <w:rPr>
                <w:rFonts w:ascii="Arial" w:hAnsi="Arial" w:cs="Arial"/>
                <w:sz w:val="19"/>
              </w:rPr>
            </w:rPrChange>
          </w:rPr>
          <w:delText>.</w:delText>
        </w:r>
        <w:r w:rsidRPr="007B48C6" w:rsidDel="004508D2">
          <w:rPr>
            <w:rFonts w:ascii="Arial" w:hAnsi="Arial" w:cs="Arial"/>
            <w:rPrChange w:id="1010" w:author="George F. Assis" w:date="2025-04-07T10:20:00Z">
              <w:rPr>
                <w:rFonts w:ascii="Arial" w:hAnsi="Arial" w:cs="Arial"/>
                <w:sz w:val="19"/>
                <w:szCs w:val="19"/>
              </w:rPr>
            </w:rPrChange>
          </w:rPr>
          <w:delText xml:space="preserve">  (</w:delText>
        </w:r>
        <w:r w:rsidRPr="007B48C6" w:rsidDel="004508D2">
          <w:rPr>
            <w:rFonts w:ascii="Arial" w:hAnsi="Arial" w:cs="Arial"/>
            <w:rPrChange w:id="1011" w:author="George F. Assis" w:date="2025-04-07T10:20:00Z">
              <w:rPr>
                <w:rFonts w:ascii="Arial" w:hAnsi="Arial" w:cs="Arial"/>
                <w:sz w:val="19"/>
                <w:szCs w:val="19"/>
                <w:highlight w:val="yellow"/>
              </w:rPr>
            </w:rPrChange>
          </w:rPr>
          <w:delText>Dates?</w:delText>
        </w:r>
        <w:r w:rsidRPr="007B48C6" w:rsidDel="004508D2">
          <w:rPr>
            <w:rFonts w:ascii="Arial" w:hAnsi="Arial" w:cs="Arial"/>
            <w:rPrChange w:id="1012" w:author="George F. Assis" w:date="2025-04-07T10:20:00Z">
              <w:rPr>
                <w:rFonts w:ascii="Arial" w:hAnsi="Arial" w:cs="Arial"/>
                <w:sz w:val="19"/>
                <w:szCs w:val="19"/>
              </w:rPr>
            </w:rPrChange>
          </w:rPr>
          <w:delText>)</w:delText>
        </w:r>
        <w:r w:rsidR="007E758B" w:rsidRPr="007B48C6" w:rsidDel="004508D2">
          <w:rPr>
            <w:rFonts w:ascii="Arial" w:hAnsi="Arial" w:cs="Arial"/>
            <w:rPrChange w:id="1013" w:author="George F. Assis" w:date="2025-04-07T10:20:00Z">
              <w:rPr>
                <w:rFonts w:ascii="Arial" w:hAnsi="Arial" w:cs="Arial"/>
                <w:sz w:val="19"/>
              </w:rPr>
            </w:rPrChange>
          </w:rPr>
          <w:delText xml:space="preserve"> </w:delText>
        </w:r>
      </w:del>
    </w:p>
    <w:p w14:paraId="76947B44" w14:textId="77777777" w:rsidR="007671C3" w:rsidRPr="007B48C6" w:rsidDel="004508D2" w:rsidRDefault="007671C3" w:rsidP="007E758B">
      <w:pPr>
        <w:widowControl/>
        <w:rPr>
          <w:ins w:id="1014" w:author="George Fattal" w:date="2025-03-28T12:52:00Z"/>
          <w:del w:id="1015" w:author="George F. Assis" w:date="2025-04-07T09:56:00Z"/>
          <w:rFonts w:ascii="Arial" w:hAnsi="Arial" w:cs="Arial"/>
          <w:rPrChange w:id="1016" w:author="George F. Assis" w:date="2025-04-07T10:20:00Z">
            <w:rPr>
              <w:ins w:id="1017" w:author="George Fattal" w:date="2025-03-28T12:52:00Z"/>
              <w:del w:id="1018" w:author="George F. Assis" w:date="2025-04-07T09:56:00Z"/>
              <w:rFonts w:ascii="Arial" w:hAnsi="Arial" w:cs="Arial"/>
              <w:sz w:val="19"/>
            </w:rPr>
          </w:rPrChange>
        </w:rPr>
      </w:pPr>
      <w:ins w:id="1019" w:author="George Fattal" w:date="2025-03-28T12:52:00Z">
        <w:del w:id="1020" w:author="George F. Assis" w:date="2025-04-07T09:56:00Z">
          <w:r w:rsidRPr="007B48C6" w:rsidDel="004508D2">
            <w:rPr>
              <w:rFonts w:ascii="Arial" w:hAnsi="Arial" w:cs="Arial"/>
              <w:rPrChange w:id="1021" w:author="George F. Assis" w:date="2025-04-07T10:20:00Z">
                <w:rPr>
                  <w:rFonts w:ascii="Arial" w:hAnsi="Arial" w:cs="Arial"/>
                  <w:sz w:val="19"/>
                </w:rPr>
              </w:rPrChange>
            </w:rPr>
            <w:delText>These are the same</w:delText>
          </w:r>
        </w:del>
      </w:ins>
      <w:ins w:id="1022" w:author="George Fattal" w:date="2025-03-28T12:55:00Z">
        <w:del w:id="1023" w:author="George F. Assis" w:date="2025-04-07T09:56:00Z">
          <w:r w:rsidR="002A68E2" w:rsidRPr="007B48C6" w:rsidDel="004508D2">
            <w:rPr>
              <w:rFonts w:ascii="Arial" w:hAnsi="Arial" w:cs="Arial"/>
              <w:rPrChange w:id="1024" w:author="George F. Assis" w:date="2025-04-07T10:20:00Z">
                <w:rPr>
                  <w:rFonts w:ascii="Arial" w:hAnsi="Arial" w:cs="Arial"/>
                  <w:sz w:val="19"/>
                </w:rPr>
              </w:rPrChange>
            </w:rPr>
            <w:delText xml:space="preserve">, 2019-2222 </w:delText>
          </w:r>
        </w:del>
      </w:ins>
      <w:ins w:id="1025" w:author="George Fattal" w:date="2025-03-28T12:58:00Z">
        <w:del w:id="1026" w:author="George F. Assis" w:date="2025-04-07T09:56:00Z">
          <w:r w:rsidR="002A68E2" w:rsidRPr="007B48C6" w:rsidDel="004508D2">
            <w:rPr>
              <w:rFonts w:ascii="Arial" w:hAnsi="Arial" w:cs="Arial"/>
              <w:rPrChange w:id="1027" w:author="George F. Assis" w:date="2025-04-07T10:20:00Z">
                <w:rPr>
                  <w:rFonts w:ascii="Arial" w:hAnsi="Arial" w:cs="Arial"/>
                  <w:sz w:val="19"/>
                </w:rPr>
              </w:rPrChange>
            </w:rPr>
            <w:delText xml:space="preserve">or </w:delText>
          </w:r>
        </w:del>
      </w:ins>
      <w:ins w:id="1028" w:author="George Fattal" w:date="2025-03-28T12:59:00Z">
        <w:del w:id="1029" w:author="George F. Assis" w:date="2025-04-07T09:56:00Z">
          <w:r w:rsidR="002A68E2" w:rsidRPr="007B48C6" w:rsidDel="004508D2">
            <w:rPr>
              <w:rFonts w:ascii="Arial" w:hAnsi="Arial" w:cs="Arial"/>
              <w:rPrChange w:id="1030" w:author="George F. Assis" w:date="2025-04-07T10:20:00Z">
                <w:rPr>
                  <w:rFonts w:ascii="Arial" w:hAnsi="Arial" w:cs="Arial"/>
                  <w:sz w:val="19"/>
                </w:rPr>
              </w:rPrChange>
            </w:rPr>
            <w:delText>2017-</w:delText>
          </w:r>
        </w:del>
      </w:ins>
      <w:ins w:id="1031" w:author="George Fattal" w:date="2025-03-28T12:58:00Z">
        <w:del w:id="1032" w:author="George F. Assis" w:date="2025-04-07T09:56:00Z">
          <w:r w:rsidR="002A68E2" w:rsidRPr="007B48C6" w:rsidDel="004508D2">
            <w:rPr>
              <w:rFonts w:ascii="Arial" w:hAnsi="Arial" w:cs="Arial"/>
              <w:rPrChange w:id="1033" w:author="George F. Assis" w:date="2025-04-07T10:20:00Z">
                <w:rPr>
                  <w:rFonts w:ascii="Arial" w:hAnsi="Arial" w:cs="Arial"/>
                  <w:sz w:val="19"/>
                </w:rPr>
              </w:rPrChange>
            </w:rPr>
            <w:delText>1952</w:delText>
          </w:r>
        </w:del>
      </w:ins>
    </w:p>
    <w:p w14:paraId="3949E261" w14:textId="77777777" w:rsidR="007671C3" w:rsidRPr="007B48C6" w:rsidDel="007B48C6" w:rsidRDefault="007671C3" w:rsidP="007E758B">
      <w:pPr>
        <w:widowControl/>
        <w:rPr>
          <w:del w:id="1034" w:author="George F. Assis" w:date="2025-04-07T10:20:00Z"/>
          <w:rFonts w:ascii="Arial" w:hAnsi="Arial" w:cs="Arial"/>
          <w:rPrChange w:id="1035" w:author="George F. Assis" w:date="2025-04-07T10:20:00Z">
            <w:rPr>
              <w:del w:id="1036" w:author="George F. Assis" w:date="2025-04-07T10:20:00Z"/>
              <w:rFonts w:ascii="Arial" w:hAnsi="Arial" w:cs="Arial"/>
              <w:sz w:val="19"/>
            </w:rPr>
          </w:rPrChange>
        </w:rPr>
      </w:pPr>
    </w:p>
    <w:p w14:paraId="627E74AF" w14:textId="77777777" w:rsidR="006B50A0" w:rsidRPr="007B48C6" w:rsidDel="007B48C6" w:rsidRDefault="006B50A0" w:rsidP="007E758B">
      <w:pPr>
        <w:widowControl/>
        <w:rPr>
          <w:del w:id="1037" w:author="George F. Assis" w:date="2025-04-07T10:20:00Z"/>
          <w:rFonts w:ascii="Arial" w:hAnsi="Arial" w:cs="Arial"/>
          <w:rPrChange w:id="1038" w:author="George F. Assis" w:date="2025-04-07T10:20:00Z">
            <w:rPr>
              <w:del w:id="1039" w:author="George F. Assis" w:date="2025-04-07T10:20:00Z"/>
              <w:rFonts w:ascii="Arial" w:hAnsi="Arial" w:cs="Arial"/>
              <w:sz w:val="19"/>
            </w:rPr>
          </w:rPrChange>
        </w:rPr>
      </w:pPr>
    </w:p>
    <w:p w14:paraId="284F486C" w14:textId="77777777" w:rsidR="007E758B" w:rsidRPr="007B48C6" w:rsidDel="007B48C6" w:rsidRDefault="006B50A0" w:rsidP="007E758B">
      <w:pPr>
        <w:widowControl/>
        <w:rPr>
          <w:del w:id="1040" w:author="George F. Assis" w:date="2025-04-07T10:20:00Z"/>
          <w:rFonts w:ascii="Arial" w:hAnsi="Arial" w:cs="Arial"/>
          <w:rPrChange w:id="1041" w:author="George F. Assis" w:date="2025-04-07T10:20:00Z">
            <w:rPr>
              <w:del w:id="1042" w:author="George F. Assis" w:date="2025-04-07T10:20:00Z"/>
              <w:rFonts w:ascii="Arial" w:hAnsi="Arial" w:cs="Arial"/>
              <w:sz w:val="19"/>
            </w:rPr>
          </w:rPrChange>
        </w:rPr>
      </w:pPr>
      <w:del w:id="1043" w:author="George F. Assis" w:date="2025-04-07T10:20:00Z">
        <w:r w:rsidRPr="007B48C6" w:rsidDel="007B48C6">
          <w:rPr>
            <w:rFonts w:ascii="Arial" w:hAnsi="Arial" w:cs="Arial"/>
            <w:b/>
            <w:bCs/>
            <w:rPrChange w:id="1044" w:author="George F. Assis" w:date="2025-04-07T10:20:00Z">
              <w:rPr>
                <w:rFonts w:ascii="Arial" w:hAnsi="Arial" w:cs="Arial"/>
                <w:b/>
                <w:bCs/>
                <w:sz w:val="19"/>
              </w:rPr>
            </w:rPrChange>
          </w:rPr>
          <w:delText>[</w:delText>
        </w:r>
        <w:r w:rsidRPr="007B48C6" w:rsidDel="007B48C6">
          <w:rPr>
            <w:rFonts w:ascii="Arial" w:hAnsi="Arial" w:cs="Arial"/>
            <w:b/>
            <w:bCs/>
            <w:rPrChange w:id="1045" w:author="George F. Assis" w:date="2025-04-07T10:20:00Z">
              <w:rPr>
                <w:rFonts w:ascii="Arial" w:hAnsi="Arial" w:cs="Arial"/>
                <w:b/>
                <w:bCs/>
                <w:sz w:val="19"/>
                <w:highlight w:val="yellow"/>
              </w:rPr>
            </w:rPrChange>
          </w:rPr>
          <w:delText>Client/Project/Location?</w:delText>
        </w:r>
        <w:r w:rsidRPr="007B48C6" w:rsidDel="007B48C6">
          <w:rPr>
            <w:rFonts w:ascii="Arial" w:hAnsi="Arial" w:cs="Arial"/>
            <w:b/>
            <w:bCs/>
            <w:rPrChange w:id="1046" w:author="George F. Assis" w:date="2025-04-07T10:20:00Z">
              <w:rPr>
                <w:rFonts w:ascii="Arial" w:hAnsi="Arial" w:cs="Arial"/>
                <w:b/>
                <w:bCs/>
                <w:sz w:val="19"/>
              </w:rPr>
            </w:rPrChange>
          </w:rPr>
          <w:delText>] -</w:delText>
        </w:r>
        <w:r w:rsidRPr="007B48C6" w:rsidDel="007B48C6">
          <w:rPr>
            <w:rFonts w:ascii="Arial" w:hAnsi="Arial" w:cs="Arial"/>
            <w:rPrChange w:id="1047" w:author="George F. Assis" w:date="2025-04-07T10:20:00Z">
              <w:rPr>
                <w:rFonts w:ascii="Arial" w:hAnsi="Arial" w:cs="Arial"/>
                <w:sz w:val="19"/>
              </w:rPr>
            </w:rPrChange>
          </w:rPr>
          <w:delText xml:space="preserve"> </w:delText>
        </w:r>
        <w:r w:rsidR="007E758B" w:rsidRPr="007B48C6" w:rsidDel="007B48C6">
          <w:rPr>
            <w:rFonts w:ascii="Arial" w:hAnsi="Arial" w:cs="Arial"/>
            <w:rPrChange w:id="1048" w:author="George F. Assis" w:date="2025-04-07T10:20:00Z">
              <w:rPr>
                <w:rFonts w:ascii="Arial" w:hAnsi="Arial" w:cs="Arial"/>
                <w:sz w:val="19"/>
              </w:rPr>
            </w:rPrChange>
          </w:rPr>
          <w:delText xml:space="preserve">Revit modeling of </w:delText>
        </w:r>
        <w:r w:rsidRPr="007B48C6" w:rsidDel="007B48C6">
          <w:rPr>
            <w:rFonts w:ascii="Arial" w:hAnsi="Arial" w:cs="Arial"/>
            <w:rPrChange w:id="1049" w:author="George F. Assis" w:date="2025-04-07T10:20:00Z">
              <w:rPr>
                <w:rFonts w:ascii="Arial" w:hAnsi="Arial" w:cs="Arial"/>
                <w:sz w:val="19"/>
              </w:rPr>
            </w:rPrChange>
          </w:rPr>
          <w:delText>s</w:delText>
        </w:r>
        <w:r w:rsidR="007E758B" w:rsidRPr="007B48C6" w:rsidDel="007B48C6">
          <w:rPr>
            <w:rFonts w:ascii="Arial" w:hAnsi="Arial" w:cs="Arial"/>
            <w:rPrChange w:id="1050" w:author="George F. Assis" w:date="2025-04-07T10:20:00Z">
              <w:rPr>
                <w:rFonts w:ascii="Arial" w:hAnsi="Arial" w:cs="Arial"/>
                <w:sz w:val="19"/>
              </w:rPr>
            </w:rPrChange>
          </w:rPr>
          <w:delText xml:space="preserve">ewer </w:delText>
        </w:r>
        <w:r w:rsidRPr="007B48C6" w:rsidDel="007B48C6">
          <w:rPr>
            <w:rFonts w:ascii="Arial" w:hAnsi="Arial" w:cs="Arial"/>
            <w:rPrChange w:id="1051" w:author="George F. Assis" w:date="2025-04-07T10:20:00Z">
              <w:rPr>
                <w:rFonts w:ascii="Arial" w:hAnsi="Arial" w:cs="Arial"/>
                <w:sz w:val="19"/>
              </w:rPr>
            </w:rPrChange>
          </w:rPr>
          <w:delText>m</w:delText>
        </w:r>
        <w:r w:rsidR="007E758B" w:rsidRPr="007B48C6" w:rsidDel="007B48C6">
          <w:rPr>
            <w:rFonts w:ascii="Arial" w:hAnsi="Arial" w:cs="Arial"/>
            <w:rPrChange w:id="1052" w:author="George F. Assis" w:date="2025-04-07T10:20:00Z">
              <w:rPr>
                <w:rFonts w:ascii="Arial" w:hAnsi="Arial" w:cs="Arial"/>
                <w:sz w:val="19"/>
              </w:rPr>
            </w:rPrChange>
          </w:rPr>
          <w:delText>ain</w:delText>
        </w:r>
        <w:r w:rsidRPr="007B48C6" w:rsidDel="007B48C6">
          <w:rPr>
            <w:rFonts w:ascii="Arial" w:hAnsi="Arial" w:cs="Arial"/>
            <w:rPrChange w:id="1053" w:author="George F. Assis" w:date="2025-04-07T10:20:00Z">
              <w:rPr>
                <w:rFonts w:ascii="Arial" w:hAnsi="Arial" w:cs="Arial"/>
                <w:sz w:val="19"/>
              </w:rPr>
            </w:rPrChange>
          </w:rPr>
          <w:delText>.</w:delText>
        </w:r>
        <w:r w:rsidRPr="007B48C6" w:rsidDel="007B48C6">
          <w:rPr>
            <w:rFonts w:ascii="Arial" w:hAnsi="Arial" w:cs="Arial"/>
            <w:rPrChange w:id="1054" w:author="George F. Assis" w:date="2025-04-07T10:20:00Z">
              <w:rPr>
                <w:rFonts w:ascii="Arial" w:hAnsi="Arial" w:cs="Arial"/>
                <w:sz w:val="19"/>
                <w:szCs w:val="19"/>
              </w:rPr>
            </w:rPrChange>
          </w:rPr>
          <w:delText xml:space="preserve">  (</w:delText>
        </w:r>
        <w:r w:rsidRPr="007B48C6" w:rsidDel="007B48C6">
          <w:rPr>
            <w:rFonts w:ascii="Arial" w:hAnsi="Arial" w:cs="Arial"/>
            <w:rPrChange w:id="1055" w:author="George F. Assis" w:date="2025-04-07T10:20:00Z">
              <w:rPr>
                <w:rFonts w:ascii="Arial" w:hAnsi="Arial" w:cs="Arial"/>
                <w:sz w:val="19"/>
                <w:szCs w:val="19"/>
                <w:highlight w:val="yellow"/>
              </w:rPr>
            </w:rPrChange>
          </w:rPr>
          <w:delText>Dates?</w:delText>
        </w:r>
        <w:r w:rsidRPr="007B48C6" w:rsidDel="007B48C6">
          <w:rPr>
            <w:rFonts w:ascii="Arial" w:hAnsi="Arial" w:cs="Arial"/>
            <w:rPrChange w:id="1056" w:author="George F. Assis" w:date="2025-04-07T10:20:00Z">
              <w:rPr>
                <w:rFonts w:ascii="Arial" w:hAnsi="Arial" w:cs="Arial"/>
                <w:sz w:val="19"/>
                <w:szCs w:val="19"/>
              </w:rPr>
            </w:rPrChange>
          </w:rPr>
          <w:delText>)</w:delText>
        </w:r>
      </w:del>
    </w:p>
    <w:p w14:paraId="049A31D4" w14:textId="77777777" w:rsidR="0099451E" w:rsidRPr="007B48C6" w:rsidDel="007B48C6" w:rsidRDefault="0099451E"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1057" w:author="George F. Assis" w:date="2025-04-07T10:20:00Z"/>
          <w:sz w:val="20"/>
          <w:rPrChange w:id="1058" w:author="George F. Assis" w:date="2025-04-07T10:20:00Z">
            <w:rPr>
              <w:del w:id="1059" w:author="George F. Assis" w:date="2025-04-07T10:20:00Z"/>
            </w:rPr>
          </w:rPrChange>
        </w:rPr>
      </w:pPr>
    </w:p>
    <w:p w14:paraId="2A763648" w14:textId="77777777" w:rsidR="0099451E" w:rsidRPr="007B48C6" w:rsidDel="007B48C6" w:rsidRDefault="0099451E"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del w:id="1060" w:author="George F. Assis" w:date="2025-04-07T10:20:00Z"/>
          <w:sz w:val="20"/>
          <w:rPrChange w:id="1061" w:author="George F. Assis" w:date="2025-04-07T10:20:00Z">
            <w:rPr>
              <w:del w:id="1062" w:author="George F. Assis" w:date="2025-04-07T10:20:00Z"/>
            </w:rPr>
          </w:rPrChange>
        </w:rPr>
      </w:pPr>
    </w:p>
    <w:p w14:paraId="140D3EB4" w14:textId="77777777" w:rsidR="005B1A95" w:rsidRPr="007B48C6" w:rsidRDefault="005B1A95" w:rsidP="005550A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Change w:id="1063" w:author="George F. Assis" w:date="2025-04-07T10:20:00Z">
            <w:rPr/>
          </w:rPrChange>
        </w:rPr>
      </w:pPr>
    </w:p>
    <w:sectPr w:rsidR="005B1A95" w:rsidRPr="007B48C6">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907" w:footer="907"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5" w:author="Margret Thomas" w:date="2025-03-28T16:04:00Z" w:initials="MT">
    <w:p w14:paraId="1A4A4692" w14:textId="77777777" w:rsidR="00C328A5" w:rsidRDefault="00C328A5" w:rsidP="00C328A5">
      <w:pPr>
        <w:pStyle w:val="CommentText"/>
      </w:pPr>
      <w:r>
        <w:rPr>
          <w:rStyle w:val="CommentReference"/>
        </w:rPr>
        <w:annotationRef/>
      </w:r>
      <w:r>
        <w:t>Could not find project sheet for these projects</w:t>
      </w:r>
    </w:p>
  </w:comment>
  <w:comment w:id="116" w:author="George Fattal" w:date="2025-04-01T12:51:00Z" w:initials="GF">
    <w:p w14:paraId="2E82067D" w14:textId="77777777" w:rsidR="00526595" w:rsidRDefault="00526595" w:rsidP="00526595">
      <w:pPr>
        <w:pStyle w:val="CommentText"/>
      </w:pPr>
      <w:r>
        <w:rPr>
          <w:rStyle w:val="CommentReference"/>
        </w:rPr>
        <w:annotationRef/>
      </w:r>
      <w:r>
        <w:t>Reword and revise as needed</w:t>
      </w:r>
    </w:p>
  </w:comment>
  <w:comment w:id="325" w:author="Margret Thomas" w:date="2025-03-28T15:57:00Z" w:initials="MT">
    <w:p w14:paraId="4D3FACC5" w14:textId="77777777" w:rsidR="009A5D63" w:rsidRDefault="009A5D63" w:rsidP="009A5D63">
      <w:pPr>
        <w:pStyle w:val="CommentText"/>
      </w:pPr>
      <w:r>
        <w:rPr>
          <w:rStyle w:val="CommentReference"/>
        </w:rPr>
        <w:annotationRef/>
      </w:r>
      <w:r>
        <w:t>I found project sheet for this one, however, it is about sign structure design.</w:t>
      </w:r>
    </w:p>
  </w:comment>
  <w:comment w:id="326" w:author="George Fattal" w:date="2025-04-01T12:50:00Z" w:initials="GF">
    <w:p w14:paraId="1ED3E6B9" w14:textId="77777777" w:rsidR="00526595" w:rsidRDefault="00526595" w:rsidP="00526595">
      <w:pPr>
        <w:pStyle w:val="CommentText"/>
      </w:pPr>
      <w:r>
        <w:rPr>
          <w:rStyle w:val="CommentReference"/>
        </w:rPr>
        <w:annotationRef/>
      </w:r>
      <w:r>
        <w:t>My involvment was minimal, only partial review. Remove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4A4692" w15:done="0"/>
  <w15:commentEx w15:paraId="2E82067D" w15:paraIdParent="1A4A4692" w15:done="0"/>
  <w15:commentEx w15:paraId="4D3FACC5" w15:done="0"/>
  <w15:commentEx w15:paraId="1ED3E6B9" w15:paraIdParent="4D3FAC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4A4692" w16cid:durableId="77254246"/>
  <w16cid:commentId w16cid:paraId="2E82067D" w16cid:durableId="1068DF8B"/>
  <w16cid:commentId w16cid:paraId="4D3FACC5" w16cid:durableId="4A71B888"/>
  <w16cid:commentId w16cid:paraId="1ED3E6B9" w16cid:durableId="2848DA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D4CBA" w14:textId="77777777" w:rsidR="00246002" w:rsidRDefault="00246002">
      <w:r>
        <w:separator/>
      </w:r>
    </w:p>
  </w:endnote>
  <w:endnote w:type="continuationSeparator" w:id="0">
    <w:p w14:paraId="505B0C4D" w14:textId="77777777" w:rsidR="00246002" w:rsidRDefault="00246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CE88" w14:textId="77777777" w:rsidR="00D0260A" w:rsidRPr="00D0260A" w:rsidRDefault="00D0260A" w:rsidP="00D0260A">
    <w:pPr>
      <w:rPr>
        <w:sz w:val="16"/>
        <w:szCs w:val="16"/>
      </w:rPr>
    </w:pPr>
    <w:r>
      <w:rPr>
        <w:noProof/>
      </w:rPr>
      <w:pict w14:anchorId="1570F6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14:paraId="52C50A5A" w14:textId="77777777" w:rsidR="005B1A95" w:rsidRPr="00D0260A" w:rsidRDefault="00D0260A" w:rsidP="00D0260A">
    <w:pPr>
      <w:pStyle w:val="Footer"/>
      <w:pBdr>
        <w:top w:val="single" w:sz="8" w:space="1" w:color="004D90"/>
      </w:pBdr>
      <w:jc w:val="right"/>
    </w:pPr>
    <w:r>
      <w:rPr>
        <w:noProof/>
        <w:lang w:eastAsia="zh-TW"/>
      </w:rPr>
      <w:pict w14:anchorId="29BBA7B9">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14:paraId="6657D07B"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1F1E2E77">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w14:anchorId="63E93EEE">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8C66" w14:textId="77777777" w:rsidR="00D0260A" w:rsidRPr="00D0260A" w:rsidRDefault="00D0260A" w:rsidP="00D0260A">
    <w:pPr>
      <w:rPr>
        <w:sz w:val="16"/>
        <w:szCs w:val="16"/>
      </w:rPr>
    </w:pPr>
    <w:r>
      <w:rPr>
        <w:noProof/>
      </w:rPr>
      <w:pict w14:anchorId="06201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14:paraId="64FFF740" w14:textId="77777777" w:rsidR="005B1A95" w:rsidRDefault="00D0260A" w:rsidP="00D0260A">
    <w:pPr>
      <w:pStyle w:val="Footer"/>
      <w:pBdr>
        <w:top w:val="single" w:sz="8" w:space="1" w:color="004D90"/>
      </w:pBdr>
      <w:jc w:val="right"/>
      <w:rPr>
        <w:sz w:val="10"/>
        <w:szCs w:val="10"/>
      </w:rPr>
    </w:pPr>
    <w:r>
      <w:rPr>
        <w:noProof/>
        <w:lang w:eastAsia="zh-TW"/>
      </w:rPr>
      <w:pict w14:anchorId="1820A7A9">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14:paraId="7A5FB676"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37CCCDBF">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w14:anchorId="46FDD993">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6CDA" w14:textId="77777777" w:rsidR="00D0260A" w:rsidRPr="00D0260A" w:rsidRDefault="00D0260A" w:rsidP="00D0260A">
    <w:pPr>
      <w:pStyle w:val="Footer"/>
      <w:rPr>
        <w:sz w:val="16"/>
        <w:szCs w:val="16"/>
      </w:rPr>
    </w:pPr>
  </w:p>
  <w:p w14:paraId="59D9DB08" w14:textId="77777777" w:rsidR="005B1A95" w:rsidRPr="00D0260A" w:rsidRDefault="00D0260A" w:rsidP="00D0260A">
    <w:pPr>
      <w:pStyle w:val="Footer"/>
      <w:pBdr>
        <w:top w:val="single" w:sz="8" w:space="1" w:color="004D90"/>
      </w:pBdr>
      <w:jc w:val="right"/>
    </w:pPr>
    <w:r>
      <w:rPr>
        <w:noProof/>
        <w:lang w:eastAsia="zh-TW"/>
      </w:rPr>
      <w:pict w14:anchorId="31D47863">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14:paraId="087442BD"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3F1B3406">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w14:anchorId="11A79DA7">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80F05" w14:textId="77777777" w:rsidR="00246002" w:rsidRDefault="00246002">
      <w:r>
        <w:separator/>
      </w:r>
    </w:p>
  </w:footnote>
  <w:footnote w:type="continuationSeparator" w:id="0">
    <w:p w14:paraId="52704F52" w14:textId="77777777" w:rsidR="00246002" w:rsidRDefault="00246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806B" w14:textId="77777777" w:rsidR="00B24970" w:rsidRDefault="00B24970" w:rsidP="00B24970">
    <w:pPr>
      <w:tabs>
        <w:tab w:val="right" w:pos="10080"/>
      </w:tabs>
      <w:rPr>
        <w:rFonts w:ascii="Arial" w:hAnsi="Arial" w:cs="Arial"/>
        <w:b/>
        <w:bCs/>
        <w:sz w:val="24"/>
      </w:rPr>
    </w:pPr>
    <w:r>
      <w:rPr>
        <w:rFonts w:ascii="Arial" w:hAnsi="Arial" w:cs="Arial"/>
        <w:b/>
        <w:bCs/>
        <w:sz w:val="24"/>
      </w:rPr>
      <w:t>GEORGE FATTAL</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B24970">
      <w:rPr>
        <w:rFonts w:ascii="Arial" w:hAnsi="Arial" w:cs="Arial"/>
        <w:b/>
        <w:bCs/>
        <w:i/>
        <w:iCs/>
        <w:sz w:val="24"/>
        <w:szCs w:val="24"/>
      </w:rPr>
      <w:t>.</w:t>
    </w:r>
  </w:p>
  <w:p w14:paraId="34AC784A" w14:textId="77777777" w:rsidR="00B24970" w:rsidDel="00381874" w:rsidRDefault="00B72613" w:rsidP="00B24970">
    <w:pPr>
      <w:rPr>
        <w:del w:id="1064" w:author="George Fattal" w:date="2025-03-28T12:37:00Z"/>
      </w:rPr>
    </w:pPr>
    <w:ins w:id="1065" w:author="George F. Assis" w:date="2025-04-07T11:10:00Z">
      <w:r>
        <w:t xml:space="preserve">Jr. </w:t>
      </w:r>
    </w:ins>
    <w:ins w:id="1066" w:author="George F. Assis" w:date="2025-04-07T10:12:00Z">
      <w:r w:rsidR="00381874">
        <w:t>Structural Engineer</w:t>
      </w:r>
    </w:ins>
    <w:ins w:id="1067" w:author="George Fattal" w:date="2025-03-28T12:37:00Z">
      <w:del w:id="1068" w:author="George F. Assis" w:date="2025-04-07T10:12:00Z">
        <w:r w:rsidR="007921C3" w:rsidDel="00381874">
          <w:delText>Structural Engineer</w:delText>
        </w:r>
      </w:del>
    </w:ins>
    <w:del w:id="1069" w:author="George Fattal" w:date="2025-03-28T12:37:00Z">
      <w:r w:rsidR="00B24970" w:rsidDel="007921C3">
        <w:delText>CADD / Technician</w:delText>
      </w:r>
    </w:del>
  </w:p>
  <w:p w14:paraId="578F8C8B" w14:textId="77777777" w:rsidR="00381874" w:rsidRDefault="00381874" w:rsidP="00B2497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ins w:id="1070" w:author="George F. Assis" w:date="2025-04-07T10:12:00Z"/>
        <w:szCs w:val="24"/>
      </w:rPr>
    </w:pPr>
  </w:p>
  <w:p w14:paraId="390F8C49" w14:textId="77777777" w:rsidR="005B1A95" w:rsidRPr="00B24970" w:rsidRDefault="00B24970" w:rsidP="00B24970">
    <w:r>
      <w:rPr>
        <w:noProof/>
      </w:rPr>
      <w:pict w14:anchorId="3518B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698E" w14:textId="77777777" w:rsidR="00B24970" w:rsidRDefault="00B24970" w:rsidP="00B24970">
    <w:pPr>
      <w:tabs>
        <w:tab w:val="right" w:pos="10080"/>
      </w:tabs>
      <w:rPr>
        <w:rFonts w:ascii="Arial" w:hAnsi="Arial" w:cs="Arial"/>
        <w:b/>
        <w:bCs/>
        <w:sz w:val="24"/>
      </w:rPr>
    </w:pPr>
    <w:r>
      <w:rPr>
        <w:rFonts w:ascii="Arial" w:hAnsi="Arial" w:cs="Arial"/>
        <w:b/>
        <w:bCs/>
        <w:sz w:val="24"/>
      </w:rPr>
      <w:t>GEORGE FATTAL</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B24970">
      <w:rPr>
        <w:rFonts w:ascii="Arial" w:hAnsi="Arial" w:cs="Arial"/>
        <w:b/>
        <w:bCs/>
        <w:i/>
        <w:iCs/>
        <w:sz w:val="24"/>
        <w:szCs w:val="24"/>
      </w:rPr>
      <w:t>.</w:t>
    </w:r>
  </w:p>
  <w:p w14:paraId="7A30448C" w14:textId="77777777" w:rsidR="00B24970" w:rsidRDefault="00B24970" w:rsidP="00B2497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CADD / Technician</w:t>
    </w:r>
  </w:p>
  <w:p w14:paraId="28C2B881" w14:textId="77777777" w:rsidR="005B1A95" w:rsidRPr="00B24970" w:rsidRDefault="00B24970" w:rsidP="00B24970">
    <w:r>
      <w:rPr>
        <w:noProof/>
      </w:rPr>
      <w:pict w14:anchorId="11697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8ED3" w14:textId="77777777" w:rsidR="005B1A95" w:rsidRDefault="00B24970" w:rsidP="00B24970">
    <w:pPr>
      <w:tabs>
        <w:tab w:val="right" w:pos="10080"/>
      </w:tabs>
      <w:rPr>
        <w:rFonts w:ascii="Arial" w:hAnsi="Arial" w:cs="Arial"/>
        <w:b/>
        <w:bCs/>
        <w:sz w:val="24"/>
      </w:rPr>
    </w:pPr>
    <w:r>
      <w:rPr>
        <w:rFonts w:ascii="Arial" w:hAnsi="Arial" w:cs="Arial"/>
        <w:b/>
        <w:bCs/>
        <w:sz w:val="24"/>
      </w:rPr>
      <w:t>G</w:t>
    </w:r>
    <w:r w:rsidR="005B1A95">
      <w:rPr>
        <w:rFonts w:ascii="Arial" w:hAnsi="Arial" w:cs="Arial"/>
        <w:b/>
        <w:bCs/>
        <w:sz w:val="24"/>
      </w:rPr>
      <w:t>EO</w:t>
    </w:r>
    <w:r>
      <w:rPr>
        <w:rFonts w:ascii="Arial" w:hAnsi="Arial" w:cs="Arial"/>
        <w:b/>
        <w:bCs/>
        <w:sz w:val="24"/>
      </w:rPr>
      <w:t>RG</w:t>
    </w:r>
    <w:r w:rsidR="005B1A95">
      <w:rPr>
        <w:rFonts w:ascii="Arial" w:hAnsi="Arial" w:cs="Arial"/>
        <w:b/>
        <w:bCs/>
        <w:sz w:val="24"/>
      </w:rPr>
      <w:t>E</w:t>
    </w:r>
    <w:r>
      <w:rPr>
        <w:rFonts w:ascii="Arial" w:hAnsi="Arial" w:cs="Arial"/>
        <w:b/>
        <w:bCs/>
        <w:sz w:val="24"/>
      </w:rPr>
      <w:t xml:space="preserve"> FATTAL</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B24970">
      <w:rPr>
        <w:rFonts w:ascii="Arial" w:hAnsi="Arial" w:cs="Arial"/>
        <w:b/>
        <w:bCs/>
        <w:i/>
        <w:iCs/>
        <w:sz w:val="24"/>
        <w:szCs w:val="24"/>
      </w:rPr>
      <w:t>.</w:t>
    </w:r>
  </w:p>
  <w:p w14:paraId="50A72964" w14:textId="77777777" w:rsidR="005B1A95" w:rsidRDefault="00B72613" w:rsidP="00B2497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ins w:id="1071" w:author="George F. Assis" w:date="2025-04-07T11:10:00Z">
      <w:r>
        <w:t xml:space="preserve">Jr. </w:t>
      </w:r>
    </w:ins>
    <w:del w:id="1072" w:author="George Fattal" w:date="2025-03-28T12:36:00Z">
      <w:r w:rsidR="00B24970" w:rsidDel="007921C3">
        <w:delText xml:space="preserve">CADD / </w:delText>
      </w:r>
      <w:r w:rsidR="005B1A95" w:rsidDel="007921C3">
        <w:delText>Te</w:delText>
      </w:r>
      <w:r w:rsidR="00B24970" w:rsidDel="007921C3">
        <w:delText>chnici</w:delText>
      </w:r>
      <w:r w:rsidR="005B1A95" w:rsidDel="007921C3">
        <w:delText>an</w:delText>
      </w:r>
    </w:del>
    <w:ins w:id="1073" w:author="George Fattal" w:date="2025-03-28T12:36:00Z">
      <w:r w:rsidR="007921C3">
        <w:t>Structural Engineer</w:t>
      </w:r>
    </w:ins>
  </w:p>
  <w:p w14:paraId="37EBBB05" w14:textId="77777777" w:rsidR="005B1A95" w:rsidRDefault="005B1A95" w:rsidP="00B24970">
    <w:pPr>
      <w:rPr>
        <w:rFonts w:ascii="Arial" w:hAnsi="Arial" w:cs="Arial"/>
      </w:rPr>
    </w:pPr>
    <w:r>
      <w:rPr>
        <w:noProof/>
      </w:rPr>
      <w:pict w14:anchorId="1390B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 w15:restartNumberingAfterBreak="0">
    <w:nsid w:val="6E630DC6"/>
    <w:multiLevelType w:val="hybridMultilevel"/>
    <w:tmpl w:val="17847670"/>
    <w:lvl w:ilvl="0" w:tplc="415493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639453">
    <w:abstractNumId w:val="0"/>
  </w:num>
  <w:num w:numId="2" w16cid:durableId="1089157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trackRevisions/>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0B92"/>
    <w:rsid w:val="00094B49"/>
    <w:rsid w:val="000B35D5"/>
    <w:rsid w:val="000D778A"/>
    <w:rsid w:val="00120EB2"/>
    <w:rsid w:val="00162BF1"/>
    <w:rsid w:val="00246002"/>
    <w:rsid w:val="002668BB"/>
    <w:rsid w:val="00296A08"/>
    <w:rsid w:val="00297D8F"/>
    <w:rsid w:val="002A6776"/>
    <w:rsid w:val="002A68E2"/>
    <w:rsid w:val="00381874"/>
    <w:rsid w:val="00392967"/>
    <w:rsid w:val="003971E8"/>
    <w:rsid w:val="003A311B"/>
    <w:rsid w:val="003B2AE4"/>
    <w:rsid w:val="004007D9"/>
    <w:rsid w:val="004248AF"/>
    <w:rsid w:val="004508D2"/>
    <w:rsid w:val="0045451B"/>
    <w:rsid w:val="004D3EEB"/>
    <w:rsid w:val="00511493"/>
    <w:rsid w:val="00526595"/>
    <w:rsid w:val="005550AC"/>
    <w:rsid w:val="005B1A95"/>
    <w:rsid w:val="006263A7"/>
    <w:rsid w:val="006B50A0"/>
    <w:rsid w:val="006F03F2"/>
    <w:rsid w:val="00737608"/>
    <w:rsid w:val="00757FC9"/>
    <w:rsid w:val="007671C3"/>
    <w:rsid w:val="007921C3"/>
    <w:rsid w:val="007B48C6"/>
    <w:rsid w:val="007E758B"/>
    <w:rsid w:val="0089014D"/>
    <w:rsid w:val="008B004C"/>
    <w:rsid w:val="008B7C7B"/>
    <w:rsid w:val="008C52FF"/>
    <w:rsid w:val="009339C3"/>
    <w:rsid w:val="00967961"/>
    <w:rsid w:val="0099451E"/>
    <w:rsid w:val="009A5D63"/>
    <w:rsid w:val="00A31A12"/>
    <w:rsid w:val="00A471CA"/>
    <w:rsid w:val="00B206F7"/>
    <w:rsid w:val="00B24970"/>
    <w:rsid w:val="00B41157"/>
    <w:rsid w:val="00B72613"/>
    <w:rsid w:val="00B7364B"/>
    <w:rsid w:val="00C22EEB"/>
    <w:rsid w:val="00C328A5"/>
    <w:rsid w:val="00C85540"/>
    <w:rsid w:val="00D0260A"/>
    <w:rsid w:val="00D42626"/>
    <w:rsid w:val="00D76CC5"/>
    <w:rsid w:val="00DB1A94"/>
    <w:rsid w:val="00DD66C2"/>
    <w:rsid w:val="00DF2B09"/>
    <w:rsid w:val="00E137B1"/>
    <w:rsid w:val="00E5035F"/>
    <w:rsid w:val="00E638F0"/>
    <w:rsid w:val="00E7530A"/>
    <w:rsid w:val="00EA2BA1"/>
    <w:rsid w:val="00ED04C6"/>
    <w:rsid w:val="00F745FD"/>
    <w:rsid w:val="00F92DC8"/>
    <w:rsid w:val="00FB29EB"/>
    <w:rsid w:val="00FB3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12545F94"/>
  <w15:chartTrackingRefBased/>
  <w15:docId w15:val="{F8EC5C73-B685-4602-B4B7-B9839727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162BF1"/>
    <w:pPr>
      <w:autoSpaceDE w:val="0"/>
      <w:autoSpaceDN w:val="0"/>
      <w:adjustRightInd w:val="0"/>
    </w:pPr>
    <w:rPr>
      <w:rFonts w:ascii="Georgia" w:hAnsi="Georgia" w:cs="Georgia"/>
      <w:color w:val="000000"/>
      <w:sz w:val="24"/>
      <w:szCs w:val="24"/>
    </w:rPr>
  </w:style>
  <w:style w:type="paragraph" w:styleId="Revision">
    <w:name w:val="Revision"/>
    <w:hidden/>
    <w:uiPriority w:val="99"/>
    <w:semiHidden/>
    <w:rsid w:val="007921C3"/>
  </w:style>
  <w:style w:type="character" w:styleId="CommentReference">
    <w:name w:val="annotation reference"/>
    <w:uiPriority w:val="99"/>
    <w:semiHidden/>
    <w:unhideWhenUsed/>
    <w:rsid w:val="009A5D63"/>
    <w:rPr>
      <w:sz w:val="16"/>
      <w:szCs w:val="16"/>
    </w:rPr>
  </w:style>
  <w:style w:type="paragraph" w:styleId="CommentText">
    <w:name w:val="annotation text"/>
    <w:basedOn w:val="Normal"/>
    <w:link w:val="CommentTextChar"/>
    <w:uiPriority w:val="99"/>
    <w:unhideWhenUsed/>
    <w:rsid w:val="009A5D63"/>
  </w:style>
  <w:style w:type="character" w:customStyle="1" w:styleId="CommentTextChar">
    <w:name w:val="Comment Text Char"/>
    <w:basedOn w:val="DefaultParagraphFont"/>
    <w:link w:val="CommentText"/>
    <w:uiPriority w:val="99"/>
    <w:rsid w:val="009A5D63"/>
  </w:style>
  <w:style w:type="paragraph" w:styleId="CommentSubject">
    <w:name w:val="annotation subject"/>
    <w:basedOn w:val="CommentText"/>
    <w:next w:val="CommentText"/>
    <w:link w:val="CommentSubjectChar"/>
    <w:uiPriority w:val="99"/>
    <w:semiHidden/>
    <w:unhideWhenUsed/>
    <w:rsid w:val="009A5D63"/>
    <w:rPr>
      <w:b/>
      <w:bCs/>
    </w:rPr>
  </w:style>
  <w:style w:type="character" w:customStyle="1" w:styleId="CommentSubjectChar">
    <w:name w:val="Comment Subject Char"/>
    <w:link w:val="CommentSubject"/>
    <w:uiPriority w:val="99"/>
    <w:semiHidden/>
    <w:rsid w:val="009A5D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2328</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2025-04-07T15:11:00Z</cp:lastPrinted>
  <dcterms:created xsi:type="dcterms:W3CDTF">2025-08-15T16:04:00Z</dcterms:created>
  <dcterms:modified xsi:type="dcterms:W3CDTF">2025-08-15T16:04:00Z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a393de1349c8ecbd5c1f48cedeb51183ca38ed1dc54fe9d66cd23c2c84c20b8c</vt:lpwstr>
  </property>
</Properties>
</file>