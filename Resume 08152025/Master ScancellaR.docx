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884" w:rsidRPr="008B7407" w:rsidRDefault="00632884" w:rsidP="00632884">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7224"/>
          <w:tab w:val="clear" w:pos="7945"/>
          <w:tab w:val="clear" w:pos="10080"/>
        </w:tabs>
        <w:rPr>
          <w:rFonts w:ascii="Arial" w:hAnsi="Arial" w:cs="Arial"/>
          <w:kern w:val="20"/>
          <w:sz w:val="19"/>
          <w:szCs w:val="19"/>
        </w:rPr>
      </w:pPr>
      <w:r w:rsidRPr="008B7407">
        <w:rPr>
          <w:rFonts w:ascii="Arial" w:hAnsi="Arial" w:cs="Arial"/>
          <w:kern w:val="20"/>
          <w:sz w:val="19"/>
          <w:szCs w:val="19"/>
        </w:rPr>
        <w:t xml:space="preserve">PLEASE NOTE MAJOR RESUME UPDATE IN PROGRESS – IF ENTIRE PROJECT IS HIGHLIGHTED IN YELLOW, STILL REQUIRES FORMATTING WRITE UP FROM PDS VERSION TO RESUME SPECIFIC </w:t>
      </w:r>
    </w:p>
    <w:p w:rsidR="00632884" w:rsidRPr="008B7407" w:rsidRDefault="00632884" w:rsidP="00D46B0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E63E1" w:rsidRPr="008B7407" w:rsidRDefault="007E63E1" w:rsidP="00D46B0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rPr>
      </w:pPr>
      <w:r w:rsidRPr="008B7407">
        <w:t>EDUCATION</w:t>
      </w:r>
    </w:p>
    <w:p w:rsidR="007E63E1" w:rsidRPr="008B7407" w:rsidRDefault="007E63E1" w:rsidP="00D46B02">
      <w:pPr>
        <w:jc w:val="both"/>
        <w:rPr>
          <w:rFonts w:ascii="Arial" w:hAnsi="Arial" w:cs="Arial"/>
          <w:sz w:val="19"/>
        </w:rPr>
      </w:pPr>
      <w:r w:rsidRPr="008B7407">
        <w:rPr>
          <w:rFonts w:ascii="Arial" w:hAnsi="Arial" w:cs="Arial"/>
          <w:sz w:val="19"/>
        </w:rPr>
        <w:t>BS/Civil Engineering, The Citadel, 1977</w:t>
      </w:r>
    </w:p>
    <w:p w:rsidR="007E63E1" w:rsidRPr="008B7407" w:rsidRDefault="007E63E1" w:rsidP="00D46B02">
      <w:pPr>
        <w:jc w:val="both"/>
        <w:rPr>
          <w:rFonts w:ascii="Arial" w:hAnsi="Arial" w:cs="Arial"/>
          <w:sz w:val="19"/>
        </w:rPr>
      </w:pPr>
    </w:p>
    <w:p w:rsidR="007E63E1" w:rsidRPr="008B7407" w:rsidRDefault="007E63E1" w:rsidP="00D46B0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 xml:space="preserve">PROFESSIONAL REGISTRATION </w:t>
      </w:r>
      <w:r w:rsidR="004942CC" w:rsidRPr="008B7407">
        <w:t>/CERTIFICATION</w:t>
      </w:r>
    </w:p>
    <w:p w:rsidR="007F7B93" w:rsidRPr="008B7407" w:rsidRDefault="00B64966" w:rsidP="00D46B02">
      <w:pPr>
        <w:jc w:val="both"/>
        <w:rPr>
          <w:rFonts w:ascii="Arial" w:hAnsi="Arial" w:cs="Arial"/>
          <w:sz w:val="19"/>
        </w:rPr>
      </w:pPr>
      <w:r w:rsidRPr="008B7407">
        <w:rPr>
          <w:rFonts w:ascii="Arial" w:hAnsi="Arial" w:cs="Arial"/>
          <w:sz w:val="19"/>
        </w:rPr>
        <w:t>Professional Engineer</w:t>
      </w:r>
      <w:r w:rsidR="00D46B02" w:rsidRPr="008B7407">
        <w:rPr>
          <w:rFonts w:ascii="Arial" w:hAnsi="Arial" w:cs="Arial"/>
          <w:sz w:val="19"/>
        </w:rPr>
        <w:t xml:space="preserve"> - NJ (#24GE03253100, </w:t>
      </w:r>
      <w:r w:rsidR="00D46B02" w:rsidRPr="008B7407">
        <w:rPr>
          <w:rFonts w:ascii="59tyj" w:hAnsi="59tyj" w:cs="59tyj"/>
        </w:rPr>
        <w:t xml:space="preserve">8/1/1987, </w:t>
      </w:r>
      <w:r w:rsidR="00D46B02" w:rsidRPr="008B7407">
        <w:rPr>
          <w:rFonts w:ascii="Arial" w:hAnsi="Arial" w:cs="Arial"/>
          <w:sz w:val="19"/>
        </w:rPr>
        <w:t>exp. 4/30/</w:t>
      </w:r>
      <w:r w:rsidR="00037E7A" w:rsidRPr="008B7407">
        <w:rPr>
          <w:rFonts w:ascii="Arial" w:hAnsi="Arial" w:cs="Arial"/>
          <w:sz w:val="19"/>
        </w:rPr>
        <w:t>2</w:t>
      </w:r>
      <w:r w:rsidR="00A329E8" w:rsidRPr="008B7407">
        <w:rPr>
          <w:rFonts w:ascii="Arial" w:hAnsi="Arial" w:cs="Arial"/>
          <w:sz w:val="19"/>
        </w:rPr>
        <w:t>6</w:t>
      </w:r>
      <w:r w:rsidR="00D46B02" w:rsidRPr="008B7407">
        <w:rPr>
          <w:rFonts w:ascii="Arial" w:hAnsi="Arial" w:cs="Arial"/>
          <w:sz w:val="19"/>
        </w:rPr>
        <w:t>), PA (#PE</w:t>
      </w:r>
      <w:r w:rsidR="00D46B02" w:rsidRPr="008B7407">
        <w:rPr>
          <w:rFonts w:ascii="Arial" w:hAnsi="Arial" w:cs="Arial"/>
          <w:sz w:val="19"/>
        </w:rPr>
        <w:noBreakHyphen/>
        <w:t>042838</w:t>
      </w:r>
      <w:r w:rsidR="00D46B02" w:rsidRPr="008B7407">
        <w:rPr>
          <w:rFonts w:ascii="Arial" w:hAnsi="Arial" w:cs="Arial"/>
          <w:sz w:val="19"/>
        </w:rPr>
        <w:noBreakHyphen/>
        <w:t>R, exp. 9/30/</w:t>
      </w:r>
      <w:r w:rsidR="00E4429F" w:rsidRPr="008B7407">
        <w:rPr>
          <w:rFonts w:ascii="Arial" w:hAnsi="Arial" w:cs="Arial"/>
          <w:sz w:val="19"/>
        </w:rPr>
        <w:t>2</w:t>
      </w:r>
      <w:r w:rsidR="00AA0A6E" w:rsidRPr="008B7407">
        <w:rPr>
          <w:rFonts w:ascii="Arial" w:hAnsi="Arial" w:cs="Arial"/>
          <w:sz w:val="19"/>
        </w:rPr>
        <w:t>5</w:t>
      </w:r>
      <w:r w:rsidR="00D46B02" w:rsidRPr="008B7407">
        <w:rPr>
          <w:rFonts w:ascii="Arial" w:hAnsi="Arial" w:cs="Arial"/>
          <w:sz w:val="19"/>
        </w:rPr>
        <w:t xml:space="preserve">), </w:t>
      </w:r>
    </w:p>
    <w:p w:rsidR="004942CC" w:rsidRPr="008B7407" w:rsidRDefault="00D46B02" w:rsidP="00D46B02">
      <w:pPr>
        <w:jc w:val="both"/>
        <w:rPr>
          <w:rFonts w:ascii="Arial" w:hAnsi="Arial" w:cs="Arial"/>
          <w:sz w:val="19"/>
        </w:rPr>
      </w:pPr>
      <w:r w:rsidRPr="008B7407">
        <w:rPr>
          <w:rFonts w:ascii="Arial" w:hAnsi="Arial" w:cs="Arial"/>
          <w:sz w:val="19"/>
        </w:rPr>
        <w:t>NY (#078250-1, exp. 6/30/</w:t>
      </w:r>
      <w:r w:rsidR="00E248B4" w:rsidRPr="008B7407">
        <w:rPr>
          <w:rFonts w:ascii="Arial" w:hAnsi="Arial" w:cs="Arial"/>
          <w:sz w:val="19"/>
        </w:rPr>
        <w:t>2</w:t>
      </w:r>
      <w:r w:rsidR="002810BE" w:rsidRPr="008B7407">
        <w:rPr>
          <w:rFonts w:ascii="Arial" w:hAnsi="Arial" w:cs="Arial"/>
          <w:sz w:val="19"/>
        </w:rPr>
        <w:t>4</w:t>
      </w:r>
      <w:r w:rsidRPr="008B7407">
        <w:rPr>
          <w:rFonts w:ascii="Arial" w:hAnsi="Arial" w:cs="Arial"/>
          <w:sz w:val="19"/>
        </w:rPr>
        <w:t>), VA (#041785, exp. 12/31/17</w:t>
      </w:r>
      <w:r w:rsidR="00A004B3" w:rsidRPr="008B7407">
        <w:rPr>
          <w:rFonts w:ascii="Arial" w:hAnsi="Arial" w:cs="Arial"/>
          <w:sz w:val="19"/>
        </w:rPr>
        <w:t xml:space="preserve"> - inactive</w:t>
      </w:r>
      <w:r w:rsidRPr="008B7407">
        <w:rPr>
          <w:rFonts w:ascii="Arial" w:hAnsi="Arial" w:cs="Arial"/>
          <w:sz w:val="19"/>
        </w:rPr>
        <w:t xml:space="preserve">), </w:t>
      </w:r>
      <w:r w:rsidR="00B64966" w:rsidRPr="008B7407">
        <w:rPr>
          <w:rFonts w:ascii="Arial" w:hAnsi="Arial" w:cs="Arial"/>
          <w:sz w:val="19"/>
        </w:rPr>
        <w:t>MD (#32691, exp. 1/2</w:t>
      </w:r>
      <w:r w:rsidR="00264689" w:rsidRPr="008B7407">
        <w:rPr>
          <w:rFonts w:ascii="Arial" w:hAnsi="Arial" w:cs="Arial"/>
          <w:sz w:val="19"/>
        </w:rPr>
        <w:t>2</w:t>
      </w:r>
      <w:r w:rsidR="00CD35D7" w:rsidRPr="008B7407">
        <w:rPr>
          <w:rFonts w:ascii="Arial" w:hAnsi="Arial" w:cs="Arial"/>
          <w:sz w:val="19"/>
        </w:rPr>
        <w:t>/</w:t>
      </w:r>
      <w:r w:rsidR="00264689" w:rsidRPr="008B7407">
        <w:rPr>
          <w:rFonts w:ascii="Arial" w:hAnsi="Arial" w:cs="Arial"/>
          <w:sz w:val="19"/>
        </w:rPr>
        <w:t>26</w:t>
      </w:r>
      <w:r w:rsidR="00B25DF7" w:rsidRPr="008B7407">
        <w:rPr>
          <w:rFonts w:ascii="Arial" w:hAnsi="Arial" w:cs="Arial"/>
          <w:sz w:val="19"/>
        </w:rPr>
        <w:t>)</w:t>
      </w:r>
    </w:p>
    <w:p w:rsidR="001073DB" w:rsidRPr="008B7407" w:rsidRDefault="003414BE" w:rsidP="00D46B02">
      <w:pPr>
        <w:jc w:val="both"/>
        <w:rPr>
          <w:rFonts w:ascii="Arial" w:hAnsi="Arial" w:cs="Arial"/>
          <w:sz w:val="19"/>
        </w:rPr>
      </w:pPr>
      <w:r w:rsidRPr="008B7407">
        <w:rPr>
          <w:rFonts w:ascii="Arial" w:hAnsi="Arial" w:cs="Arial"/>
          <w:sz w:val="19"/>
        </w:rPr>
        <w:t>TSA TWIC (Exp. 2.16.21)</w:t>
      </w:r>
    </w:p>
    <w:p w:rsidR="00945C6F" w:rsidRPr="008B7407" w:rsidRDefault="00945C6F" w:rsidP="00D46B02">
      <w:pPr>
        <w:jc w:val="both"/>
        <w:rPr>
          <w:rFonts w:ascii="Arial" w:hAnsi="Arial" w:cs="Arial"/>
          <w:sz w:val="19"/>
        </w:rPr>
      </w:pPr>
      <w:r w:rsidRPr="008B7407">
        <w:rPr>
          <w:rFonts w:ascii="Arial" w:hAnsi="Arial" w:cs="Arial"/>
          <w:sz w:val="19"/>
        </w:rPr>
        <w:t>Highway Inspection Procedures for Federal-Aid Projects, Webinar, 2021</w:t>
      </w:r>
    </w:p>
    <w:p w:rsidR="00B64966" w:rsidRPr="008B7407" w:rsidRDefault="00DD2D1A" w:rsidP="00D46B02">
      <w:pPr>
        <w:jc w:val="both"/>
        <w:rPr>
          <w:rFonts w:ascii="Arial" w:hAnsi="Arial" w:cs="Arial"/>
          <w:sz w:val="19"/>
        </w:rPr>
      </w:pPr>
      <w:r w:rsidRPr="008B7407">
        <w:rPr>
          <w:rFonts w:ascii="Arial" w:hAnsi="Arial" w:cs="Arial"/>
          <w:sz w:val="19"/>
        </w:rPr>
        <w:t xml:space="preserve">Fellow </w:t>
      </w:r>
      <w:r w:rsidR="004942CC" w:rsidRPr="008B7407">
        <w:rPr>
          <w:rFonts w:ascii="Arial" w:hAnsi="Arial" w:cs="Arial"/>
          <w:sz w:val="19"/>
        </w:rPr>
        <w:t>Designated Design-Build Professional, Design-Build Institute of America (DBIA), 201</w:t>
      </w:r>
      <w:r w:rsidRPr="008B7407">
        <w:rPr>
          <w:rFonts w:ascii="Arial" w:hAnsi="Arial" w:cs="Arial"/>
          <w:sz w:val="19"/>
        </w:rPr>
        <w:t>9</w:t>
      </w:r>
    </w:p>
    <w:p w:rsidR="00DD2D1A" w:rsidRPr="008B7407" w:rsidRDefault="00DD2D1A" w:rsidP="00D46B02">
      <w:pPr>
        <w:jc w:val="both"/>
        <w:rPr>
          <w:rFonts w:ascii="Arial" w:hAnsi="Arial" w:cs="Arial"/>
          <w:sz w:val="19"/>
        </w:rPr>
      </w:pPr>
      <w:r w:rsidRPr="008B7407">
        <w:rPr>
          <w:rFonts w:ascii="Arial" w:hAnsi="Arial" w:cs="Arial"/>
          <w:sz w:val="19"/>
        </w:rPr>
        <w:t>Designated Design-Build Professional, Design-Build Institute of America (DBIA), 2001</w:t>
      </w:r>
    </w:p>
    <w:p w:rsidR="004942CC" w:rsidRPr="008B7407" w:rsidRDefault="004942CC" w:rsidP="00D46B02">
      <w:pPr>
        <w:jc w:val="both"/>
        <w:rPr>
          <w:rFonts w:ascii="Arial" w:hAnsi="Arial" w:cs="Arial"/>
          <w:sz w:val="19"/>
        </w:rPr>
      </w:pPr>
      <w:r w:rsidRPr="008B7407">
        <w:rPr>
          <w:rFonts w:ascii="Arial" w:hAnsi="Arial" w:cs="Arial"/>
          <w:sz w:val="19"/>
        </w:rPr>
        <w:t>FHWA Value Engineering Course (NJDOT)</w:t>
      </w:r>
    </w:p>
    <w:p w:rsidR="004942CC" w:rsidRPr="008B7407" w:rsidRDefault="004942CC" w:rsidP="00D46B02">
      <w:pPr>
        <w:jc w:val="both"/>
        <w:rPr>
          <w:rFonts w:ascii="Arial" w:hAnsi="Arial" w:cs="Arial"/>
          <w:sz w:val="19"/>
        </w:rPr>
      </w:pPr>
      <w:r w:rsidRPr="008B7407">
        <w:rPr>
          <w:rFonts w:ascii="Arial" w:hAnsi="Arial" w:cs="Arial"/>
          <w:sz w:val="19"/>
        </w:rPr>
        <w:t>NHI Construction - Plan Reading Course</w:t>
      </w:r>
    </w:p>
    <w:p w:rsidR="00B64966" w:rsidRPr="008B7407" w:rsidRDefault="004942CC" w:rsidP="00D46B02">
      <w:pPr>
        <w:jc w:val="both"/>
        <w:rPr>
          <w:rFonts w:ascii="Arial" w:hAnsi="Arial" w:cs="Arial"/>
          <w:sz w:val="19"/>
        </w:rPr>
      </w:pPr>
      <w:r w:rsidRPr="008B7407">
        <w:rPr>
          <w:rFonts w:ascii="Arial" w:hAnsi="Arial" w:cs="Arial"/>
          <w:sz w:val="19"/>
        </w:rPr>
        <w:t>NHI Course No. 13053 - Bridge Inspection Refresher Course, 1995</w:t>
      </w:r>
    </w:p>
    <w:p w:rsidR="004942CC" w:rsidRPr="008B7407" w:rsidRDefault="004942CC" w:rsidP="00D46B02">
      <w:pPr>
        <w:jc w:val="both"/>
        <w:rPr>
          <w:rFonts w:ascii="Arial" w:hAnsi="Arial" w:cs="Arial"/>
          <w:sz w:val="19"/>
        </w:rPr>
      </w:pPr>
      <w:r w:rsidRPr="008B7407">
        <w:rPr>
          <w:rFonts w:ascii="Arial" w:hAnsi="Arial" w:cs="Arial"/>
          <w:sz w:val="19"/>
        </w:rPr>
        <w:t>ANST Level II (MP/MT, UT, DPT, RT), 1990</w:t>
      </w:r>
    </w:p>
    <w:p w:rsidR="00E72B20" w:rsidRPr="008B7407" w:rsidRDefault="00E72B20" w:rsidP="00D46B02">
      <w:pPr>
        <w:jc w:val="both"/>
        <w:rPr>
          <w:rFonts w:ascii="Arial" w:hAnsi="Arial" w:cs="Arial"/>
          <w:sz w:val="19"/>
        </w:rPr>
      </w:pPr>
      <w:r w:rsidRPr="008B7407">
        <w:rPr>
          <w:rFonts w:ascii="Arial" w:hAnsi="Arial" w:cs="Arial"/>
          <w:sz w:val="19"/>
        </w:rPr>
        <w:t>Level I Basic Coatings Inspection, 3/2017</w:t>
      </w:r>
      <w:r w:rsidR="006140AE" w:rsidRPr="008B7407">
        <w:rPr>
          <w:rFonts w:ascii="Arial" w:hAnsi="Arial" w:cs="Arial"/>
          <w:sz w:val="19"/>
        </w:rPr>
        <w:t xml:space="preserve"> </w:t>
      </w:r>
      <w:r w:rsidRPr="008B7407">
        <w:rPr>
          <w:rFonts w:ascii="Arial" w:hAnsi="Arial" w:cs="Arial"/>
          <w:sz w:val="19"/>
        </w:rPr>
        <w:t>(Cert. No. 360875-001)</w:t>
      </w:r>
    </w:p>
    <w:p w:rsidR="004942CC" w:rsidRPr="008B7407" w:rsidRDefault="004942CC" w:rsidP="00D46B02">
      <w:pPr>
        <w:jc w:val="both"/>
        <w:rPr>
          <w:rFonts w:ascii="Arial" w:hAnsi="Arial" w:cs="Arial"/>
          <w:sz w:val="19"/>
        </w:rPr>
      </w:pPr>
    </w:p>
    <w:p w:rsidR="004942CC" w:rsidRPr="008B7407" w:rsidRDefault="004942CC" w:rsidP="00D46B02">
      <w:pPr>
        <w:widowControl/>
        <w:jc w:val="both"/>
        <w:rPr>
          <w:rFonts w:ascii="Arial" w:hAnsi="Arial" w:cs="Arial"/>
          <w:kern w:val="20"/>
          <w:sz w:val="19"/>
          <w:szCs w:val="19"/>
        </w:rPr>
      </w:pPr>
      <w:r w:rsidRPr="008B7407">
        <w:rPr>
          <w:rFonts w:ascii="Arial" w:hAnsi="Arial" w:cs="Arial"/>
          <w:b/>
          <w:kern w:val="20"/>
          <w:sz w:val="19"/>
          <w:szCs w:val="19"/>
        </w:rPr>
        <w:t>AFFILIATIONS</w:t>
      </w:r>
    </w:p>
    <w:p w:rsidR="00B57B55" w:rsidRPr="008B7407" w:rsidRDefault="00B57B55" w:rsidP="00D46B02">
      <w:pPr>
        <w:jc w:val="both"/>
        <w:rPr>
          <w:rFonts w:ascii="Arial" w:hAnsi="Arial" w:cs="Arial"/>
          <w:sz w:val="19"/>
        </w:rPr>
      </w:pPr>
      <w:r w:rsidRPr="008B7407">
        <w:rPr>
          <w:rFonts w:ascii="Arial" w:hAnsi="Arial" w:cs="Arial"/>
          <w:sz w:val="19"/>
        </w:rPr>
        <w:t>Civil Infrastructure Committee</w:t>
      </w:r>
    </w:p>
    <w:p w:rsidR="00B57B55" w:rsidRPr="008B7407" w:rsidRDefault="00B57B55" w:rsidP="00D46B02">
      <w:pPr>
        <w:jc w:val="both"/>
        <w:rPr>
          <w:rFonts w:ascii="Arial" w:hAnsi="Arial" w:cs="Arial"/>
          <w:sz w:val="19"/>
        </w:rPr>
      </w:pPr>
      <w:r w:rsidRPr="008B7407">
        <w:rPr>
          <w:rFonts w:ascii="Arial" w:hAnsi="Arial" w:cs="Arial"/>
          <w:sz w:val="19"/>
        </w:rPr>
        <w:t xml:space="preserve">Chairman, Transportation Committee, 2004 - Present </w:t>
      </w:r>
    </w:p>
    <w:p w:rsidR="00B57B55" w:rsidRPr="008B7407" w:rsidRDefault="00B57B55" w:rsidP="00D46B02">
      <w:pPr>
        <w:jc w:val="both"/>
        <w:rPr>
          <w:rFonts w:ascii="Arial" w:hAnsi="Arial" w:cs="Arial"/>
          <w:sz w:val="19"/>
        </w:rPr>
      </w:pPr>
      <w:r w:rsidRPr="008B7407">
        <w:rPr>
          <w:rFonts w:ascii="Arial" w:hAnsi="Arial" w:cs="Arial"/>
          <w:sz w:val="19"/>
        </w:rPr>
        <w:t xml:space="preserve">American Society of Civil Engineers </w:t>
      </w:r>
    </w:p>
    <w:p w:rsidR="00B57B55" w:rsidRPr="008B7407" w:rsidRDefault="00B57B55" w:rsidP="00D46B02">
      <w:pPr>
        <w:jc w:val="both"/>
        <w:rPr>
          <w:rFonts w:ascii="Arial" w:hAnsi="Arial" w:cs="Arial"/>
          <w:sz w:val="19"/>
        </w:rPr>
      </w:pPr>
      <w:r w:rsidRPr="008B7407">
        <w:rPr>
          <w:rFonts w:ascii="Arial" w:hAnsi="Arial" w:cs="Arial"/>
          <w:sz w:val="19"/>
        </w:rPr>
        <w:t xml:space="preserve">American Society of Highway Engineers </w:t>
      </w:r>
    </w:p>
    <w:p w:rsidR="00B57B55" w:rsidRPr="008B7407" w:rsidRDefault="00B57B55" w:rsidP="00D46B02">
      <w:pPr>
        <w:jc w:val="both"/>
        <w:rPr>
          <w:rFonts w:ascii="Arial" w:hAnsi="Arial" w:cs="Arial"/>
          <w:sz w:val="19"/>
        </w:rPr>
      </w:pPr>
      <w:r w:rsidRPr="008B7407">
        <w:rPr>
          <w:rFonts w:ascii="Arial" w:hAnsi="Arial" w:cs="Arial"/>
          <w:sz w:val="19"/>
        </w:rPr>
        <w:t xml:space="preserve">President, Design-Build Institute of America (DBIA), NY Tri-State (Metro) Chapter </w:t>
      </w:r>
    </w:p>
    <w:p w:rsidR="00B57B55" w:rsidRPr="008B7407" w:rsidRDefault="00B57B55" w:rsidP="00D46B02">
      <w:pPr>
        <w:jc w:val="both"/>
        <w:rPr>
          <w:rFonts w:ascii="Arial" w:hAnsi="Arial" w:cs="Arial"/>
          <w:sz w:val="19"/>
        </w:rPr>
      </w:pPr>
      <w:r w:rsidRPr="008B7407">
        <w:rPr>
          <w:rFonts w:ascii="Arial" w:hAnsi="Arial" w:cs="Arial"/>
          <w:sz w:val="19"/>
        </w:rPr>
        <w:t>Member, DBIA National Conference Committee, Design-Build Task Force</w:t>
      </w:r>
    </w:p>
    <w:p w:rsidR="007E63E1" w:rsidRPr="008B7407" w:rsidRDefault="00B57B55" w:rsidP="00D46B02">
      <w:pPr>
        <w:jc w:val="both"/>
        <w:rPr>
          <w:rFonts w:ascii="Arial" w:hAnsi="Arial" w:cs="Arial"/>
          <w:sz w:val="19"/>
        </w:rPr>
      </w:pPr>
      <w:r w:rsidRPr="008B7407">
        <w:rPr>
          <w:rFonts w:ascii="Arial" w:hAnsi="Arial" w:cs="Arial"/>
          <w:sz w:val="19"/>
        </w:rPr>
        <w:t>Committee Member, Transportation Research Board</w:t>
      </w:r>
    </w:p>
    <w:p w:rsidR="007E63E1" w:rsidRPr="008B7407" w:rsidRDefault="007E63E1" w:rsidP="00D46B02">
      <w:pPr>
        <w:jc w:val="both"/>
        <w:rPr>
          <w:rFonts w:ascii="Arial" w:hAnsi="Arial" w:cs="Arial"/>
          <w:sz w:val="19"/>
        </w:rPr>
      </w:pPr>
    </w:p>
    <w:p w:rsidR="007E63E1" w:rsidRPr="008B7407" w:rsidRDefault="007E63E1" w:rsidP="00D46B02">
      <w:pPr>
        <w:jc w:val="both"/>
        <w:rPr>
          <w:rFonts w:ascii="Arial" w:hAnsi="Arial" w:cs="Arial"/>
          <w:sz w:val="19"/>
        </w:rPr>
      </w:pPr>
      <w:r w:rsidRPr="008B7407">
        <w:rPr>
          <w:rFonts w:ascii="Arial" w:hAnsi="Arial" w:cs="Arial"/>
          <w:b/>
          <w:bCs/>
          <w:sz w:val="19"/>
        </w:rPr>
        <w:t>EXPERIENCE SUMMARY</w:t>
      </w:r>
    </w:p>
    <w:p w:rsidR="005D0F5F" w:rsidRPr="008B7407" w:rsidRDefault="005D0F5F" w:rsidP="00D46B02">
      <w:pPr>
        <w:pStyle w:val="Profile"/>
        <w:spacing w:line="240" w:lineRule="auto"/>
        <w:rPr>
          <w:rFonts w:ascii="Arial" w:hAnsi="Arial" w:cs="Arial"/>
          <w:i w:val="0"/>
          <w:sz w:val="19"/>
          <w:szCs w:val="20"/>
        </w:rPr>
      </w:pPr>
      <w:r w:rsidRPr="008B7407">
        <w:rPr>
          <w:rFonts w:ascii="Arial" w:hAnsi="Arial" w:cs="Arial"/>
          <w:b/>
          <w:i w:val="0"/>
          <w:kern w:val="20"/>
          <w:sz w:val="19"/>
          <w:szCs w:val="19"/>
        </w:rPr>
        <w:t>1 –</w:t>
      </w:r>
      <w:r w:rsidRPr="008B7407">
        <w:rPr>
          <w:rFonts w:ascii="Arial" w:hAnsi="Arial" w:cs="Arial"/>
          <w:i w:val="0"/>
          <w:sz w:val="19"/>
          <w:szCs w:val="20"/>
        </w:rPr>
        <w:t xml:space="preserve"> </w:t>
      </w:r>
      <w:r w:rsidR="00A5545A" w:rsidRPr="008B7407">
        <w:rPr>
          <w:rFonts w:ascii="Arial" w:hAnsi="Arial" w:cs="Arial"/>
          <w:i w:val="0"/>
          <w:sz w:val="19"/>
          <w:szCs w:val="20"/>
        </w:rPr>
        <w:t xml:space="preserve">Mr. Scancella has </w:t>
      </w:r>
      <w:r w:rsidR="00257D1B" w:rsidRPr="008B7407">
        <w:rPr>
          <w:rFonts w:ascii="Arial" w:hAnsi="Arial" w:cs="Arial"/>
          <w:i w:val="0"/>
          <w:sz w:val="19"/>
          <w:szCs w:val="20"/>
        </w:rPr>
        <w:t>40</w:t>
      </w:r>
      <w:r w:rsidR="00A5545A" w:rsidRPr="008B7407">
        <w:rPr>
          <w:rFonts w:ascii="Arial" w:hAnsi="Arial" w:cs="Arial"/>
          <w:i w:val="0"/>
          <w:sz w:val="19"/>
          <w:szCs w:val="20"/>
        </w:rPr>
        <w:t xml:space="preserve"> years of experience in the design and construction of highways, roadways, and bridges, serving in the role of Project Manager, Resident Engineer, and Project Engineer for many of the projects. A Designated Design-Build Professional, his expertise includes alternate project delivery systems and maintaining quality assurance (QA) and quality control (QC) during construction. Mr. Scancella spent nearly 20 years of his career with the New Jersey Department of Transportation (NJDOT) and was selected as project manager for the first design-build project undertaken by NJDOT. </w:t>
      </w:r>
      <w:r w:rsidR="00B05F17" w:rsidRPr="008B7407">
        <w:rPr>
          <w:rFonts w:ascii="Arial" w:hAnsi="Arial" w:cs="Arial"/>
          <w:i w:val="0"/>
          <w:sz w:val="19"/>
          <w:szCs w:val="20"/>
        </w:rPr>
        <w:t>His representative project experience includes:</w:t>
      </w:r>
    </w:p>
    <w:p w:rsidR="008F4CAA" w:rsidRPr="008B7407" w:rsidRDefault="008F4CAA" w:rsidP="00D46B02">
      <w:pPr>
        <w:pStyle w:val="Profile"/>
      </w:pPr>
      <w:r w:rsidRPr="008B7407">
        <w:t xml:space="preserve">Mr. Scancella is a </w:t>
      </w:r>
      <w:r w:rsidR="007F7B93" w:rsidRPr="008B7407">
        <w:t>P</w:t>
      </w:r>
      <w:r w:rsidRPr="008B7407">
        <w:t xml:space="preserve">roject </w:t>
      </w:r>
      <w:r w:rsidR="007F7B93" w:rsidRPr="008B7407">
        <w:t>M</w:t>
      </w:r>
      <w:r w:rsidRPr="008B7407">
        <w:t xml:space="preserve">anager with </w:t>
      </w:r>
      <w:r w:rsidR="00257D1B" w:rsidRPr="008B7407">
        <w:t>40</w:t>
      </w:r>
      <w:r w:rsidRPr="008B7407">
        <w:t xml:space="preserve"> years of experience in the design, construction, claims and resident engineering and inspection of highway, roadway, and bridge projects. As a project manager for both construction and resident engineering and inspection (REI) projects, Mr. Scancella has been responsible for preparing monthly invoices, maintaining communications with clients, and making sure that personnel assigned to the project are performing the required duties and that the project stays on time and budget.</w:t>
      </w:r>
      <w:r w:rsidR="006140AE" w:rsidRPr="008B7407">
        <w:t xml:space="preserve"> </w:t>
      </w:r>
      <w:r w:rsidRPr="008B7407">
        <w:t xml:space="preserve">His preparations have helped to avoid claims, when claims have arisen his preparation has helped to resolve them. Mr. Scancella spent nearly 20 years of his career with the New Jersey Department of Transportation (NJDOT) and was selected to be their project manager for the first design-build project undertaken by NJDOT. A Designated Design-Build Professional, Mr. </w:t>
      </w:r>
      <w:proofErr w:type="spellStart"/>
      <w:r w:rsidRPr="008B7407">
        <w:t>Scancella’s</w:t>
      </w:r>
      <w:proofErr w:type="spellEnd"/>
      <w:r w:rsidRPr="008B7407">
        <w:t xml:space="preserve"> expertise includes alternate project delivery systems and maintaining quality assurance (QA) and quality control (QC) during construction.</w:t>
      </w:r>
    </w:p>
    <w:p w:rsidR="005D0F5F" w:rsidRPr="008B7407" w:rsidRDefault="005D0F5F" w:rsidP="00D46B02">
      <w:pPr>
        <w:jc w:val="both"/>
        <w:rPr>
          <w:rFonts w:ascii="Arial" w:hAnsi="Arial" w:cs="Arial"/>
          <w:sz w:val="19"/>
        </w:rPr>
      </w:pPr>
    </w:p>
    <w:p w:rsidR="005D0F5F" w:rsidRPr="008B7407" w:rsidRDefault="005D0F5F" w:rsidP="00D46B02">
      <w:pPr>
        <w:pStyle w:val="Profile"/>
        <w:spacing w:line="240" w:lineRule="auto"/>
        <w:rPr>
          <w:rFonts w:ascii="Arial" w:hAnsi="Arial" w:cs="Arial"/>
          <w:i w:val="0"/>
          <w:sz w:val="19"/>
          <w:szCs w:val="20"/>
        </w:rPr>
      </w:pPr>
      <w:r w:rsidRPr="008B7407">
        <w:rPr>
          <w:rFonts w:ascii="Arial" w:hAnsi="Arial" w:cs="Arial"/>
          <w:b/>
          <w:i w:val="0"/>
          <w:kern w:val="20"/>
          <w:sz w:val="19"/>
          <w:szCs w:val="19"/>
        </w:rPr>
        <w:t>2 –</w:t>
      </w:r>
      <w:r w:rsidRPr="008B7407">
        <w:rPr>
          <w:rFonts w:ascii="Arial" w:hAnsi="Arial" w:cs="Arial"/>
          <w:i w:val="0"/>
          <w:sz w:val="19"/>
          <w:szCs w:val="20"/>
        </w:rPr>
        <w:t xml:space="preserve"> [Painting and Coatings Focus]</w:t>
      </w:r>
    </w:p>
    <w:p w:rsidR="005D219C" w:rsidRPr="008B7407" w:rsidRDefault="005D0F5F"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 xml:space="preserve">Mr. Scancella is a </w:t>
      </w:r>
      <w:r w:rsidR="00B05F17" w:rsidRPr="008B7407">
        <w:t>P</w:t>
      </w:r>
      <w:r w:rsidRPr="008B7407">
        <w:t xml:space="preserve">roject </w:t>
      </w:r>
      <w:r w:rsidR="00B05F17" w:rsidRPr="008B7407">
        <w:t>M</w:t>
      </w:r>
      <w:r w:rsidRPr="008B7407">
        <w:t xml:space="preserve">anager with </w:t>
      </w:r>
      <w:r w:rsidR="00257D1B" w:rsidRPr="008B7407">
        <w:t>40</w:t>
      </w:r>
      <w:r w:rsidR="003154D5" w:rsidRPr="008B7407">
        <w:t xml:space="preserve"> </w:t>
      </w:r>
      <w:r w:rsidRPr="008B7407">
        <w:t>years of experience in the design, construction, and resident engineering and inspection of bridge, highway, and roadway projects. He has a thorough understanding of cleaning and painting of structures</w:t>
      </w:r>
      <w:r w:rsidR="00B05F17" w:rsidRPr="008B7407">
        <w:t>,</w:t>
      </w:r>
      <w:r w:rsidRPr="008B7407">
        <w:t xml:space="preserve"> and has reviewed containment drawings and Health and Safety Programs (HASP) for lead and non-lead paint systems</w:t>
      </w:r>
      <w:r w:rsidR="00B05F17" w:rsidRPr="008B7407">
        <w:t>,</w:t>
      </w:r>
      <w:r w:rsidRPr="008B7407">
        <w:t xml:space="preserve"> as well as the equipment used for painting structures. Mr. Scancella has reviewed safety programs associated with cleaning and painting of structures that involve fire safety programs and shop drawings for span height restrictions over navigable waters. As a </w:t>
      </w:r>
      <w:r w:rsidR="00B05F17" w:rsidRPr="008B7407">
        <w:t>P</w:t>
      </w:r>
      <w:r w:rsidRPr="008B7407">
        <w:t xml:space="preserve">roject </w:t>
      </w:r>
      <w:r w:rsidR="00B05F17" w:rsidRPr="008B7407">
        <w:t>M</w:t>
      </w:r>
      <w:r w:rsidRPr="008B7407">
        <w:t xml:space="preserve">anager for both construction and resident engineering and inspection (REI) projects, Mr. Scancella is responsible for preparing monthly invoices, maintaining communications with clients, and making sure that personnel assigned to the project are performing the required duties and that the project stays on time and within budget. A Designated Design-Build Professional, Mr. </w:t>
      </w:r>
      <w:proofErr w:type="spellStart"/>
      <w:r w:rsidRPr="008B7407">
        <w:t>Scancella’s</w:t>
      </w:r>
      <w:proofErr w:type="spellEnd"/>
      <w:r w:rsidRPr="008B7407">
        <w:t xml:space="preserve"> expertise includes alternate project </w:t>
      </w:r>
      <w:r w:rsidRPr="008B7407">
        <w:lastRenderedPageBreak/>
        <w:t>delivery systems and maintaining quality assurance (QA) and quality control (QC) during construction.</w:t>
      </w:r>
      <w:r w:rsidR="00B05F17" w:rsidRPr="008B7407">
        <w:t xml:space="preserve"> </w:t>
      </w:r>
      <w:r w:rsidR="007E63E1" w:rsidRPr="008B7407">
        <w:t>His representative project experience includes:</w:t>
      </w:r>
    </w:p>
    <w:p w:rsidR="005D219C" w:rsidRPr="008B7407" w:rsidRDefault="005D219C"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D219C" w:rsidRPr="008B7407" w:rsidRDefault="005D219C"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u w:val="single"/>
        </w:rPr>
        <w:t>BUILDINGS/FACILITIES</w:t>
      </w: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#2484 CI Services for the Quay Wall Replacement at the Philadelphia Navy Yard –</w:t>
      </w:r>
      <w:r w:rsidRPr="008B7407">
        <w:t xml:space="preserve"> Needs Description (2021 – 2022)</w:t>
      </w:r>
    </w:p>
    <w:p w:rsidR="00B05F17" w:rsidRPr="008B7407" w:rsidRDefault="00B05F17"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63211" w:rsidRPr="008B7407" w:rsidRDefault="00963211" w:rsidP="00EB192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#2616 Construction Inspection Services - Philadelphia Water Department – As-Needed Basis -</w:t>
      </w:r>
      <w:r w:rsidRPr="008B7407">
        <w:t xml:space="preserve"> KS Engineers, P.C. (KSE) has been retained to provide Construction Inspection services on an As-Needed Basis for the Philadelphia Water Department. Specific contract inspectors will be integrated into the PWD’s existing construction management and inspection program to supplement the existing work force. The inspectors needed are not for a particular project or type of work; instead, they will be utilized as needed when sufficient quantities of permanent employees are not available. KSE and its team will provide experienced owner’s representative field inspectors for street-based construction projects (water main replacement, sewer main replacement, GSI installation) and facilities-based construction projects (water and sewer treatment plant inspection, including civil, mechanical, plumbing, electrical systems, HVAC, and control systems). (2023 – Present)</w:t>
      </w:r>
    </w:p>
    <w:p w:rsidR="00813C93" w:rsidRPr="008B7407" w:rsidRDefault="00813C93" w:rsidP="00F13CC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813C93" w:rsidRPr="008B7407" w:rsidRDefault="00813C93" w:rsidP="00F13CC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#2525 Professional Engineering Services –</w:t>
      </w:r>
      <w:r w:rsidR="00D069F9" w:rsidRPr="008B7407">
        <w:rPr>
          <w:b/>
          <w:bCs/>
        </w:rPr>
        <w:t xml:space="preserve"> Philadelphia Water Department -</w:t>
      </w:r>
      <w:r w:rsidRPr="008B7407">
        <w:t xml:space="preserve"> Needs Description (XXXX)</w:t>
      </w:r>
    </w:p>
    <w:p w:rsidR="00BB5758" w:rsidRPr="008B7407" w:rsidRDefault="00BB5758" w:rsidP="00BB575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B5758" w:rsidRPr="008B7407" w:rsidRDefault="00BB5758" w:rsidP="00BB575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#2470 PWSA 2021 Surface Preparation, PWSA Project # 2021-OPS-102 –</w:t>
      </w:r>
      <w:r w:rsidRPr="008B7407">
        <w:t xml:space="preserve"> Needs Description (XXXX)</w:t>
      </w:r>
    </w:p>
    <w:p w:rsidR="002949A1" w:rsidRPr="008B7407" w:rsidRDefault="002949A1" w:rsidP="00BB575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949A1" w:rsidRPr="008B7407" w:rsidRDefault="002949A1" w:rsidP="002949A1">
      <w:pPr>
        <w:pStyle w:val="BodyText3"/>
        <w:jc w:val="both"/>
      </w:pPr>
      <w:r w:rsidRPr="008B7407">
        <w:rPr>
          <w:b/>
          <w:bCs/>
        </w:rPr>
        <w:t>KSE Job #2448 General Engineering Consulting Services, Construction Monitoring and Inspection Services -</w:t>
      </w:r>
      <w:r w:rsidRPr="008B7407">
        <w:t xml:space="preserve"> KS Engineers, P.C. (KSE) has been retained to provide Construction Monitoring and Inspection Services for the Delaware River Port Authority (DRPA) General Engineering Consultants Services Task Order Agreement, for a term not to exceed three (3) years.</w:t>
      </w:r>
    </w:p>
    <w:p w:rsidR="002949A1" w:rsidRPr="008B7407" w:rsidRDefault="002949A1" w:rsidP="002949A1">
      <w:pPr>
        <w:pStyle w:val="BodyText3"/>
        <w:jc w:val="both"/>
      </w:pPr>
    </w:p>
    <w:p w:rsidR="002949A1" w:rsidRPr="008B7407" w:rsidRDefault="002949A1" w:rsidP="002949A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KSE will be responsible for construction monitoring and inspection services including but not limited to, construction monitoring and inspection, pre &amp; post construction phase services, constructability services, any related work, engineering design services, and additional tasks required by the DRPA Engineering Division to meet its goals. (2021 – 2023 Est.)</w:t>
      </w:r>
    </w:p>
    <w:p w:rsidR="00C043F1" w:rsidRPr="008B7407" w:rsidRDefault="00C043F1" w:rsidP="002949A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043F1" w:rsidRPr="008B7407" w:rsidRDefault="00C043F1" w:rsidP="002949A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#2441 Design PATCO Lindenwold Station Roof Mech System –</w:t>
      </w:r>
      <w:r w:rsidRPr="008B7407">
        <w:t xml:space="preserve"> Needs Description (XXXX)</w:t>
      </w:r>
    </w:p>
    <w:p w:rsidR="001079D3" w:rsidRPr="008B7407" w:rsidRDefault="001079D3" w:rsidP="001079D3">
      <w:pPr>
        <w:pStyle w:val="BodyText3"/>
        <w:jc w:val="both"/>
        <w:rPr>
          <w:bCs/>
        </w:rPr>
      </w:pPr>
    </w:p>
    <w:p w:rsidR="001079D3" w:rsidRPr="008B7407" w:rsidRDefault="001079D3" w:rsidP="001079D3">
      <w:pPr>
        <w:pStyle w:val="BodyText3"/>
        <w:jc w:val="both"/>
        <w:rPr>
          <w:b/>
        </w:rPr>
      </w:pPr>
      <w:r w:rsidRPr="008B7407">
        <w:rPr>
          <w:b/>
        </w:rPr>
        <w:t xml:space="preserve">KSE Project #2438 NJ Transit, Construction Management Services for the Perth Amboy Station Accessibility Improvements Project, Perth Amboy, NJ – </w:t>
      </w:r>
      <w:r w:rsidRPr="008B7407">
        <w:rPr>
          <w:bCs/>
        </w:rPr>
        <w:t>Project Manager responsible for construction management services for the Perth Amboy Station Accessibility Improvements Project. The purpose of the Perth Amboy Station Accessibility Improvements Project is to execute improvements to the historic Perth Amboy Railroad Station so that the station is compliant with the Americans with Disabilities Act (ADA). Accessibility boarding will be achieved primarily through the construction of two new side high-level platforms. The proposed plan will utilize the existing historic pedestrian bridge and construct stairs, ramps, and four new elevators to access the new high-level platforms. The plan also includes the upgrade of the Men’s and Women’s Rest Rooms in the Eastbound Station Building to provide for ADA and Westbound Station buildings.  (2021 - Present)</w:t>
      </w:r>
    </w:p>
    <w:p w:rsidR="00A777E5" w:rsidRPr="008B7407" w:rsidRDefault="00A777E5" w:rsidP="00C436D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1761C" w:rsidRPr="008B7407" w:rsidRDefault="0031761C" w:rsidP="0031761C">
      <w:pPr>
        <w:pStyle w:val="BodyText3"/>
        <w:jc w:val="both"/>
        <w:rPr>
          <w:bCs/>
        </w:rPr>
      </w:pPr>
      <w:r w:rsidRPr="008B7407">
        <w:rPr>
          <w:b/>
        </w:rPr>
        <w:t xml:space="preserve">KSE Project # 2413  NJTA, OPS No. T3774, Supervision of Construction Services for Contract No. T500.554, Construction of Pre-Engineered Metal Building at Maintenance District TMD1, Milepost 13.0, Township of Woolwich, Gloucester County, NJ - </w:t>
      </w:r>
      <w:r w:rsidRPr="008B7407">
        <w:rPr>
          <w:bCs/>
        </w:rPr>
        <w:t>Project Manager. The work to be performed under this contract consists of the construction of a pre-engineered metal storage building at the Maintenance District TMD1 yard and associated site work at Milepost 13.0 in Woolwich Township, Gloucester County, New Jersey. The proposed five-bay storage building will be heated, will have key card access, and will be monitored by CCTV cameras. The proposed site work includes paving, installation of vehicle block heaters, two infiltration/detention basins, perimeter fencing with a sliding entrance gate, drainage piping, drainage structures, and a concrete headwall adjacent to the mainline that must be installed using a right shoulder closure. (2021 - 2022)</w:t>
      </w:r>
    </w:p>
    <w:p w:rsidR="00B9077F" w:rsidRPr="008B7407" w:rsidRDefault="00B9077F" w:rsidP="00B9077F">
      <w:pPr>
        <w:pStyle w:val="BodyText3"/>
        <w:jc w:val="both"/>
        <w:rPr>
          <w:b/>
        </w:rPr>
      </w:pPr>
    </w:p>
    <w:p w:rsidR="00B9077F" w:rsidRPr="008B7407" w:rsidRDefault="00B9077F" w:rsidP="00B9077F">
      <w:pPr>
        <w:pStyle w:val="BodyText3"/>
        <w:jc w:val="both"/>
      </w:pPr>
      <w:r w:rsidRPr="008B7407">
        <w:rPr>
          <w:b/>
          <w:bCs/>
        </w:rPr>
        <w:t>KSE Job #2342 Construction Management Services for Exelon Generation Headquarters Rehabilitation -</w:t>
      </w:r>
      <w:r w:rsidRPr="008B7407">
        <w:t xml:space="preserve"> Exelon expanded its headquarters in Kennett Square, PA to increase productivity, reduce costs and pilot a flexible workplace designed to enhance collaboration and efficiency. The expansion project involved the renovation of an entire 27,000-square-foot floor to LEED building standards to reduce energy and water consumption and its impact on the </w:t>
      </w:r>
      <w:r w:rsidRPr="008B7407">
        <w:lastRenderedPageBreak/>
        <w:t xml:space="preserve">environment. </w:t>
      </w:r>
    </w:p>
    <w:p w:rsidR="00B9077F" w:rsidRPr="008B7407" w:rsidRDefault="00B9077F" w:rsidP="00B9077F">
      <w:pPr>
        <w:pStyle w:val="BodyText3"/>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 Engineers, P.C. (KSE) provided Resident Engineering, Construction Management and Construction Inspection services of the rehabilitation and material testing services for the project. The project included renovation of existing facility, mechanical, electrical, and plumbing upgrades as well as revising the room layouts. Construction included State-of-the-art energy-efficient lighting system, including T-5 fluorescent fixtures, occupancy sensors and dimming technology, advanced control of heating, cooling and ventilation systems. The project improved employees’ work environment by: providing window views for 94 percent of seated spaces, including conference rooms, providing individually controlled lighting for 90 percent of occupants, using low-emitting materials, paints, carpeting, furniture and finishes, and installing high-density air filters in the HVAC system for improved indoor air quality, using green cleaning products, installing more HVAC zones on each floor for better temperature sensing and control, and adding a CO2 monitoring system to ensure good ventilation. (2019 – 2020)</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2432D" w:rsidRPr="008B7407" w:rsidRDefault="00B9077F" w:rsidP="00A777E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#2391 PATCO Station Enhancement CM Services -</w:t>
      </w:r>
      <w:r w:rsidRPr="008B7407">
        <w:t xml:space="preserve"> KS Engineers, P.C. (KSE) provided office engineering services for the DRPA Contract No. PATCO-65-2018.The $9.6 million project consisted of the station and faculty renovations; including: curtain walls, automatic doors, station utilities, exterior drainage, ADA enhancements, and public safety improvements. KSE’S office engineer was responsible for the review of technical submittals, schedule and RFIs. The office engineer was also required to organize project files and work off </w:t>
      </w:r>
      <w:proofErr w:type="spellStart"/>
      <w:r w:rsidRPr="008B7407">
        <w:t>EBuilder</w:t>
      </w:r>
      <w:proofErr w:type="spellEnd"/>
      <w:r w:rsidRPr="008B7407">
        <w:t>. (2021 – 2022)</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b/>
        </w:rPr>
        <w:t xml:space="preserve">KSE # 2283 </w:t>
      </w:r>
      <w:r w:rsidRPr="008B7407">
        <w:rPr>
          <w:b/>
          <w:szCs w:val="19"/>
        </w:rPr>
        <w:t>New Jersey Turnpike Authority (NJTA),</w:t>
      </w:r>
      <w:r w:rsidRPr="008B7407">
        <w:t xml:space="preserve"> </w:t>
      </w:r>
      <w:r w:rsidRPr="008B7407">
        <w:rPr>
          <w:b/>
          <w:szCs w:val="19"/>
        </w:rPr>
        <w:t>OPS No. T3768, Supervision of Construction Services for Contract No. T300.463, Express E-</w:t>
      </w:r>
      <w:proofErr w:type="spellStart"/>
      <w:r w:rsidRPr="008B7407">
        <w:rPr>
          <w:b/>
          <w:szCs w:val="19"/>
        </w:rPr>
        <w:t>ZPass</w:t>
      </w:r>
      <w:proofErr w:type="spellEnd"/>
      <w:r w:rsidRPr="008B7407">
        <w:rPr>
          <w:b/>
          <w:szCs w:val="19"/>
        </w:rPr>
        <w:t xml:space="preserve"> Improvements at Interchange 6 Toll Plaza – </w:t>
      </w:r>
      <w:r w:rsidRPr="008B7407">
        <w:rPr>
          <w:szCs w:val="19"/>
        </w:rPr>
        <w:t>Project Manager responsible for the supervision of construction services under Contract No. T300.463. The work performed consisted of construction of two additional express E-</w:t>
      </w:r>
      <w:proofErr w:type="spellStart"/>
      <w:r w:rsidRPr="008B7407">
        <w:rPr>
          <w:szCs w:val="19"/>
        </w:rPr>
        <w:t>ZPass</w:t>
      </w:r>
      <w:proofErr w:type="spellEnd"/>
      <w:r w:rsidRPr="008B7407">
        <w:rPr>
          <w:szCs w:val="19"/>
        </w:rPr>
        <w:t xml:space="preserve"> lanes, demolition of two toll booths and islands, a monotube structure, advanced signage and drainage improvements from Milepost P1.18 to P4.65 in Florence and Mansfield Townships, Burlington County, New Jersey. Construction Cost - $7.1 Million. (2019 – 2022)</w:t>
      </w:r>
    </w:p>
    <w:p w:rsidR="00752568" w:rsidRPr="008B7407" w:rsidRDefault="00752568" w:rsidP="00752568">
      <w:pPr>
        <w:jc w:val="both"/>
        <w:rPr>
          <w:szCs w:val="19"/>
        </w:rPr>
      </w:pPr>
    </w:p>
    <w:p w:rsidR="00752568" w:rsidRPr="008B7407" w:rsidRDefault="00752568" w:rsidP="00752568">
      <w:pPr>
        <w:jc w:val="both"/>
        <w:rPr>
          <w:rFonts w:ascii="Arial" w:hAnsi="Arial" w:cs="Arial"/>
          <w:sz w:val="19"/>
          <w:szCs w:val="19"/>
        </w:rPr>
      </w:pPr>
      <w:r w:rsidRPr="008B7407">
        <w:rPr>
          <w:rFonts w:ascii="Arial" w:hAnsi="Arial" w:cs="Arial"/>
          <w:b/>
          <w:bCs/>
          <w:sz w:val="19"/>
          <w:szCs w:val="19"/>
        </w:rPr>
        <w:t>KSE Job #2249 CM for Sayre, Strawberry Mansion, and Northeast High Schools -</w:t>
      </w:r>
      <w:r w:rsidRPr="008B7407">
        <w:rPr>
          <w:rFonts w:ascii="Arial" w:hAnsi="Arial" w:cs="Arial"/>
          <w:sz w:val="19"/>
          <w:szCs w:val="19"/>
        </w:rPr>
        <w:t xml:space="preserve"> As part of a $23 million pilot program launched in 2017 to improve energy efficiency at the Sayre, Strawberry Mansion, and Northeast High Schools, including new HVAC system, new windows, LED lights, and ventilation, the Philadelphia School District sought construction management services in connection with a design-build program to remove and replace the natural gas service and boiler plant in two (2) of the high schools and perform various upgrades (including but not limited to removal and replacement of windows, doors, unit ventilators, exhaust fans, lighting, etc.) at another high school.</w:t>
      </w:r>
    </w:p>
    <w:p w:rsidR="00752568" w:rsidRPr="008B7407" w:rsidRDefault="00752568" w:rsidP="00752568">
      <w:pPr>
        <w:jc w:val="both"/>
        <w:rPr>
          <w:rFonts w:ascii="Arial" w:hAnsi="Arial" w:cs="Arial"/>
          <w:sz w:val="19"/>
          <w:szCs w:val="19"/>
        </w:rPr>
      </w:pPr>
    </w:p>
    <w:p w:rsidR="00752568" w:rsidRPr="008B7407" w:rsidRDefault="00752568" w:rsidP="00752568">
      <w:pPr>
        <w:jc w:val="both"/>
        <w:rPr>
          <w:rFonts w:ascii="Arial" w:hAnsi="Arial" w:cs="Arial"/>
          <w:sz w:val="19"/>
          <w:szCs w:val="19"/>
        </w:rPr>
      </w:pPr>
      <w:r w:rsidRPr="008B7407">
        <w:rPr>
          <w:rFonts w:ascii="Arial" w:hAnsi="Arial" w:cs="Arial"/>
          <w:sz w:val="19"/>
          <w:szCs w:val="19"/>
        </w:rPr>
        <w:t>The project included working with PECO and NORESCO to install new gas lines, relocate utilities and water main lines, and pave through the surrounding streets. The ventilation improvement at Northeast High school included Abatement removal.</w:t>
      </w:r>
    </w:p>
    <w:p w:rsidR="00752568" w:rsidRPr="008B7407" w:rsidRDefault="00752568" w:rsidP="00752568">
      <w:pPr>
        <w:jc w:val="both"/>
        <w:rPr>
          <w:rFonts w:ascii="Arial" w:hAnsi="Arial" w:cs="Arial"/>
          <w:sz w:val="19"/>
          <w:szCs w:val="19"/>
        </w:rPr>
      </w:pPr>
    </w:p>
    <w:p w:rsidR="00752568" w:rsidRPr="008B7407" w:rsidRDefault="00752568" w:rsidP="00752568">
      <w:pPr>
        <w:jc w:val="both"/>
        <w:rPr>
          <w:rFonts w:ascii="Arial" w:hAnsi="Arial" w:cs="Arial"/>
          <w:sz w:val="19"/>
          <w:szCs w:val="19"/>
        </w:rPr>
      </w:pPr>
      <w:r w:rsidRPr="008B7407">
        <w:rPr>
          <w:rFonts w:ascii="Arial" w:hAnsi="Arial" w:cs="Arial"/>
          <w:sz w:val="19"/>
          <w:szCs w:val="19"/>
        </w:rPr>
        <w:t>KS Engineers, P.C. (KSE) provided construction supervision and inspection services at various sites on a daily basis. Our Project Manager, Mr. Mikaeel, was responsible for the quality Control, and verification of as-built, bidding, and subcontractor documentation. Mr. Mikaeel was also responsible for maintaining project schedules, weekly progress reports, monthly pay applications, procurement of equipment and materials, site piping layout and engineering, preparation of RFIs and change orders to the School District, and conforming the safety regulations for the subcontractors, including personal safety, equipment, and crane documentation. (2019)</w:t>
      </w:r>
    </w:p>
    <w:p w:rsidR="00752568" w:rsidRPr="008B7407" w:rsidRDefault="00752568" w:rsidP="00752568">
      <w:pPr>
        <w:jc w:val="both"/>
        <w:rPr>
          <w:rFonts w:ascii="Arial" w:hAnsi="Arial" w:cs="Arial"/>
          <w:sz w:val="19"/>
          <w:szCs w:val="19"/>
        </w:rPr>
      </w:pPr>
    </w:p>
    <w:p w:rsidR="00752568" w:rsidRPr="008B7407" w:rsidRDefault="00752568" w:rsidP="00752568">
      <w:pPr>
        <w:jc w:val="both"/>
        <w:rPr>
          <w:rFonts w:ascii="Arial" w:hAnsi="Arial" w:cs="Arial"/>
          <w:sz w:val="19"/>
          <w:szCs w:val="19"/>
        </w:rPr>
      </w:pPr>
      <w:r w:rsidRPr="008B7407">
        <w:rPr>
          <w:rFonts w:ascii="Arial" w:hAnsi="Arial" w:cs="Arial"/>
          <w:b/>
          <w:bCs/>
          <w:sz w:val="19"/>
          <w:szCs w:val="19"/>
        </w:rPr>
        <w:t>KSE Job #2255 Pittsburgh International Airport Modernization -</w:t>
      </w:r>
      <w:r w:rsidRPr="008B7407">
        <w:rPr>
          <w:rFonts w:ascii="Arial" w:hAnsi="Arial" w:cs="Arial"/>
          <w:sz w:val="19"/>
          <w:szCs w:val="19"/>
        </w:rPr>
        <w:t xml:space="preserve"> KS Engineers, P.C. (KSE) has been retained to provide supporting quality assurance and Building Code special inspections and testing services for the Terminal Modernization Program at Pittsburgh International Airport for the Allegheny County Airport Authority. The terminal projects are intended to include overall concept development; a new landside terminal; renovation of the existing concourses; terminal wayfinding; site design, including landscaping; infrastructure design, to support roadways, bridges, and certain surface parking lots; demolition of the existing landside terminal building; conceptual design of landside projects; and modifications of the central utility building to accommodate the new TMP.</w:t>
      </w:r>
    </w:p>
    <w:p w:rsidR="00752568" w:rsidRPr="008B7407" w:rsidRDefault="00752568" w:rsidP="00752568">
      <w:pPr>
        <w:jc w:val="both"/>
        <w:rPr>
          <w:rFonts w:ascii="Arial" w:hAnsi="Arial" w:cs="Arial"/>
          <w:sz w:val="19"/>
          <w:szCs w:val="19"/>
        </w:rPr>
      </w:pPr>
    </w:p>
    <w:p w:rsidR="00752568" w:rsidRPr="008B7407" w:rsidRDefault="00752568" w:rsidP="00752568">
      <w:pPr>
        <w:jc w:val="both"/>
        <w:rPr>
          <w:rFonts w:ascii="Arial" w:hAnsi="Arial" w:cs="Arial"/>
          <w:sz w:val="19"/>
          <w:szCs w:val="19"/>
        </w:rPr>
      </w:pPr>
      <w:r w:rsidRPr="008B7407">
        <w:rPr>
          <w:rFonts w:ascii="Arial" w:hAnsi="Arial" w:cs="Arial"/>
          <w:sz w:val="19"/>
          <w:szCs w:val="19"/>
        </w:rPr>
        <w:t>KSE’s services include inspection of steel and concrete construction, masonry construction, existing site soil conditions, deep driven foundations, cast-in-place deep foundations, helical pile foundations, and fabricated items. Other inspections include Special Inspections for wind resistance and seismic resistance, sprayed fire-resistant materials, mastic and intumescent fire-resistant coatings, the building envelope, fire-resistant penetrations and joints, smoke control, and special-case inspections. (2019 – XXXX)</w:t>
      </w:r>
    </w:p>
    <w:p w:rsidR="00D178E4" w:rsidRPr="008B7407" w:rsidRDefault="00D178E4" w:rsidP="00D178E4">
      <w:pPr>
        <w:jc w:val="both"/>
        <w:rPr>
          <w:szCs w:val="19"/>
        </w:rPr>
      </w:pPr>
    </w:p>
    <w:p w:rsidR="002C585A" w:rsidRPr="008B7407" w:rsidRDefault="00B57EED" w:rsidP="00B57EED">
      <w:pPr>
        <w:jc w:val="both"/>
        <w:rPr>
          <w:rFonts w:ascii="Arial" w:hAnsi="Arial" w:cs="Arial"/>
          <w:sz w:val="19"/>
          <w:szCs w:val="19"/>
        </w:rPr>
      </w:pPr>
      <w:r w:rsidRPr="008B7407">
        <w:rPr>
          <w:rFonts w:ascii="Arial" w:hAnsi="Arial" w:cs="Arial"/>
          <w:b/>
          <w:sz w:val="19"/>
          <w:szCs w:val="19"/>
        </w:rPr>
        <w:t xml:space="preserve">KSE #2210  Burlington County, Replacement of County Bridge No. E4.55 Hanover Street (CR 616), Pemberton, NJ – </w:t>
      </w:r>
      <w:r w:rsidRPr="008B7407">
        <w:rPr>
          <w:rFonts w:ascii="Arial" w:hAnsi="Arial" w:cs="Arial"/>
          <w:sz w:val="19"/>
          <w:szCs w:val="19"/>
        </w:rPr>
        <w:t>Project Manager responsible for the replacement of an existing steel and concrete pony truss bridge originally constructed in 1937 in a historic district. Work included construction of new abutments supported by auger cast-in-place concrete piles, erection of a 118 ft. span steel truss, bridge deck and sidewalk, real stone facing and decorative bridge and pedestrian rail. The abutments were constructed with the use of temporary steel sheeting cofferdams. Approximately 900 linear feet of roadway was reconstructed, including installation of a new storm drainage system. Pedestrian traffic was maintained along Hanover Street and across the creek by installing a two (2)-span, prefabricated pedestrian bridge east of Hanover Street. Cost - $7 Million. (2019 - 202</w:t>
      </w:r>
      <w:r w:rsidR="00B256E0" w:rsidRPr="008B7407">
        <w:rPr>
          <w:rFonts w:ascii="Arial" w:hAnsi="Arial" w:cs="Arial"/>
          <w:sz w:val="19"/>
          <w:szCs w:val="19"/>
        </w:rPr>
        <w:t>0</w:t>
      </w:r>
      <w:r w:rsidRPr="008B7407">
        <w:rPr>
          <w:rFonts w:ascii="Arial" w:hAnsi="Arial" w:cs="Arial"/>
          <w:sz w:val="19"/>
          <w:szCs w:val="19"/>
        </w:rPr>
        <w:t>)</w:t>
      </w:r>
    </w:p>
    <w:p w:rsidR="009509B1" w:rsidRPr="008B7407" w:rsidRDefault="009509B1" w:rsidP="001073DB">
      <w:pPr>
        <w:pStyle w:val="BodyText3"/>
        <w:jc w:val="both"/>
        <w:rPr>
          <w:b/>
        </w:rPr>
      </w:pPr>
    </w:p>
    <w:p w:rsidR="00155307" w:rsidRPr="008B7407" w:rsidRDefault="00155307" w:rsidP="00F54264">
      <w:pPr>
        <w:jc w:val="both"/>
        <w:rPr>
          <w:rFonts w:ascii="Arial" w:hAnsi="Arial" w:cs="Arial"/>
          <w:bCs/>
          <w:sz w:val="19"/>
          <w:szCs w:val="19"/>
        </w:rPr>
      </w:pPr>
      <w:r w:rsidRPr="008B7407">
        <w:rPr>
          <w:rFonts w:ascii="Arial" w:hAnsi="Arial" w:cs="Arial"/>
          <w:b/>
          <w:sz w:val="19"/>
          <w:szCs w:val="19"/>
        </w:rPr>
        <w:t>KSE Project #</w:t>
      </w:r>
      <w:r w:rsidR="00784175" w:rsidRPr="008B7407">
        <w:rPr>
          <w:rFonts w:ascii="Arial" w:hAnsi="Arial" w:cs="Arial"/>
          <w:b/>
          <w:sz w:val="19"/>
          <w:szCs w:val="19"/>
        </w:rPr>
        <w:t xml:space="preserve">2180  </w:t>
      </w:r>
      <w:r w:rsidRPr="008B7407">
        <w:rPr>
          <w:rFonts w:ascii="Arial" w:hAnsi="Arial" w:cs="Arial"/>
          <w:b/>
          <w:sz w:val="19"/>
          <w:szCs w:val="19"/>
        </w:rPr>
        <w:t xml:space="preserve">NJDOT, Rt. 31, Bull Run Road to Branch of the Stoney Brook – </w:t>
      </w:r>
      <w:r w:rsidRPr="008B7407">
        <w:rPr>
          <w:rFonts w:ascii="Arial" w:hAnsi="Arial" w:cs="Arial"/>
          <w:bCs/>
          <w:sz w:val="19"/>
          <w:szCs w:val="19"/>
        </w:rPr>
        <w:t>Project Manager responsible for managing Construction Inspectors for the Rt. 31 Resurfacing Project. Inspection work includes monitoring the contractor’s milling, HMA paving, concrete curb, handicap ramps, drainage improvements, inlet repairs, striping, RPMs and MPT. Construction Cost - $7 Million. (2019 - 2021) Ref: David Wong, NJDOT, 732.625.4212</w:t>
      </w:r>
      <w:r w:rsidR="00004F2A" w:rsidRPr="008B7407">
        <w:rPr>
          <w:rFonts w:ascii="Arial" w:hAnsi="Arial" w:cs="Arial"/>
          <w:bCs/>
          <w:sz w:val="19"/>
          <w:szCs w:val="19"/>
        </w:rPr>
        <w:t>;</w:t>
      </w:r>
      <w:ins w:id="0" w:author="Margret Thomas" w:date="2024-05-13T11:35:00Z">
        <w:r w:rsidR="00004F2A" w:rsidRPr="008B7407">
          <w:t xml:space="preserve"> George Carroll -732-625-4217 (Cell – 609-658-1216)</w:t>
        </w:r>
      </w:ins>
    </w:p>
    <w:p w:rsidR="00E351BE" w:rsidRPr="008B7407" w:rsidRDefault="00E351BE" w:rsidP="00E351BE">
      <w:pPr>
        <w:jc w:val="both"/>
        <w:rPr>
          <w:rFonts w:ascii="Arial" w:hAnsi="Arial" w:cs="Arial"/>
          <w:b/>
          <w:sz w:val="19"/>
          <w:szCs w:val="19"/>
        </w:rPr>
      </w:pPr>
    </w:p>
    <w:p w:rsidR="009D4D07" w:rsidRPr="008B7407" w:rsidRDefault="00E351BE" w:rsidP="002C585A">
      <w:pPr>
        <w:jc w:val="both"/>
        <w:rPr>
          <w:rFonts w:ascii="Arial" w:hAnsi="Arial" w:cs="Arial"/>
          <w:sz w:val="19"/>
          <w:szCs w:val="19"/>
        </w:rPr>
      </w:pPr>
      <w:r w:rsidRPr="008B7407">
        <w:rPr>
          <w:rFonts w:ascii="Arial" w:hAnsi="Arial" w:cs="Arial"/>
          <w:b/>
          <w:sz w:val="19"/>
          <w:szCs w:val="19"/>
        </w:rPr>
        <w:t xml:space="preserve">KSE # 2120 NJTA, P300.488 Interchange 142 Union Ramp Toll Booth Replacement – </w:t>
      </w:r>
      <w:r w:rsidRPr="008B7407">
        <w:rPr>
          <w:rFonts w:ascii="Arial" w:hAnsi="Arial" w:cs="Arial"/>
          <w:sz w:val="19"/>
          <w:szCs w:val="19"/>
        </w:rPr>
        <w:t>Project Manager, supervised the construction for the replacement of the existing booth, this project includes the removal and replacement existing concrete roadway slab, island, walls, canopy soffit, facia, painting the canopy steel and column post. Toll Booth installation includes electrical run in the tunnel, mechanical, security system, E-Z Pass. During the construction all the way through project completion the Resident Engineer coordinated with the Design Engineers, NJTA Operations, and Contractors in reference to System integration making sure all systems are working properly to avoid any complexity issues during DCA inspections and NJTA trial run and operational testing. Prepare progress meeting reports, Meeting Agenda, reviewed monthly progress payment, change order, contractors estimate, site safety plan and submittals. Record all submittals and create log and RFI log and distribute to the team for update and transparency of records. Keep the NJTA updates of all work activities on site. Construction Cost - $3.4 Million. (09/2018 – 10/2019) Ref: Joseph Johnson.</w:t>
      </w:r>
    </w:p>
    <w:p w:rsidR="007A5BD2" w:rsidRPr="008B7407" w:rsidRDefault="007A5BD2" w:rsidP="002C585A">
      <w:pPr>
        <w:jc w:val="both"/>
        <w:rPr>
          <w:rFonts w:ascii="Arial" w:hAnsi="Arial" w:cs="Arial"/>
          <w:sz w:val="19"/>
          <w:szCs w:val="19"/>
        </w:rPr>
      </w:pPr>
    </w:p>
    <w:p w:rsidR="007A5BD2" w:rsidRPr="008B7407" w:rsidRDefault="007A5BD2" w:rsidP="002C585A">
      <w:pPr>
        <w:jc w:val="both"/>
        <w:rPr>
          <w:rFonts w:ascii="Arial" w:hAnsi="Arial" w:cs="Arial"/>
          <w:sz w:val="19"/>
          <w:szCs w:val="19"/>
        </w:rPr>
      </w:pPr>
      <w:r w:rsidRPr="008B7407">
        <w:rPr>
          <w:rFonts w:ascii="Arial" w:hAnsi="Arial" w:cs="Arial"/>
          <w:b/>
          <w:bCs/>
          <w:sz w:val="19"/>
          <w:szCs w:val="19"/>
        </w:rPr>
        <w:t>KSE Job #2090 OPS No. T3688, Supervision of Construction Services for Contract No. T100.482, Pier Reconstruction Structure No. W115.36 -</w:t>
      </w:r>
      <w:r w:rsidRPr="008B7407">
        <w:rPr>
          <w:rFonts w:ascii="Arial" w:hAnsi="Arial" w:cs="Arial"/>
          <w:sz w:val="19"/>
          <w:szCs w:val="19"/>
        </w:rPr>
        <w:t xml:space="preserve"> KS Engineers, P.C. (KSE) is providing the supervision of construction services for the NJ Turnpike Contract No. T100.482, Pier Reconstruction of Structure No. W115.36. Work includes the required inspection and material testing, schedule analysis, field issue resolution, agency and utility coordination, change order resolution, and payment processing and reports. This $10 million construction contract some of which is in the active Vince Lombardi Service Area included construction of pier web walls, the complete reconstruction of two pier cap cantilevers including </w:t>
      </w:r>
      <w:proofErr w:type="spellStart"/>
      <w:r w:rsidRPr="008B7407">
        <w:rPr>
          <w:rFonts w:ascii="Arial" w:hAnsi="Arial" w:cs="Arial"/>
          <w:sz w:val="19"/>
          <w:szCs w:val="19"/>
        </w:rPr>
        <w:t>detensioning</w:t>
      </w:r>
      <w:proofErr w:type="spellEnd"/>
      <w:r w:rsidRPr="008B7407">
        <w:rPr>
          <w:rFonts w:ascii="Arial" w:hAnsi="Arial" w:cs="Arial"/>
          <w:sz w:val="19"/>
          <w:szCs w:val="19"/>
        </w:rPr>
        <w:t xml:space="preserve"> of the pier cap cantilever post-tensioning support, installation of multiple temporary supports and bearing replacements, extensive column and pier cap spall repairs, application of substructure membrane waterproofing and miscellaneous lighting and drainage work. (2018 – 2020)</w:t>
      </w:r>
    </w:p>
    <w:p w:rsidR="007A5BD2" w:rsidRPr="008B7407" w:rsidRDefault="007A5BD2" w:rsidP="002C585A">
      <w:pPr>
        <w:jc w:val="both"/>
        <w:rPr>
          <w:rFonts w:ascii="Arial" w:hAnsi="Arial" w:cs="Arial"/>
          <w:sz w:val="19"/>
          <w:szCs w:val="19"/>
        </w:rPr>
      </w:pPr>
    </w:p>
    <w:p w:rsidR="009D4D07" w:rsidRPr="008B7407" w:rsidRDefault="009D4D07" w:rsidP="002C585A">
      <w:pPr>
        <w:jc w:val="both"/>
        <w:rPr>
          <w:rFonts w:ascii="Arial" w:hAnsi="Arial" w:cs="Arial"/>
          <w:sz w:val="19"/>
          <w:szCs w:val="19"/>
        </w:rPr>
      </w:pPr>
      <w:r w:rsidRPr="008B7407">
        <w:rPr>
          <w:rFonts w:ascii="Arial" w:hAnsi="Arial" w:cs="Arial"/>
          <w:b/>
          <w:bCs/>
          <w:sz w:val="19"/>
          <w:szCs w:val="19"/>
        </w:rPr>
        <w:t>KSE Job #2064 PATCO Woodcrest Station Parking Lot Rehabilitation Project -</w:t>
      </w:r>
      <w:r w:rsidRPr="008B7407">
        <w:rPr>
          <w:rFonts w:ascii="Arial" w:hAnsi="Arial" w:cs="Arial"/>
          <w:sz w:val="19"/>
          <w:szCs w:val="19"/>
        </w:rPr>
        <w:t xml:space="preserve"> KS Engineers, P.C. (KSE) provided constriction inspection services for the PATCO Wood</w:t>
      </w:r>
      <w:r w:rsidR="007A5BD2" w:rsidRPr="008B7407">
        <w:rPr>
          <w:rFonts w:ascii="Arial" w:hAnsi="Arial" w:cs="Arial"/>
          <w:sz w:val="19"/>
          <w:szCs w:val="19"/>
        </w:rPr>
        <w:t>c</w:t>
      </w:r>
      <w:r w:rsidRPr="008B7407">
        <w:rPr>
          <w:rFonts w:ascii="Arial" w:hAnsi="Arial" w:cs="Arial"/>
          <w:sz w:val="19"/>
          <w:szCs w:val="19"/>
        </w:rPr>
        <w:t>rest Station Parking Lot Rehabilitation Project. KSE provided an inspector for the upgrade of the PATCO Woodcrest Station. Our inspector’s responsibilities included: assuring all construction activities conform to the plans and specifications. Oversaw all general contractor and all subcontractors. The project scope included the milling and paving of the parking lots. The project team overcame the challenges of safely constructing the parking lot while maintaining passenger service and minimizing impacts in a highly constrained site. (2019)</w:t>
      </w:r>
    </w:p>
    <w:p w:rsidR="00B57EED" w:rsidRPr="008B7407" w:rsidRDefault="00B57EED" w:rsidP="00B57EED">
      <w:pPr>
        <w:pStyle w:val="BodyText3"/>
        <w:jc w:val="both"/>
        <w:rPr>
          <w:b/>
        </w:rPr>
      </w:pPr>
    </w:p>
    <w:p w:rsidR="00C45822" w:rsidRPr="008B7407" w:rsidRDefault="00B57EED" w:rsidP="00B57EED">
      <w:pPr>
        <w:pStyle w:val="BodyText3"/>
        <w:jc w:val="both"/>
      </w:pPr>
      <w:r w:rsidRPr="008B7407">
        <w:rPr>
          <w:b/>
        </w:rPr>
        <w:t xml:space="preserve">KSE #2034 Delaware River Port Authority (DRPA), Contract No. G-31-2017, Betsy Ross and Commodore Barry Bridges Air-Blown Fiber Optic Installations – </w:t>
      </w:r>
      <w:r w:rsidRPr="008B7407">
        <w:t>Project Manager responsible for construction monitoring services for DRPA Contract No. G-31-2017. Work included the installation of fiber optic conduit and cable, fiber optic distribution and termination panels, electrical panels, and junction boxes, as required, across the Betsy Ross and Commodore Barry Bridges. KSE was responsible for construction management and supervision of inspection staff, project controls, change order and value engineering review and submittal/RFI review and coordination. KSE worked with the contractor and DRPA to review and implement a contractor-suggested value engineering proposal to utilize a flexible armored cable in lieu of the contract’s originally-specified rigid galvanized conduit. This change saved the DRPA approximately $282,000. Cost - $3.3 Million. (2018 - 2019)</w:t>
      </w:r>
    </w:p>
    <w:p w:rsidR="00B57EED" w:rsidRPr="008B7407" w:rsidRDefault="00B57EED" w:rsidP="00B57EED">
      <w:pPr>
        <w:pStyle w:val="BodyText3"/>
        <w:jc w:val="both"/>
        <w:rPr>
          <w:b/>
        </w:rPr>
      </w:pPr>
    </w:p>
    <w:p w:rsidR="00B57EED" w:rsidRPr="008B7407" w:rsidRDefault="00B57EED" w:rsidP="00B57EED">
      <w:pPr>
        <w:contextualSpacing/>
        <w:jc w:val="both"/>
        <w:rPr>
          <w:rFonts w:ascii="Arial" w:hAnsi="Arial" w:cs="Arial"/>
          <w:sz w:val="19"/>
          <w:szCs w:val="19"/>
        </w:rPr>
      </w:pPr>
      <w:r w:rsidRPr="008B7407">
        <w:rPr>
          <w:rFonts w:ascii="Arial" w:hAnsi="Arial" w:cs="Arial"/>
          <w:b/>
          <w:sz w:val="19"/>
          <w:szCs w:val="19"/>
        </w:rPr>
        <w:t xml:space="preserve">KSE #2029-01 - DRPA, GEC, Contract No. CB-35-2017, Commodore Barry Bridge Joint Rehabilitation and Bearings Replacement - </w:t>
      </w:r>
      <w:r w:rsidRPr="008B7407">
        <w:rPr>
          <w:rFonts w:ascii="Arial" w:hAnsi="Arial" w:cs="Arial"/>
          <w:sz w:val="19"/>
          <w:szCs w:val="19"/>
        </w:rPr>
        <w:t>Project Manager. Managed construction management and inspection services for Contract CB-35-2017, with a scope of work that included the replacement of 248 linear feet of existing expansion joints with strip seals, 390 linear feet of rehabilitation of compression seals, 18 expansion bearings replaced at pier 1, 18 expansion bearings replaced at the East Abutment, jacking of existing girders from concrete pad bridge seats (36), 41 square feet of concrete spall repair type 2, two structural steel web repairs, 1,275 square feet of corrosion inhibitor application, concrete brush curb spall repair type 1, and maintenance and protection of traffic</w:t>
      </w:r>
      <w:r w:rsidR="00C45822" w:rsidRPr="008B7407">
        <w:rPr>
          <w:rFonts w:ascii="Arial" w:hAnsi="Arial" w:cs="Arial"/>
          <w:sz w:val="19"/>
          <w:szCs w:val="19"/>
        </w:rPr>
        <w:t>.</w:t>
      </w:r>
    </w:p>
    <w:p w:rsidR="00C45822" w:rsidRPr="008B7407" w:rsidRDefault="00C45822" w:rsidP="00B57EED">
      <w:pPr>
        <w:contextualSpacing/>
        <w:jc w:val="both"/>
        <w:rPr>
          <w:rFonts w:ascii="Arial" w:hAnsi="Arial" w:cs="Arial"/>
          <w:sz w:val="19"/>
          <w:szCs w:val="19"/>
        </w:rPr>
      </w:pPr>
    </w:p>
    <w:p w:rsidR="00C45822" w:rsidRPr="008B7407" w:rsidRDefault="00C45822" w:rsidP="00B57EED">
      <w:pPr>
        <w:contextualSpacing/>
        <w:jc w:val="both"/>
        <w:rPr>
          <w:rFonts w:ascii="Arial" w:hAnsi="Arial" w:cs="Arial"/>
          <w:sz w:val="19"/>
          <w:szCs w:val="19"/>
        </w:rPr>
      </w:pPr>
      <w:r w:rsidRPr="008B7407">
        <w:rPr>
          <w:rFonts w:ascii="Arial" w:hAnsi="Arial" w:cs="Arial"/>
          <w:bCs/>
          <w:sz w:val="19"/>
          <w:szCs w:val="19"/>
        </w:rPr>
        <w:t xml:space="preserve">The administration component of this project included daily field reports, management of project records, EEO reporting, monitoring of budget requirements and restraints, preparation of the contractor’s estimate, recommendation of solutions for field condition changes, </w:t>
      </w:r>
      <w:proofErr w:type="spellStart"/>
      <w:r w:rsidRPr="008B7407">
        <w:rPr>
          <w:rFonts w:ascii="Arial" w:hAnsi="Arial" w:cs="Arial"/>
          <w:bCs/>
          <w:sz w:val="19"/>
          <w:szCs w:val="19"/>
        </w:rPr>
        <w:t>punchlist</w:t>
      </w:r>
      <w:proofErr w:type="spellEnd"/>
      <w:r w:rsidRPr="008B7407">
        <w:rPr>
          <w:rFonts w:ascii="Arial" w:hAnsi="Arial" w:cs="Arial"/>
          <w:bCs/>
          <w:sz w:val="19"/>
          <w:szCs w:val="19"/>
        </w:rPr>
        <w:t xml:space="preserve"> development and coordination, and providing DRPA staff with the status of all activities on the project on a regular basis.</w:t>
      </w:r>
      <w:r w:rsidRPr="008B7407">
        <w:rPr>
          <w:rFonts w:ascii="Arial" w:hAnsi="Arial" w:cs="Arial"/>
          <w:sz w:val="19"/>
          <w:szCs w:val="19"/>
        </w:rPr>
        <w:t xml:space="preserve"> (2018 – 2019)</w:t>
      </w:r>
    </w:p>
    <w:p w:rsidR="005424BB" w:rsidRPr="008B7407" w:rsidRDefault="005424BB" w:rsidP="00B57EED">
      <w:pPr>
        <w:contextualSpacing/>
        <w:jc w:val="both"/>
        <w:rPr>
          <w:rFonts w:ascii="Arial" w:hAnsi="Arial" w:cs="Arial"/>
          <w:sz w:val="19"/>
          <w:szCs w:val="19"/>
        </w:rPr>
      </w:pPr>
    </w:p>
    <w:p w:rsidR="002F0B25" w:rsidRPr="008B7407" w:rsidRDefault="005424BB" w:rsidP="002F0B25">
      <w:pPr>
        <w:contextualSpacing/>
        <w:jc w:val="both"/>
        <w:rPr>
          <w:rFonts w:ascii="Arial" w:hAnsi="Arial" w:cs="Arial"/>
          <w:sz w:val="19"/>
          <w:szCs w:val="19"/>
        </w:rPr>
      </w:pPr>
      <w:r w:rsidRPr="008B7407">
        <w:rPr>
          <w:rFonts w:ascii="Arial" w:hAnsi="Arial" w:cs="Arial"/>
          <w:b/>
          <w:bCs/>
          <w:sz w:val="19"/>
          <w:szCs w:val="19"/>
        </w:rPr>
        <w:t>KSE Job #2023 BR-19-2016 Betsy Ross Bridge Painting – Phase 1 NJ Approach -</w:t>
      </w:r>
      <w:r w:rsidR="002F0B25" w:rsidRPr="008B7407">
        <w:rPr>
          <w:rFonts w:ascii="Arial" w:hAnsi="Arial" w:cs="Arial"/>
          <w:sz w:val="19"/>
          <w:szCs w:val="19"/>
        </w:rPr>
        <w:t xml:space="preserve"> KS Engineers, P.C. (Delaware River Port Authority (DRPA), BR-19-2016, Betsy Ross Bridge Painting – Phase 1, NJ Approach – KSE) provided a structural construction inspector for structural inspection services for the New Jersey Approach Spans of the Betsy Ross Bridge Painting Phase 1, for the Delaware River Port Authority (DRPA).  The Betsy Ross Bridge, also known as the Ross Memorial Bridge, is a continuous steel truss bridge spanning the Delaware River from the City of Philadelphia in Pennsylvania to Pennsauken, New Jersey.  The bridge consists of approach spans, deck truss spans, and cantilever truss superstructure spans.</w:t>
      </w:r>
    </w:p>
    <w:p w:rsidR="002F0B25" w:rsidRPr="008B7407" w:rsidRDefault="002F0B25" w:rsidP="002F0B25">
      <w:pPr>
        <w:contextualSpacing/>
        <w:jc w:val="both"/>
        <w:rPr>
          <w:rFonts w:ascii="Arial" w:hAnsi="Arial" w:cs="Arial"/>
          <w:sz w:val="19"/>
          <w:szCs w:val="19"/>
        </w:rPr>
      </w:pPr>
    </w:p>
    <w:p w:rsidR="005424BB" w:rsidRPr="008B7407" w:rsidRDefault="002F0B25" w:rsidP="002F0B25">
      <w:pPr>
        <w:contextualSpacing/>
        <w:jc w:val="both"/>
        <w:rPr>
          <w:rFonts w:ascii="Arial" w:hAnsi="Arial" w:cs="Arial"/>
          <w:sz w:val="19"/>
          <w:szCs w:val="19"/>
        </w:rPr>
      </w:pPr>
      <w:r w:rsidRPr="008B7407">
        <w:rPr>
          <w:rFonts w:ascii="Arial" w:hAnsi="Arial" w:cs="Arial"/>
          <w:sz w:val="19"/>
          <w:szCs w:val="19"/>
        </w:rPr>
        <w:t xml:space="preserve"> Our inspector’s inspection services included the platform installation, containment installation, and structural steel repairs. The platform installation and containment installation were for the blast cleaning of steel, and application of the coating to the application of steel.   The inspector also monitored the maintenance and protection of traffic, and coordination with other projects and agencies, including the New Jersey Department of Transportation (NJDOT). The inspector maintained a complete, concise set of daily project reports and a current record of all contracts, shop drawings, applicable codes, regulations, technical standards and specifications, and other related documents. (2018)</w:t>
      </w:r>
    </w:p>
    <w:p w:rsidR="00F74364" w:rsidRPr="008B7407" w:rsidRDefault="00F74364" w:rsidP="00F74364">
      <w:pPr>
        <w:contextualSpacing/>
        <w:jc w:val="both"/>
        <w:rPr>
          <w:rFonts w:ascii="Arial" w:hAnsi="Arial" w:cs="Arial"/>
          <w:sz w:val="19"/>
          <w:szCs w:val="19"/>
        </w:rPr>
      </w:pPr>
    </w:p>
    <w:p w:rsidR="00851F4F" w:rsidRPr="008B7407" w:rsidRDefault="00F74364" w:rsidP="00851F4F">
      <w:pPr>
        <w:contextualSpacing/>
        <w:jc w:val="both"/>
        <w:rPr>
          <w:rFonts w:ascii="Arial" w:hAnsi="Arial" w:cs="Arial"/>
          <w:sz w:val="19"/>
          <w:szCs w:val="19"/>
        </w:rPr>
      </w:pPr>
      <w:r w:rsidRPr="008B7407">
        <w:rPr>
          <w:rFonts w:ascii="Arial" w:hAnsi="Arial" w:cs="Arial"/>
          <w:b/>
          <w:bCs/>
          <w:sz w:val="19"/>
          <w:szCs w:val="19"/>
        </w:rPr>
        <w:t>KSE Job #2000 DRPA Contract No. BF-48-2016, Construction Monitoring Services for Benjamin Franklin Bridge 4</w:t>
      </w:r>
      <w:r w:rsidRPr="008B7407">
        <w:rPr>
          <w:rFonts w:ascii="Arial" w:hAnsi="Arial" w:cs="Arial"/>
          <w:b/>
          <w:bCs/>
          <w:sz w:val="19"/>
          <w:szCs w:val="19"/>
          <w:vertAlign w:val="superscript"/>
        </w:rPr>
        <w:t>th</w:t>
      </w:r>
      <w:r w:rsidRPr="008B7407">
        <w:rPr>
          <w:rFonts w:ascii="Arial" w:hAnsi="Arial" w:cs="Arial"/>
          <w:b/>
          <w:bCs/>
          <w:sz w:val="19"/>
          <w:szCs w:val="19"/>
        </w:rPr>
        <w:t xml:space="preserve"> Street Garage Repair of Columns and Bents with Cathodic Protection System -</w:t>
      </w:r>
      <w:r w:rsidRPr="008B7407">
        <w:rPr>
          <w:rFonts w:ascii="Arial" w:hAnsi="Arial" w:cs="Arial"/>
          <w:sz w:val="19"/>
          <w:szCs w:val="19"/>
        </w:rPr>
        <w:t xml:space="preserve"> KSE provided Construction Management and Inspection services for the Ben Franklin 4th Street Garage New Cathodic Protection System Installation and structural concrete repairs. The onsite Construction Monitoring Services included management of the replacement of an existing Cathodic Protection System with a new system. The system was designed to protect the roadway deck steel reinforcement from corrosion to maintain the structural integrity of certain structures associated with the 4th Street Garage Structure and the associated PATCO maintenance landings. The contract also included the repairs to Ben Franklin Bridge Roadway deck support columns and foundations and steel pedestal foundations for the adjacent pedestrian walkways. The work also included the integration of the New CP system with the existing electrical services.  KSE provided staff management, contractor management, maintained a complete, concise set of daily project reports, current record of all contracts, submittals, RFI’s, shop drawings, insurance documents, certified payrolls, applicable codes, regulations, technical standards and specifications, and other related documents. KSE conducted Bi-weekly progress meetings with all interested parties. (2020 – 2021)</w:t>
      </w:r>
    </w:p>
    <w:p w:rsidR="00851F4F" w:rsidRPr="008B7407" w:rsidRDefault="00851F4F" w:rsidP="00851F4F">
      <w:pPr>
        <w:contextualSpacing/>
        <w:jc w:val="both"/>
        <w:rPr>
          <w:rFonts w:ascii="Arial" w:hAnsi="Arial" w:cs="Arial"/>
          <w:sz w:val="19"/>
          <w:szCs w:val="19"/>
        </w:rPr>
      </w:pPr>
    </w:p>
    <w:p w:rsidR="00851F4F" w:rsidRPr="008B7407" w:rsidRDefault="00851F4F" w:rsidP="00851F4F">
      <w:pPr>
        <w:contextualSpacing/>
        <w:jc w:val="both"/>
        <w:rPr>
          <w:rFonts w:ascii="Arial" w:hAnsi="Arial" w:cs="Arial"/>
          <w:sz w:val="19"/>
          <w:szCs w:val="19"/>
        </w:rPr>
      </w:pPr>
      <w:r w:rsidRPr="008B7407">
        <w:rPr>
          <w:rFonts w:ascii="Arial" w:hAnsi="Arial" w:cs="Arial"/>
          <w:b/>
          <w:bCs/>
          <w:sz w:val="19"/>
          <w:szCs w:val="19"/>
        </w:rPr>
        <w:t>KSE Job #1954 CM Services for Delco Lead Storage and County Yard Improvement –</w:t>
      </w:r>
      <w:r w:rsidRPr="008B7407">
        <w:rPr>
          <w:rFonts w:ascii="Arial" w:hAnsi="Arial" w:cs="Arial"/>
          <w:sz w:val="19"/>
          <w:szCs w:val="19"/>
        </w:rPr>
        <w:t xml:space="preserve"> Needs Description (XXXX)</w:t>
      </w:r>
    </w:p>
    <w:p w:rsidR="00D96E67" w:rsidRPr="008B7407" w:rsidRDefault="00D96E67" w:rsidP="00044E24">
      <w:pPr>
        <w:contextualSpacing/>
        <w:jc w:val="both"/>
        <w:rPr>
          <w:rFonts w:ascii="Arial" w:hAnsi="Arial" w:cs="Arial"/>
          <w:b/>
          <w:sz w:val="19"/>
          <w:szCs w:val="19"/>
        </w:rPr>
      </w:pPr>
    </w:p>
    <w:p w:rsidR="00D96E67" w:rsidRPr="008B7407" w:rsidRDefault="00D96E67" w:rsidP="00D96E67">
      <w:pPr>
        <w:pStyle w:val="BodyText3"/>
        <w:jc w:val="both"/>
        <w:rPr>
          <w:bCs/>
        </w:rPr>
      </w:pPr>
      <w:r w:rsidRPr="008B7407">
        <w:rPr>
          <w:b/>
        </w:rPr>
        <w:t>KSE Job #</w:t>
      </w:r>
      <w:r w:rsidR="00214EE2" w:rsidRPr="008B7407">
        <w:rPr>
          <w:b/>
        </w:rPr>
        <w:t>1894 Delaware</w:t>
      </w:r>
      <w:r w:rsidR="009669B0" w:rsidRPr="008B7407">
        <w:rPr>
          <w:b/>
        </w:rPr>
        <w:t xml:space="preserve"> River Joint Toll Bridge Commission (DRJTBC), Scudder Falls Bridge CI (C6726A)</w:t>
      </w:r>
      <w:r w:rsidRPr="008B7407">
        <w:rPr>
          <w:b/>
        </w:rPr>
        <w:t xml:space="preserve"> -</w:t>
      </w:r>
      <w:r w:rsidRPr="008B7407">
        <w:rPr>
          <w:bCs/>
        </w:rPr>
        <w:t xml:space="preserve"> The Scudder Falls Bridge spans the Delaware River, connecting Ewing Township, New Jersey and Lower </w:t>
      </w:r>
      <w:proofErr w:type="spellStart"/>
      <w:r w:rsidRPr="008B7407">
        <w:rPr>
          <w:bCs/>
        </w:rPr>
        <w:t>Makefield</w:t>
      </w:r>
      <w:proofErr w:type="spellEnd"/>
      <w:r w:rsidRPr="008B7407">
        <w:rPr>
          <w:bCs/>
        </w:rPr>
        <w:t xml:space="preserve"> Township, Pennsylvania. Originally constructed in 1959, the bridge now carries an average of 59,000 vehicles per day. Due to capacity limitations, poor roadway geometry, and safety concerns, the bridge has been classified as “functionally obsolete”. The bridge is nearing the end of its useful lifespan and is in need of replacement. A comprehensive project is being advanced by the Delaware River Joint Toll Bridge Commission (DRJTBC) to replace the current bridge and address other concerns within the immediate I-95 corridor.</w:t>
      </w:r>
    </w:p>
    <w:p w:rsidR="00D96E67" w:rsidRPr="008B7407" w:rsidRDefault="00D96E67" w:rsidP="00D96E67">
      <w:pPr>
        <w:pStyle w:val="BodyText3"/>
        <w:jc w:val="both"/>
        <w:rPr>
          <w:bCs/>
        </w:rPr>
      </w:pPr>
    </w:p>
    <w:p w:rsidR="00D96E67" w:rsidRPr="008B7407" w:rsidRDefault="00D96E67" w:rsidP="00D96E67">
      <w:pPr>
        <w:pStyle w:val="BodyText3"/>
        <w:jc w:val="both"/>
        <w:rPr>
          <w:bCs/>
        </w:rPr>
      </w:pPr>
      <w:r w:rsidRPr="008B7407">
        <w:rPr>
          <w:bCs/>
        </w:rPr>
        <w:t>KS Engineers, P.C. (KSE) has been retained to provide construction inspection services for the construction of the new bridge to replace the existing Scudder Falls Bridge. The KSE inspectors inspected pile- driving (sheets, king piles, pipe piles), structural steel erection, concrete deck pours with HPC, caisson drillings and installation, demolition of the existing bridge (including s</w:t>
      </w:r>
      <w:r w:rsidRPr="008B7407">
        <w:rPr>
          <w:bCs/>
        </w:rPr>
        <w:tab/>
        <w:t xml:space="preserve">Shielding - two layers of shielding), painting of bridge steel, abrasive blasting and cleaning (including lead removal), Class 1 A containment and installation of work platforms, temporary supports, PPC overlay on decks, and concrete staining and epoxy waterproofing. Our inspectors have a Assisted the CM consultant in maintaining files on the job site for all correspondence, reports of job conferences/meetings, test reports, shop drawings, submittals, purchase orders, material deliveries, daily diary/inspection reports, certifications, RFI’s, disposal receipts, other submissions, reproduction of original contract documents, including all addenda, change orders, schedules, progress reports, project contact listings, contractor payment certificates, supplemental drawings, and all other project-related documents in accordance with the Pennsylvania Department of Transportation, Publication 2, Project Office Manual. KSE is maintaining, The Consultant maintained and kept updates at least d at a minimum every two 2 weeks, a set of the plans exclusively for the purpose of noting “As-Built” conditions as the work progresses. </w:t>
      </w:r>
    </w:p>
    <w:p w:rsidR="00D96E67" w:rsidRPr="008B7407" w:rsidRDefault="00D96E67" w:rsidP="00D96E67">
      <w:pPr>
        <w:pStyle w:val="BodyText3"/>
        <w:jc w:val="both"/>
        <w:rPr>
          <w:bCs/>
        </w:rPr>
      </w:pPr>
    </w:p>
    <w:p w:rsidR="009669B0" w:rsidRPr="008B7407" w:rsidRDefault="00D96E67" w:rsidP="00D96E67">
      <w:pPr>
        <w:pStyle w:val="BodyText3"/>
        <w:jc w:val="both"/>
        <w:rPr>
          <w:bCs/>
        </w:rPr>
      </w:pPr>
      <w:r w:rsidRPr="008B7407">
        <w:rPr>
          <w:bCs/>
        </w:rPr>
        <w:t>As construction progresses, services provided by KSE and our team will include coordination and expedition of the construction process to provide the contractor with the ability to meet or exceed his contract standards and schedules, as well as the Commission’s cost objectives, while minimizing the possibility of claims. The responsibility of the KSE Team is to serve and protect the Commission’s interests, and to certify compliance with federal, state, local, and Commission regulations and requirements, ensuring that the project will proceed smoothly and effectively. (2017 – 2022 Est.)</w:t>
      </w:r>
    </w:p>
    <w:p w:rsidR="002C585A" w:rsidRPr="008B7407" w:rsidRDefault="002C585A" w:rsidP="002C585A">
      <w:pPr>
        <w:pStyle w:val="BodyText3"/>
        <w:jc w:val="both"/>
        <w:rPr>
          <w:b/>
        </w:rPr>
      </w:pPr>
    </w:p>
    <w:p w:rsidR="002C585A" w:rsidRPr="008B7407" w:rsidRDefault="002C585A" w:rsidP="002C585A">
      <w:pPr>
        <w:jc w:val="both"/>
        <w:rPr>
          <w:rFonts w:ascii="Arial" w:hAnsi="Arial" w:cs="Arial"/>
          <w:kern w:val="20"/>
          <w:sz w:val="19"/>
          <w:szCs w:val="19"/>
        </w:rPr>
      </w:pPr>
      <w:r w:rsidRPr="008B7407">
        <w:rPr>
          <w:rFonts w:ascii="Arial" w:hAnsi="Arial" w:cs="Arial"/>
          <w:b/>
          <w:sz w:val="19"/>
          <w:szCs w:val="19"/>
        </w:rPr>
        <w:t xml:space="preserve">KSE #1864  New Jersey Turnpike Authority - Parkway Div. (NJTA), OPS P3632 - GSP Interchange 38 Bridge 20WB Rehabilitation, Egg Harbor Township, NJ – </w:t>
      </w:r>
      <w:r w:rsidRPr="008B7407">
        <w:rPr>
          <w:rFonts w:ascii="Arial" w:hAnsi="Arial" w:cs="Arial"/>
          <w:sz w:val="19"/>
          <w:szCs w:val="19"/>
        </w:rPr>
        <w:t>Project Manager responsible for the supervision of construction services for Contract No. P100.423, for the widening of the Atlantic City Expressway Bridge 20 Westbound (WB) by an additional 7.0 feet over the Garden State Parkway (GSP). New piers and footings were constructed, as well as new prestressed concrete beams. The existing abutments were extended and the existing asphalt overlay, concrete bridge deck, fascia curb, and parapet on Bridge 20WB were demolished and replaced with a new 2.5” asphalt overlay and High Performance Concrete in the bridge deck and parapet. The project required major utility coordination and relocation that was completed during Phase 1 of the project. The existing WB precast median barrier on Bridge 20WB was removed and replaced with a cast-in-place median barrier. The existing deck joints were removed and replaced with new deck joints. New scuppers were provided on the bridge. There was also construction of new right shoulder curbs and guide rails. Cost - $8 Million. (</w:t>
      </w:r>
      <w:r w:rsidRPr="008B7407">
        <w:rPr>
          <w:rFonts w:ascii="Arial" w:hAnsi="Arial" w:cs="Arial"/>
          <w:kern w:val="20"/>
          <w:sz w:val="19"/>
          <w:szCs w:val="19"/>
        </w:rPr>
        <w:t xml:space="preserve">1/2017 – 5/2018)  </w:t>
      </w:r>
    </w:p>
    <w:p w:rsidR="009669B0" w:rsidRPr="008B7407" w:rsidRDefault="009669B0" w:rsidP="00044E24">
      <w:pPr>
        <w:contextualSpacing/>
        <w:jc w:val="both"/>
        <w:rPr>
          <w:rFonts w:ascii="Arial" w:hAnsi="Arial" w:cs="Arial"/>
          <w:b/>
          <w:sz w:val="19"/>
          <w:szCs w:val="19"/>
        </w:rPr>
      </w:pPr>
    </w:p>
    <w:p w:rsidR="00044E24" w:rsidRPr="008B7407" w:rsidRDefault="001073DB" w:rsidP="00044E24">
      <w:pPr>
        <w:contextualSpacing/>
        <w:jc w:val="both"/>
        <w:rPr>
          <w:rFonts w:ascii="Arial" w:hAnsi="Arial" w:cs="Arial"/>
          <w:kern w:val="20"/>
          <w:sz w:val="19"/>
          <w:szCs w:val="19"/>
        </w:rPr>
      </w:pPr>
      <w:r w:rsidRPr="008B7407">
        <w:rPr>
          <w:rFonts w:ascii="Arial" w:hAnsi="Arial" w:cs="Arial"/>
          <w:b/>
          <w:sz w:val="19"/>
          <w:szCs w:val="19"/>
        </w:rPr>
        <w:t>KSE # 1857  Delaware River Joint Toll Bridge Commission (DRJTBC), Construction Management - Scudder Falls Bridge Replacement Project</w:t>
      </w:r>
      <w:r w:rsidR="00044E24" w:rsidRPr="008B7407">
        <w:rPr>
          <w:rFonts w:ascii="Arial" w:hAnsi="Arial" w:cs="Arial"/>
          <w:b/>
          <w:sz w:val="19"/>
          <w:szCs w:val="19"/>
        </w:rPr>
        <w:t xml:space="preserve">, Bucks County, PA – Project Manager responsible </w:t>
      </w:r>
      <w:r w:rsidR="00044E24" w:rsidRPr="008B7407">
        <w:rPr>
          <w:rFonts w:ascii="Arial" w:hAnsi="Arial" w:cs="Arial"/>
          <w:bCs/>
          <w:noProof/>
          <w:sz w:val="19"/>
          <w:szCs w:val="19"/>
        </w:rPr>
        <w:t xml:space="preserve">for oversight of the </w:t>
      </w:r>
      <w:r w:rsidR="00044E24" w:rsidRPr="008B7407">
        <w:rPr>
          <w:rFonts w:ascii="Arial" w:hAnsi="Arial" w:cs="Arial"/>
          <w:sz w:val="19"/>
          <w:szCs w:val="19"/>
        </w:rPr>
        <w:t xml:space="preserve">Assistant Resident Engineers and the Material Quality Control Manager for </w:t>
      </w:r>
      <w:r w:rsidR="00044E24" w:rsidRPr="008B7407">
        <w:rPr>
          <w:rFonts w:ascii="Arial" w:hAnsi="Arial" w:cs="Arial"/>
          <w:bCs/>
          <w:noProof/>
          <w:sz w:val="19"/>
          <w:szCs w:val="19"/>
        </w:rPr>
        <w:t>improvements to the I-95/Scudder Falls Bridge (SFB) over the Delaware River and the adjoining I-95 mainline including improvements to the Taylorsville Road/I-95 Interchange in PA and the Route 29/I-95 Interchange in NJ. This project involves a full bridge replacement with two separate bridge structures for each roadway (Northbound (NB) &amp; Southbound (SB)) with standard auxiliary lanes and both left and right shoulders including the reconstruction of NB and SB lanes on I-95 between the I-95/PA Route 332 (Newtown-Yardley Road) Interchange in PA and the I-95/Bear Tavern Road Interchange in NJ. The limits of work are within the Commission’s, PENNDOT’s and NJDOT’s jurisdictional limits.</w:t>
      </w:r>
      <w:r w:rsidR="00044E24" w:rsidRPr="008B7407">
        <w:rPr>
          <w:rFonts w:ascii="Arial" w:hAnsi="Arial" w:cs="Arial"/>
          <w:noProof/>
          <w:sz w:val="19"/>
          <w:szCs w:val="19"/>
        </w:rPr>
        <w:t xml:space="preserve"> The project involves much more than a replacement of the current functionally obsolete four-lane scudder falls bridge. The project also will include safety upgrades to the two highway interchanges at both ends of the bridge, widening of i-95 to the inside from the bridge to route 322 in pennsylvania, and construction of shoulders on the bridge crossing to handle breakdowns and emergencies. Con</w:t>
      </w:r>
      <w:r w:rsidR="00344CB3" w:rsidRPr="008B7407">
        <w:rPr>
          <w:rFonts w:ascii="Arial" w:hAnsi="Arial" w:cs="Arial"/>
          <w:noProof/>
          <w:sz w:val="19"/>
          <w:szCs w:val="19"/>
        </w:rPr>
        <w:t>struction Cost -</w:t>
      </w:r>
      <w:r w:rsidR="00044E24" w:rsidRPr="008B7407">
        <w:rPr>
          <w:rFonts w:ascii="Arial" w:hAnsi="Arial" w:cs="Arial"/>
          <w:noProof/>
          <w:sz w:val="19"/>
          <w:szCs w:val="19"/>
        </w:rPr>
        <w:t xml:space="preserve"> $</w:t>
      </w:r>
      <w:r w:rsidR="006B31B9" w:rsidRPr="008B7407">
        <w:rPr>
          <w:rFonts w:ascii="Arial" w:hAnsi="Arial" w:cs="Arial"/>
          <w:noProof/>
          <w:sz w:val="19"/>
          <w:szCs w:val="19"/>
        </w:rPr>
        <w:t>424</w:t>
      </w:r>
      <w:r w:rsidR="00044E24" w:rsidRPr="008B7407">
        <w:rPr>
          <w:rFonts w:ascii="Arial" w:hAnsi="Arial" w:cs="Arial"/>
          <w:noProof/>
          <w:sz w:val="19"/>
          <w:szCs w:val="19"/>
        </w:rPr>
        <w:t xml:space="preserve"> Million</w:t>
      </w:r>
      <w:r w:rsidR="00344CB3" w:rsidRPr="008B7407">
        <w:rPr>
          <w:rFonts w:ascii="Arial" w:hAnsi="Arial" w:cs="Arial"/>
          <w:noProof/>
          <w:sz w:val="19"/>
          <w:szCs w:val="19"/>
        </w:rPr>
        <w:t>.</w:t>
      </w:r>
      <w:r w:rsidR="00044E24" w:rsidRPr="008B7407">
        <w:rPr>
          <w:rFonts w:ascii="Arial" w:hAnsi="Arial" w:cs="Arial"/>
          <w:noProof/>
          <w:sz w:val="19"/>
          <w:szCs w:val="19"/>
        </w:rPr>
        <w:t xml:space="preserve"> </w:t>
      </w:r>
      <w:r w:rsidR="00F54264" w:rsidRPr="008B7407">
        <w:rPr>
          <w:rFonts w:ascii="Arial" w:hAnsi="Arial" w:cs="Arial"/>
          <w:noProof/>
          <w:sz w:val="19"/>
          <w:szCs w:val="19"/>
        </w:rPr>
        <w:t>(</w:t>
      </w:r>
      <w:r w:rsidR="00044E24" w:rsidRPr="008B7407">
        <w:rPr>
          <w:rFonts w:ascii="Arial" w:hAnsi="Arial" w:cs="Arial"/>
          <w:kern w:val="20"/>
          <w:sz w:val="19"/>
          <w:szCs w:val="19"/>
        </w:rPr>
        <w:t>2//2016-12/2021</w:t>
      </w:r>
      <w:r w:rsidR="00F54264" w:rsidRPr="008B7407">
        <w:rPr>
          <w:rFonts w:ascii="Arial" w:hAnsi="Arial" w:cs="Arial"/>
          <w:kern w:val="20"/>
          <w:sz w:val="19"/>
          <w:szCs w:val="19"/>
        </w:rPr>
        <w:t>)</w:t>
      </w:r>
    </w:p>
    <w:p w:rsidR="00D21E64" w:rsidRPr="008B7407" w:rsidRDefault="00D21E64" w:rsidP="001073DB">
      <w:pPr>
        <w:pStyle w:val="BodyText3"/>
        <w:jc w:val="both"/>
        <w:rPr>
          <w:b/>
        </w:rPr>
      </w:pPr>
    </w:p>
    <w:p w:rsidR="0079494C" w:rsidRPr="008B7407" w:rsidRDefault="001073DB" w:rsidP="001073DB">
      <w:pPr>
        <w:pStyle w:val="BodyText3"/>
        <w:jc w:val="both"/>
        <w:rPr>
          <w:b/>
        </w:rPr>
      </w:pPr>
      <w:r w:rsidRPr="008B7407">
        <w:rPr>
          <w:b/>
        </w:rPr>
        <w:t>KSE # 1841  Delaware River Port Authority (DRPA), CB-31-2016 - Commodore Barry Bridge Painting - Phase II: PA Approach Spans</w:t>
      </w:r>
      <w:r w:rsidR="0079494C" w:rsidRPr="008B7407">
        <w:rPr>
          <w:b/>
        </w:rPr>
        <w:t xml:space="preserve"> – </w:t>
      </w:r>
      <w:r w:rsidR="0079494C" w:rsidRPr="008B7407">
        <w:t>Resident Engineer. KSE provided Construction Management and Inspection services for the Pennsylvania Approach Spans of the Commodore Barry Bridge Painting. The on-site and off-site Construction Monitoring Services provided by KSE included removal of existing lead-based paint in accordance with PA Department of Environmental Protection (DEP) environmental regulations, proper disposal of all hazardous waste materials by blast cleaning, and application of a new three-coating system for the CBB Pennsylvania approach spans (24 multi-girder spans and five deck truss spans). The project also included the rehabilitation of the bridge’s toll plaza. KSE performed work platform installation, containment installation, blast cleaning of steel, coating application of steel, protection of existing utilities, replacing access hatch gaskets, bolt replacement in hatches, caulking of steel joints, maintenance and protection  of traffic, and coordination with other projects and agencies. KSE maintained a complete, concise set of daily project reports and a current record of all contracts, shop drawings, insurance documents, applicable codes, regulations, technical standards and specifications, and other related documents. (2016 – 12/2019)</w:t>
      </w:r>
    </w:p>
    <w:p w:rsidR="00866154" w:rsidRPr="008B7407" w:rsidRDefault="00866154" w:rsidP="00866154">
      <w:pPr>
        <w:pStyle w:val="BodyText3"/>
        <w:jc w:val="both"/>
        <w:rPr>
          <w:b/>
        </w:rPr>
      </w:pPr>
    </w:p>
    <w:p w:rsidR="00866154" w:rsidRPr="008B7407" w:rsidRDefault="00866154" w:rsidP="00866154">
      <w:pPr>
        <w:pStyle w:val="BodyText3"/>
        <w:jc w:val="both"/>
        <w:rPr>
          <w:bCs/>
        </w:rPr>
      </w:pPr>
      <w:r w:rsidRPr="008B7407">
        <w:rPr>
          <w:b/>
        </w:rPr>
        <w:t>KSE # 1799 City of Philadelphia - Division of Aviation, On-Call PM/CM Services - Philadelphia Airport -</w:t>
      </w:r>
      <w:r w:rsidRPr="008B7407">
        <w:rPr>
          <w:bCs/>
        </w:rPr>
        <w:t xml:space="preserve"> The Philadelphia Division of Aviation is pursuing the construction of a complete new Security Checked Baggage Inspection System (CBIS) in Terminal A-West of the Philadelphia International Airport. The work includes the construction of a new, 2,500-square-foot Checked Baggage Resolution Area (CBRA) annex. The construction includes site work,; demolition of pavement,; piles and pile caps,; masonry walls and precast concrete roof panels,; roofing,; interior finishes,; electrical work,; the fire alarm system,; the CCTV system,; security and special systems,; HVAC,; plumbing,; controls,; modifications to the ticket lobby,; and modifications to two Baggage Handling System (BHS) Control Rooms. Also included are installation of conveyors, baggage inspection tables, baggage system displays, BHS high-speed roll-up doors, and BHS computers and controls, replacing the BHS Server and upgrading the PLCs. The project involves coordination with the Transportation Security Administration (TSA) to remove and replace eight CTX 9000 explosive detection system machines with three CTX 9800s, the replacement of eight existing baggage make-up carousels and a new baggage make-up carousel, and the replacement of pushers with high-speed diverters. The work also includes provision of labor and testing support to the Airport for all Owner and TRR testing, and labor support to the TSA for the two ISATs, modifications to security doors, monitors, boundaries, and sally ports.</w:t>
      </w:r>
    </w:p>
    <w:p w:rsidR="00866154" w:rsidRPr="008B7407" w:rsidRDefault="00866154" w:rsidP="00866154">
      <w:pPr>
        <w:pStyle w:val="BodyText3"/>
        <w:jc w:val="both"/>
        <w:rPr>
          <w:bCs/>
        </w:rPr>
      </w:pPr>
    </w:p>
    <w:p w:rsidR="00866154" w:rsidRPr="008B7407" w:rsidRDefault="00866154" w:rsidP="00866154">
      <w:pPr>
        <w:pStyle w:val="BodyText3"/>
        <w:jc w:val="both"/>
        <w:rPr>
          <w:bCs/>
        </w:rPr>
      </w:pPr>
      <w:r w:rsidRPr="008B7407">
        <w:rPr>
          <w:bCs/>
        </w:rPr>
        <w:t>KS Engineers, P.C. (KSE) was retained to provide Resident Engineering services during construction, including inspection, scheduling coordination, change order and force account administration, preparation of as-builts, chairing meetings, evaluating claims, serving as the client’s primary contact, preparing diaries, supervising inspectors, preparing progress measurements/submittals, and undertaking permit compliance efforts. (2016 – XXXX)</w:t>
      </w:r>
    </w:p>
    <w:p w:rsidR="00B3064F" w:rsidRPr="008B7407" w:rsidRDefault="00B3064F" w:rsidP="00B3064F">
      <w:pPr>
        <w:pStyle w:val="BodyText3"/>
        <w:jc w:val="both"/>
        <w:rPr>
          <w:b/>
          <w:szCs w:val="19"/>
        </w:rPr>
      </w:pPr>
    </w:p>
    <w:p w:rsidR="00B3064F" w:rsidRPr="008B7407" w:rsidRDefault="00B3064F" w:rsidP="00B3064F">
      <w:pPr>
        <w:contextualSpacing/>
        <w:jc w:val="both"/>
        <w:rPr>
          <w:rFonts w:ascii="Arial" w:hAnsi="Arial" w:cs="Arial"/>
          <w:sz w:val="19"/>
          <w:szCs w:val="19"/>
        </w:rPr>
      </w:pPr>
      <w:r w:rsidRPr="008B7407">
        <w:rPr>
          <w:rFonts w:ascii="Arial" w:hAnsi="Arial" w:cs="Arial"/>
          <w:b/>
          <w:sz w:val="19"/>
          <w:szCs w:val="19"/>
        </w:rPr>
        <w:t xml:space="preserve">KSE # 1749  AMTRAK, CM Services for Accessibility Improvements at Paoli Station, </w:t>
      </w:r>
      <w:proofErr w:type="spellStart"/>
      <w:r w:rsidRPr="008B7407">
        <w:rPr>
          <w:rFonts w:ascii="Arial" w:hAnsi="Arial" w:cs="Arial"/>
          <w:b/>
          <w:sz w:val="19"/>
          <w:szCs w:val="19"/>
        </w:rPr>
        <w:t>Tredyffrin</w:t>
      </w:r>
      <w:proofErr w:type="spellEnd"/>
      <w:r w:rsidRPr="008B7407">
        <w:rPr>
          <w:rFonts w:ascii="Arial" w:hAnsi="Arial" w:cs="Arial"/>
          <w:b/>
          <w:sz w:val="19"/>
          <w:szCs w:val="19"/>
        </w:rPr>
        <w:t xml:space="preserve"> Township, Chester County, PA – </w:t>
      </w:r>
      <w:r w:rsidRPr="008B7407">
        <w:rPr>
          <w:rFonts w:ascii="Arial" w:hAnsi="Arial" w:cs="Arial"/>
          <w:sz w:val="19"/>
          <w:szCs w:val="19"/>
        </w:rPr>
        <w:t>Project Manager responsible for</w:t>
      </w:r>
      <w:r w:rsidRPr="008B7407">
        <w:rPr>
          <w:rFonts w:ascii="Arial" w:hAnsi="Arial" w:cs="Arial"/>
          <w:b/>
          <w:sz w:val="19"/>
          <w:szCs w:val="19"/>
        </w:rPr>
        <w:t xml:space="preserve"> </w:t>
      </w:r>
      <w:r w:rsidRPr="008B7407">
        <w:rPr>
          <w:rFonts w:ascii="Arial" w:hAnsi="Arial" w:cs="Arial"/>
          <w:sz w:val="19"/>
          <w:szCs w:val="19"/>
        </w:rPr>
        <w:t xml:space="preserve">construction inspection services for the SEPTA/AMTRAK Paoli Train Station, which is served by both AMTRAK intercity trains and SEPTA Regional Rail trains (Paoli Thorndale Line), as well as five SEPTA bus routes and numerous corporate vans. Combined, the station serves nearly 865,000 rail passengers annually. The Paoli Train Station Accessibility Improvements Project is a joint project between SEPTA and Amtrak in coordination with PennDOT.  The project upgrades station facilities, originally built in 1953 by the Pennsylvania Railroad, and provides full ADA accessibility, modern passenger amenities, and improved vehicular circulation. The project scope includes rail infrastructure modifications, a new high-level center platform with canopies, a pedestrian overpass, vertical circulation elements to connect the existing station and platforms to the new center island platform, three elevators, and reconfigured north side parking lots.  The historic outbound wooden canopy that was part of the circa 1880s station has been restored and repurposed as a cover for new bike parking facilities. The project team addressed the challenges of safely constructing on a highly constrained site; working between, adjacent to, and over active railroad tracks and catenary wires, while maintaining passenger service and minimizing the impact to the public, AMTRAK, and SEPTA.   The Paoli Train Station Accessibility Improvements Project is the initial phase of the Paoli Intermodal Transportation Center Project, which is to be followed by the Paoli Transportation Center Highway Improvements Project, which is currently in design by PennDOT. These projects set the stage for a future Paoli </w:t>
      </w:r>
      <w:proofErr w:type="spellStart"/>
      <w:r w:rsidRPr="008B7407">
        <w:rPr>
          <w:rFonts w:ascii="Arial" w:hAnsi="Arial" w:cs="Arial"/>
          <w:sz w:val="19"/>
          <w:szCs w:val="19"/>
        </w:rPr>
        <w:t>lntermodal</w:t>
      </w:r>
      <w:proofErr w:type="spellEnd"/>
      <w:r w:rsidRPr="008B7407">
        <w:rPr>
          <w:rFonts w:ascii="Arial" w:hAnsi="Arial" w:cs="Arial"/>
          <w:sz w:val="19"/>
          <w:szCs w:val="19"/>
        </w:rPr>
        <w:t xml:space="preserve"> Station and Parking Garage Project, as well as spurring renewed economic growth and redevelopment in the Paoli commercial corridor. This ongoing collaborative effort involves coordination between a number of entities, including: SEPTA, Amtrak, PennDOT, the Delaware Valley Regional Planning Commission (DVRPC), Chester County, </w:t>
      </w:r>
      <w:proofErr w:type="spellStart"/>
      <w:r w:rsidRPr="008B7407">
        <w:rPr>
          <w:rFonts w:ascii="Arial" w:hAnsi="Arial" w:cs="Arial"/>
          <w:sz w:val="19"/>
          <w:szCs w:val="19"/>
        </w:rPr>
        <w:t>Tredyffrin</w:t>
      </w:r>
      <w:proofErr w:type="spellEnd"/>
      <w:r w:rsidRPr="008B7407">
        <w:rPr>
          <w:rFonts w:ascii="Arial" w:hAnsi="Arial" w:cs="Arial"/>
          <w:sz w:val="19"/>
          <w:szCs w:val="19"/>
        </w:rPr>
        <w:t xml:space="preserve"> Township, and numerous residents and public and private stakeholders. Contract Value:  $362,500 (2017-2019)</w:t>
      </w:r>
    </w:p>
    <w:p w:rsidR="00332078" w:rsidRPr="008B7407" w:rsidRDefault="00332078" w:rsidP="003E1C6C">
      <w:pPr>
        <w:jc w:val="both"/>
        <w:rPr>
          <w:rFonts w:ascii="Arial" w:hAnsi="Arial" w:cs="Arial"/>
          <w:b/>
          <w:sz w:val="19"/>
          <w:szCs w:val="19"/>
        </w:rPr>
      </w:pPr>
    </w:p>
    <w:p w:rsidR="00B6776D" w:rsidRPr="008B7407" w:rsidRDefault="00B6776D" w:rsidP="00B6776D">
      <w:pPr>
        <w:jc w:val="both"/>
        <w:rPr>
          <w:rFonts w:ascii="Arial" w:hAnsi="Arial" w:cs="Arial"/>
          <w:sz w:val="19"/>
          <w:szCs w:val="19"/>
        </w:rPr>
      </w:pPr>
      <w:r w:rsidRPr="008B7407">
        <w:rPr>
          <w:rFonts w:ascii="Arial" w:hAnsi="Arial" w:cs="Arial"/>
          <w:b/>
          <w:sz w:val="19"/>
          <w:szCs w:val="19"/>
        </w:rPr>
        <w:t>KSE Project # 1426-01  NJ Transit, Construction Management Services for the New Wesmont Station, Wood</w:t>
      </w:r>
      <w:r w:rsidR="00FE1BBD" w:rsidRPr="008B7407">
        <w:rPr>
          <w:rFonts w:ascii="Arial" w:hAnsi="Arial" w:cs="Arial"/>
          <w:b/>
          <w:sz w:val="19"/>
          <w:szCs w:val="19"/>
        </w:rPr>
        <w:t>-R</w:t>
      </w:r>
      <w:r w:rsidRPr="008B7407">
        <w:rPr>
          <w:rFonts w:ascii="Arial" w:hAnsi="Arial" w:cs="Arial"/>
          <w:b/>
          <w:sz w:val="19"/>
          <w:szCs w:val="19"/>
        </w:rPr>
        <w:t>idge, NJ:</w:t>
      </w:r>
      <w:r w:rsidRPr="008B7407">
        <w:rPr>
          <w:rFonts w:ascii="Arial" w:hAnsi="Arial" w:cs="Arial"/>
          <w:sz w:val="19"/>
          <w:szCs w:val="19"/>
        </w:rPr>
        <w:t xml:space="preserve"> Project Manager, directed the construction management services for the construction of this new station on NJ Transit’s Bergen County Line. The station is now a 285-foot, cast-in-place center island, high-level platform with one retractable edge with canopies, shelters, and lighting supported on piles. Also included the construction of two elevators, a pedestrian overpass, and two stairways which provide access to the platform located between Tracks #1 and #2. The Westmont Train Station Construction Project followed a soil remediation project, also monitored by KSE, which was done to allow NJT track operations crews to move Track #2 to provide room for the new station platform. The work performed included construction administration and site inspection, remediation of contaminated soils, foundations for the new high-level platforms and station, construction of elevators and bridge over the tracks for train passengers use, shop drawing review, change order analysis, claims assistance, construction value engineering, site safety inspection, and the construction of a new parking lot.</w:t>
      </w:r>
    </w:p>
    <w:p w:rsidR="00B6776D" w:rsidRPr="008B7407" w:rsidRDefault="00B6776D" w:rsidP="003E1C6C">
      <w:pPr>
        <w:jc w:val="both"/>
        <w:rPr>
          <w:rFonts w:ascii="Arial" w:hAnsi="Arial" w:cs="Arial"/>
          <w:b/>
          <w:sz w:val="19"/>
          <w:szCs w:val="19"/>
        </w:rPr>
      </w:pPr>
    </w:p>
    <w:p w:rsidR="003E1C6C" w:rsidRPr="008B7407" w:rsidRDefault="003E1C6C" w:rsidP="003E1C6C">
      <w:pPr>
        <w:jc w:val="both"/>
        <w:rPr>
          <w:rFonts w:ascii="Arial" w:hAnsi="Arial" w:cs="Arial"/>
          <w:sz w:val="19"/>
          <w:szCs w:val="19"/>
        </w:rPr>
      </w:pPr>
      <w:r w:rsidRPr="008B7407">
        <w:rPr>
          <w:rFonts w:ascii="Arial" w:hAnsi="Arial" w:cs="Arial"/>
          <w:b/>
          <w:sz w:val="19"/>
          <w:szCs w:val="19"/>
        </w:rPr>
        <w:t>NJ Transit, 69</w:t>
      </w:r>
      <w:r w:rsidRPr="008B7407">
        <w:rPr>
          <w:rFonts w:ascii="Arial" w:hAnsi="Arial" w:cs="Arial"/>
          <w:b/>
          <w:sz w:val="19"/>
          <w:szCs w:val="19"/>
          <w:vertAlign w:val="superscript"/>
        </w:rPr>
        <w:t>th</w:t>
      </w:r>
      <w:r w:rsidRPr="008B7407">
        <w:rPr>
          <w:rFonts w:ascii="Arial" w:hAnsi="Arial" w:cs="Arial"/>
          <w:b/>
          <w:sz w:val="19"/>
          <w:szCs w:val="19"/>
        </w:rPr>
        <w:t xml:space="preserve"> Street Grade Separation, NJ</w:t>
      </w:r>
      <w:r w:rsidRPr="008B7407">
        <w:rPr>
          <w:rFonts w:ascii="Arial" w:hAnsi="Arial" w:cs="Arial"/>
          <w:sz w:val="19"/>
          <w:szCs w:val="19"/>
        </w:rPr>
        <w:t xml:space="preserve"> – Project Manager Construction of a bridge to grade separate 69th Street in North Bergen from CSX and NYS&amp;W freight railroads and future NJ TRANSIT rail passenger service. Project will include: a new four span bridge with retained fill approaches; raising West Side Ave. approximately five feet; utility relocations; property acquisitions and easements; coordination with the railroads; and, infrastructure changes.  Project included drainage, environmental sensitive material excavation, coordination with NJ Transit and CSX, boring of utilities under railroad bed, drilled shaft piles, foundations, bridge substructure and superstructure, electrical for railroad and highway lighting, and roadway milling and paving.  Cost of the project is $65 Million.  Mr. Scancella was the Project/Construction Manager overseeing a Resident Engineer, office engineer, several inspectors.  The project team include several sub-consultants which Mr. Scancella also oversaw.  (2013 – 2015) (</w:t>
      </w:r>
      <w:r w:rsidRPr="008B7407">
        <w:rPr>
          <w:rFonts w:ascii="Arial" w:hAnsi="Arial" w:cs="Arial"/>
          <w:b/>
          <w:i/>
          <w:sz w:val="19"/>
          <w:szCs w:val="19"/>
        </w:rPr>
        <w:t>mine/project still under construction).</w:t>
      </w:r>
      <w:r w:rsidRPr="008B7407">
        <w:rPr>
          <w:rFonts w:ascii="Arial" w:hAnsi="Arial" w:cs="Arial"/>
          <w:sz w:val="19"/>
          <w:szCs w:val="19"/>
        </w:rPr>
        <w:t xml:space="preserve"> (Reference Mr. Doug </w:t>
      </w:r>
      <w:r w:rsidR="009509B1" w:rsidRPr="008B7407">
        <w:rPr>
          <w:rFonts w:ascii="Arial" w:hAnsi="Arial" w:cs="Arial"/>
          <w:sz w:val="19"/>
          <w:szCs w:val="19"/>
        </w:rPr>
        <w:t>Flannery</w:t>
      </w:r>
      <w:r w:rsidRPr="008B7407">
        <w:rPr>
          <w:rFonts w:ascii="Arial" w:hAnsi="Arial" w:cs="Arial"/>
          <w:sz w:val="19"/>
          <w:szCs w:val="19"/>
        </w:rPr>
        <w:t>)</w:t>
      </w:r>
    </w:p>
    <w:p w:rsidR="00A92EB6" w:rsidRPr="008B7407" w:rsidRDefault="00A92EB6" w:rsidP="00A92EB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05F17" w:rsidRPr="008B7407" w:rsidRDefault="00B05F17" w:rsidP="00D46B02">
      <w:pPr>
        <w:pStyle w:val="CM14"/>
        <w:jc w:val="both"/>
        <w:rPr>
          <w:b/>
          <w:bCs/>
          <w:sz w:val="19"/>
          <w:szCs w:val="19"/>
          <w:u w:val="single"/>
        </w:rPr>
      </w:pPr>
      <w:r w:rsidRPr="008B7407">
        <w:rPr>
          <w:b/>
          <w:bCs/>
          <w:sz w:val="19"/>
          <w:szCs w:val="19"/>
          <w:u w:val="single"/>
        </w:rPr>
        <w:t>BRIDGES</w:t>
      </w:r>
    </w:p>
    <w:p w:rsidR="00B05F17" w:rsidRPr="008B7407" w:rsidRDefault="00B05F17"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837F8" w:rsidRPr="008B7407" w:rsidRDefault="00B837F8" w:rsidP="00B837F8">
      <w:pPr>
        <w:pStyle w:val="BodyText3"/>
        <w:jc w:val="both"/>
      </w:pPr>
      <w:r w:rsidRPr="008B7407">
        <w:rPr>
          <w:b/>
          <w:bCs/>
        </w:rPr>
        <w:t>KSE Job #2628 Construction Inspection for Maintenance Bridge Painting Contract 2022-1 -</w:t>
      </w:r>
      <w:r w:rsidRPr="008B7407">
        <w:t xml:space="preserve"> KS Engineers, P.C. (KSE) was retained to provide Construction Inspection services for painting of one (1) NJDOT Bridge on I-676, Mile Post 2.44 Structure #0418-161, I-676 Viaduct over Kaighn, 8th and 9th Streets, Camden City, Camden County, New Jersey.</w:t>
      </w:r>
    </w:p>
    <w:p w:rsidR="00B837F8" w:rsidRPr="008B7407" w:rsidRDefault="00B837F8" w:rsidP="00B837F8">
      <w:pPr>
        <w:pStyle w:val="BodyText3"/>
        <w:jc w:val="both"/>
      </w:pPr>
    </w:p>
    <w:p w:rsidR="00B837F8" w:rsidRPr="008B7407" w:rsidRDefault="00B837F8" w:rsidP="00B837F8">
      <w:pPr>
        <w:pStyle w:val="BodyText3"/>
        <w:jc w:val="both"/>
      </w:pPr>
      <w:r w:rsidRPr="008B7407">
        <w:t xml:space="preserve">The on-site and off-site Construction Monitoring services provided by KSE encompass the removal of existing lead-based paint in accordance with NJDOT 2019 Roads and Bridges Standard Specifications and NJ Department of Environmental Protection (DEP) environmental regulations, and the installation of a new three-coat organic-rich-zinc coating system.  </w:t>
      </w:r>
    </w:p>
    <w:p w:rsidR="00B837F8" w:rsidRPr="008B7407" w:rsidRDefault="00B837F8" w:rsidP="00B837F8">
      <w:pPr>
        <w:pStyle w:val="BodyText3"/>
        <w:jc w:val="both"/>
      </w:pPr>
    </w:p>
    <w:p w:rsidR="00B837F8" w:rsidRPr="008B7407" w:rsidRDefault="00B837F8" w:rsidP="00B837F8">
      <w:pPr>
        <w:pStyle w:val="BodyText3"/>
        <w:jc w:val="both"/>
      </w:pPr>
      <w:r w:rsidRPr="008B7407">
        <w:t xml:space="preserve">KSE’s oversite and inspection includes: Installation of a Class 1A containment, Installation of platforms over grade and the use of Rapid Deployment in the closed traffic lanes, protection of existing utilities, abrasive blast cleaning of all structural steel members, proper disposal of all hazardous waste material, Installation of a new three-coat epoxy-rich-zinc coating system, caulking of steel joints, concrete pier cap and bearing pedestal repairs, epoxy waterproofing, lubrication of the bearings, maintenance and protection of traffic, and coordination with other projects and agencies, including the New Jersey Department of Transportation (NJDOT) and local municipalities.    </w:t>
      </w:r>
    </w:p>
    <w:p w:rsidR="00B837F8" w:rsidRPr="008B7407" w:rsidRDefault="00B837F8" w:rsidP="00B837F8">
      <w:pPr>
        <w:pStyle w:val="BodyText3"/>
        <w:jc w:val="both"/>
      </w:pPr>
    </w:p>
    <w:p w:rsidR="00B837F8" w:rsidRPr="008B7407" w:rsidRDefault="00B837F8" w:rsidP="00B837F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KSE maintains a complete, concise set of daily project reports and a current record of all contracts, shop drawings, insurance documents, applicable codes, regulations, technical standards and specifications, change orders, Payment vouchers and other related documents. In addition, KSE will insert all documents in the NJDOT Site Manager System. (2023 – Present)</w:t>
      </w:r>
    </w:p>
    <w:p w:rsidR="002B17A7" w:rsidRPr="008B7407" w:rsidRDefault="002B17A7" w:rsidP="002B17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B17A7" w:rsidRPr="008B7407" w:rsidRDefault="002B17A7" w:rsidP="002B17A7">
      <w:pPr>
        <w:pStyle w:val="BodyText3"/>
        <w:jc w:val="both"/>
      </w:pPr>
      <w:r w:rsidRPr="008B7407">
        <w:rPr>
          <w:b/>
          <w:bCs/>
        </w:rPr>
        <w:t>KSE Job #2613 CI Services Task Order Agreement DRJTBC Contract No. C-772A -</w:t>
      </w:r>
      <w:r w:rsidRPr="008B7407">
        <w:t xml:space="preserve"> KS Engineers, P.C. (KSE) has been retained by the Delaware River Joint Toll Bridge Commission (DRJTBC) to provide construction inspection services on a task order basis for the Commission’s ambitious Capital Program over a two-year period. The Commission owns and operates 20 bridge crossings over the Delaware River and 37 approach structures from Morrisville, Pennsylvania in the south to Milford, Pennsylvania, approximately 140 miles to the north. Of the main river crossings, eight are Toll Bridges and the remaining 12 are “Toll Supported Bridges” (on which tolls are not collected). Two of the 12 toll supported bridges are pedestrian bridges.</w:t>
      </w:r>
    </w:p>
    <w:p w:rsidR="002B17A7" w:rsidRPr="008B7407" w:rsidRDefault="002B17A7" w:rsidP="002B17A7">
      <w:pPr>
        <w:pStyle w:val="BodyText3"/>
        <w:jc w:val="both"/>
      </w:pPr>
    </w:p>
    <w:p w:rsidR="002B17A7" w:rsidRPr="008B7407" w:rsidRDefault="002B17A7" w:rsidP="002B17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Under this contract, KSE provides monthly progress reports on work completed, making sure that the project remains on or under budget and on or ahead of schedule. KSE also meets regularly with the Chief Engineer to discuss the scope and overall needs of each task. In addition, as needed, KSE coordinates with federal, state, or local agencies to review and determine any requirements or permitting needs that may need to be addressed as part of a given task. (2022 – Present)</w:t>
      </w:r>
    </w:p>
    <w:p w:rsidR="00E6090D" w:rsidRPr="008B7407" w:rsidRDefault="00E6090D" w:rsidP="00E609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6090D" w:rsidRPr="008B7407" w:rsidRDefault="00E6090D" w:rsidP="00E6090D">
      <w:pPr>
        <w:pStyle w:val="BodyText3"/>
        <w:jc w:val="both"/>
      </w:pPr>
      <w:r w:rsidRPr="008B7407">
        <w:rPr>
          <w:b/>
          <w:bCs/>
        </w:rPr>
        <w:t>KSE Job #2568 CI Services for the Replacement of County Bridge No. E1002 Meadow Road, and Replacement of County Bridges No. K1104 and K1105 Mountain Avenue -</w:t>
      </w:r>
      <w:r w:rsidRPr="008B7407">
        <w:t xml:space="preserve"> KS Engineers, P.C. (KSE) has been retained to provide construction inspection services for the replacement of County Bridge No. E1002 Meadow Road, Townships of Bedminster and Bridgewater, and replacement of County Bridges No. K1104 and K1105 Mountain Avenue, Township of Warren, NJ.</w:t>
      </w:r>
    </w:p>
    <w:p w:rsidR="00E6090D" w:rsidRPr="008B7407" w:rsidRDefault="00E6090D" w:rsidP="00E6090D">
      <w:pPr>
        <w:pStyle w:val="BodyText3"/>
        <w:jc w:val="both"/>
      </w:pPr>
    </w:p>
    <w:p w:rsidR="00E6090D" w:rsidRPr="008B7407" w:rsidRDefault="00E6090D" w:rsidP="00E6090D">
      <w:pPr>
        <w:pStyle w:val="BodyText3"/>
        <w:jc w:val="both"/>
      </w:pPr>
      <w:r w:rsidRPr="008B7407">
        <w:t xml:space="preserve">REPLACEMENT OF COUNTY BRIDGE NO. E1002 MEADOW ROAD </w:t>
      </w:r>
    </w:p>
    <w:p w:rsidR="00E6090D" w:rsidRPr="008B7407" w:rsidRDefault="00E6090D" w:rsidP="00E6090D">
      <w:pPr>
        <w:pStyle w:val="BodyText3"/>
        <w:jc w:val="both"/>
      </w:pPr>
      <w:r w:rsidRPr="008B7407">
        <w:t xml:space="preserve">KSE is responsible for providing construction inspection for the following: </w:t>
      </w:r>
    </w:p>
    <w:p w:rsidR="00E6090D" w:rsidRPr="008B7407" w:rsidRDefault="00E6090D" w:rsidP="00E6090D">
      <w:pPr>
        <w:pStyle w:val="BodyText3"/>
        <w:jc w:val="both"/>
      </w:pPr>
      <w:r w:rsidRPr="008B7407">
        <w:t>•</w:t>
      </w:r>
      <w:r w:rsidRPr="008B7407">
        <w:tab/>
        <w:t>Installation, maintenance, and removal of traffic protection devices associated with the vehicular detour proposed for this project.</w:t>
      </w:r>
    </w:p>
    <w:p w:rsidR="00E6090D" w:rsidRPr="008B7407" w:rsidRDefault="00E6090D" w:rsidP="00E6090D">
      <w:pPr>
        <w:pStyle w:val="BodyText3"/>
        <w:jc w:val="both"/>
      </w:pPr>
      <w:r w:rsidRPr="008B7407">
        <w:t>•</w:t>
      </w:r>
      <w:r w:rsidRPr="008B7407">
        <w:tab/>
        <w:t>Installation, maintenance and removal of soil erosion and sediment control devices as shown on the plans.</w:t>
      </w:r>
    </w:p>
    <w:p w:rsidR="00E6090D" w:rsidRPr="008B7407" w:rsidRDefault="00E6090D" w:rsidP="00E6090D">
      <w:pPr>
        <w:pStyle w:val="BodyText3"/>
        <w:jc w:val="both"/>
      </w:pPr>
      <w:r w:rsidRPr="008B7407">
        <w:t>•</w:t>
      </w:r>
      <w:r w:rsidRPr="008B7407">
        <w:tab/>
        <w:t>Demolition and replacement of bridge with precast rigid frame on cast-in-place spread footings with precast wingwalls, cast-in-place concrete deck wearing surface and approach slabs, and precast concrete open window balustrade panels with cast-in-place pylons.</w:t>
      </w:r>
    </w:p>
    <w:p w:rsidR="00E6090D" w:rsidRPr="008B7407" w:rsidRDefault="00E6090D" w:rsidP="00E6090D">
      <w:pPr>
        <w:pStyle w:val="BodyText3"/>
        <w:jc w:val="both"/>
      </w:pPr>
      <w:r w:rsidRPr="008B7407">
        <w:t>•</w:t>
      </w:r>
      <w:r w:rsidRPr="008B7407">
        <w:tab/>
        <w:t>Approach roadway reconstruction and installation of new beam guide rail end terminals.</w:t>
      </w:r>
    </w:p>
    <w:p w:rsidR="00E6090D" w:rsidRPr="008B7407" w:rsidRDefault="00E6090D" w:rsidP="00E6090D">
      <w:pPr>
        <w:pStyle w:val="BodyText3"/>
        <w:jc w:val="both"/>
      </w:pPr>
    </w:p>
    <w:p w:rsidR="00E6090D" w:rsidRPr="008B7407" w:rsidRDefault="00E6090D" w:rsidP="00E6090D">
      <w:pPr>
        <w:pStyle w:val="BodyText3"/>
        <w:jc w:val="both"/>
      </w:pPr>
      <w:r w:rsidRPr="008B7407">
        <w:t xml:space="preserve">REPLACEMENT OF COUNTY BRIDGES NO. K1104 AND K1105 MOUNTAIN AVENUE </w:t>
      </w:r>
    </w:p>
    <w:p w:rsidR="00E6090D" w:rsidRPr="008B7407" w:rsidRDefault="00E6090D" w:rsidP="00E6090D">
      <w:pPr>
        <w:pStyle w:val="BodyText3"/>
        <w:jc w:val="both"/>
      </w:pPr>
      <w:r w:rsidRPr="008B7407">
        <w:t xml:space="preserve">KSE is responsible for providing construction inspection for the following: </w:t>
      </w:r>
    </w:p>
    <w:p w:rsidR="00E6090D" w:rsidRPr="008B7407" w:rsidRDefault="00E6090D" w:rsidP="00E6090D">
      <w:pPr>
        <w:pStyle w:val="BodyText3"/>
        <w:jc w:val="both"/>
      </w:pPr>
      <w:r w:rsidRPr="008B7407">
        <w:t>•</w:t>
      </w:r>
      <w:r w:rsidRPr="008B7407">
        <w:tab/>
        <w:t>Installation, maintenance, and removal of traffic protection devices associated with road closure and detour proposed for this project.</w:t>
      </w:r>
    </w:p>
    <w:p w:rsidR="00E6090D" w:rsidRPr="008B7407" w:rsidRDefault="00E6090D" w:rsidP="00E6090D">
      <w:pPr>
        <w:pStyle w:val="BodyText3"/>
        <w:jc w:val="both"/>
      </w:pPr>
      <w:r w:rsidRPr="008B7407">
        <w:t>•</w:t>
      </w:r>
      <w:r w:rsidRPr="008B7407">
        <w:tab/>
        <w:t>Installation, maintenance, and removal of soil erosion and sediment control measures.</w:t>
      </w:r>
    </w:p>
    <w:p w:rsidR="00E6090D" w:rsidRPr="008B7407" w:rsidRDefault="00E6090D" w:rsidP="00E6090D">
      <w:pPr>
        <w:pStyle w:val="BodyText3"/>
        <w:jc w:val="both"/>
      </w:pPr>
      <w:r w:rsidRPr="008B7407">
        <w:t>•</w:t>
      </w:r>
      <w:r w:rsidRPr="008B7407">
        <w:tab/>
        <w:t xml:space="preserve">Demolition and replacement of County Bridge No. K1104 with precast concrete box culvert with </w:t>
      </w:r>
      <w:proofErr w:type="spellStart"/>
      <w:r w:rsidRPr="008B7407">
        <w:t>cast­in</w:t>
      </w:r>
      <w:proofErr w:type="spellEnd"/>
      <w:r w:rsidRPr="008B7407">
        <w:t>-place wingwalls while keeping Bridge K1105 open to local traffic;</w:t>
      </w:r>
    </w:p>
    <w:p w:rsidR="00E6090D" w:rsidRPr="008B7407" w:rsidRDefault="00E6090D" w:rsidP="00E6090D">
      <w:pPr>
        <w:pStyle w:val="BodyText3"/>
        <w:jc w:val="both"/>
      </w:pPr>
      <w:r w:rsidRPr="008B7407">
        <w:t>•</w:t>
      </w:r>
      <w:r w:rsidRPr="008B7407">
        <w:tab/>
        <w:t xml:space="preserve">Demolition and replacement of County Bridge No. K1105 with precast concrete box culvert with </w:t>
      </w:r>
      <w:proofErr w:type="spellStart"/>
      <w:r w:rsidRPr="008B7407">
        <w:t>cast­in</w:t>
      </w:r>
      <w:proofErr w:type="spellEnd"/>
      <w:r w:rsidRPr="008B7407">
        <w:t>-place wingwalls while keeping Bridge K1104 open to local traffic;</w:t>
      </w:r>
    </w:p>
    <w:p w:rsidR="00E6090D" w:rsidRPr="008B7407" w:rsidRDefault="00E6090D" w:rsidP="00E609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w:t>
      </w:r>
      <w:r w:rsidRPr="008B7407">
        <w:tab/>
        <w:t>Approach roadway reconstruction and installation of new beam guide rail and guide rail end terminals. (2022 – Present)</w:t>
      </w:r>
    </w:p>
    <w:p w:rsidR="00E6090D" w:rsidRPr="008B7407" w:rsidRDefault="00E6090D" w:rsidP="00E609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6090D" w:rsidRPr="008B7407" w:rsidRDefault="00E6090D" w:rsidP="00E6090D">
      <w:pPr>
        <w:pStyle w:val="BodyText3"/>
        <w:jc w:val="both"/>
      </w:pPr>
      <w:r w:rsidRPr="008B7407">
        <w:rPr>
          <w:b/>
          <w:bCs/>
        </w:rPr>
        <w:t>KSE Job #2567 C790A-E-P Toll Bridge Facility Parking Lot Improvements -</w:t>
      </w:r>
      <w:r w:rsidRPr="008B7407">
        <w:t xml:space="preserve"> KS Engineers, P.C. (KSE) is providing an Inspector under a Remington &amp; Vernick Engineers’ Task Order Agreement with the Delaware River Joint Toll Bridge Commission (DRJTBC). Under this contract, specific repairs to the Easton-Philipsburg Toll Bridge Facility Parking Lot include, but are not limited to: (2022)</w:t>
      </w:r>
    </w:p>
    <w:p w:rsidR="00E6090D" w:rsidRPr="008B7407" w:rsidRDefault="00E6090D" w:rsidP="00E6090D">
      <w:pPr>
        <w:pStyle w:val="BodyText3"/>
        <w:jc w:val="both"/>
      </w:pPr>
    </w:p>
    <w:p w:rsidR="00E6090D" w:rsidRPr="008B7407" w:rsidRDefault="00E6090D" w:rsidP="00E6090D">
      <w:pPr>
        <w:pStyle w:val="BodyText3"/>
        <w:jc w:val="both"/>
      </w:pPr>
      <w:r w:rsidRPr="008B7407">
        <w:t>•</w:t>
      </w:r>
      <w:r w:rsidRPr="008B7407">
        <w:tab/>
        <w:t>Milling and resurfacing of the asphalt on the administration building parking lot</w:t>
      </w:r>
    </w:p>
    <w:p w:rsidR="00E6090D" w:rsidRPr="008B7407" w:rsidRDefault="00E6090D" w:rsidP="00E6090D">
      <w:pPr>
        <w:pStyle w:val="BodyText3"/>
        <w:jc w:val="both"/>
      </w:pPr>
      <w:r w:rsidRPr="008B7407">
        <w:t>•</w:t>
      </w:r>
      <w:r w:rsidRPr="008B7407">
        <w:tab/>
        <w:t>Full- depth paving to the existing maintenance shed</w:t>
      </w:r>
    </w:p>
    <w:p w:rsidR="00E6090D" w:rsidRPr="008B7407" w:rsidRDefault="00E6090D" w:rsidP="00E6090D">
      <w:pPr>
        <w:pStyle w:val="BodyText3"/>
        <w:jc w:val="both"/>
      </w:pPr>
      <w:r w:rsidRPr="008B7407">
        <w:t>•</w:t>
      </w:r>
      <w:r w:rsidRPr="008B7407">
        <w:tab/>
        <w:t>Sidewalk replacement of a settled sidewalk and curb along the Ramp C retaining wall</w:t>
      </w:r>
    </w:p>
    <w:p w:rsidR="00E6090D" w:rsidRPr="008B7407" w:rsidRDefault="00E6090D" w:rsidP="00E6090D">
      <w:pPr>
        <w:pStyle w:val="BodyText3"/>
        <w:jc w:val="both"/>
      </w:pPr>
      <w:r w:rsidRPr="008B7407">
        <w:t>•</w:t>
      </w:r>
      <w:r w:rsidRPr="008B7407">
        <w:tab/>
        <w:t>Replacement of a water main located in the parking lot</w:t>
      </w:r>
    </w:p>
    <w:p w:rsidR="00E6090D" w:rsidRPr="008B7407" w:rsidRDefault="00E6090D" w:rsidP="00E6090D">
      <w:pPr>
        <w:pStyle w:val="BodyText3"/>
        <w:jc w:val="both"/>
      </w:pPr>
      <w:r w:rsidRPr="008B7407">
        <w:t>•</w:t>
      </w:r>
      <w:r w:rsidRPr="008B7407">
        <w:tab/>
        <w:t>Connection of garage floor drains to the sanitary sewer</w:t>
      </w:r>
    </w:p>
    <w:p w:rsidR="00E6090D" w:rsidRPr="008B7407" w:rsidRDefault="00E6090D" w:rsidP="00E6090D">
      <w:pPr>
        <w:pStyle w:val="BodyText3"/>
        <w:jc w:val="both"/>
      </w:pPr>
      <w:r w:rsidRPr="008B7407">
        <w:t>•</w:t>
      </w:r>
      <w:r w:rsidRPr="008B7407">
        <w:tab/>
        <w:t>Concrete pad with bollards at an existing gas meter</w:t>
      </w:r>
    </w:p>
    <w:p w:rsidR="00E6090D" w:rsidRPr="008B7407" w:rsidRDefault="00E6090D" w:rsidP="00E6090D">
      <w:pPr>
        <w:pStyle w:val="BodyText3"/>
        <w:jc w:val="both"/>
      </w:pPr>
      <w:r w:rsidRPr="008B7407">
        <w:t>•</w:t>
      </w:r>
      <w:r w:rsidRPr="008B7407">
        <w:tab/>
        <w:t>Parking lot pavement markings</w:t>
      </w: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#2565 CM Services – Portal North Bridge Project -</w:t>
      </w:r>
      <w:r w:rsidRPr="008B7407">
        <w:t xml:space="preserve"> KS Engineers, P.C. (KSE) has been retained to provide construction inspection support services for the Portal North Bridge Replacement Project. (2022 – 2027 Est.)</w:t>
      </w: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069F9" w:rsidRPr="008B7407" w:rsidRDefault="00D069F9" w:rsidP="00D069F9">
      <w:pPr>
        <w:pStyle w:val="BodyText3"/>
        <w:jc w:val="both"/>
      </w:pPr>
      <w:r w:rsidRPr="008B7407">
        <w:rPr>
          <w:b/>
          <w:bCs/>
        </w:rPr>
        <w:t>KSE Job #2518 CIS – Bridge Painting Contract 2020 A-C (TP 401) -</w:t>
      </w:r>
      <w:r w:rsidRPr="008B7407">
        <w:t xml:space="preserve"> KS Engineers, P.C. (KSE) is providing Construction Management and Inspection services for painting of Eight (8) NJDOT Bridges, Routes NJ 73, US 130 and I-676, in Camden City, Maple Shade Township and Pennsauken Township, Burlington and Camden Counties.  The bridges are multi-span, multi girder structures over state and county roads.</w:t>
      </w:r>
    </w:p>
    <w:p w:rsidR="00D069F9" w:rsidRPr="008B7407" w:rsidRDefault="00D069F9" w:rsidP="00D069F9">
      <w:pPr>
        <w:pStyle w:val="BodyText3"/>
        <w:jc w:val="both"/>
      </w:pPr>
    </w:p>
    <w:p w:rsidR="00D069F9" w:rsidRPr="008B7407" w:rsidRDefault="00D069F9" w:rsidP="00D069F9">
      <w:pPr>
        <w:pStyle w:val="BodyText3"/>
        <w:jc w:val="both"/>
      </w:pPr>
      <w:r w:rsidRPr="008B7407">
        <w:t xml:space="preserve">The on-site and off-site Construction Monitoring services provided by KSE encompass the removal of existing lead-based paint in accordance with NJDOT 2019 Roads and Bridges Standard Specifications and NJ Department of Environmental Protection (DEP) environmental regulations, and the installation of a new three-coat organic-rich-zinc coating system.  </w:t>
      </w:r>
    </w:p>
    <w:p w:rsidR="00D069F9" w:rsidRPr="008B7407" w:rsidRDefault="00D069F9" w:rsidP="00D069F9">
      <w:pPr>
        <w:pStyle w:val="BodyText3"/>
        <w:jc w:val="both"/>
      </w:pPr>
    </w:p>
    <w:p w:rsidR="00D069F9" w:rsidRPr="008B7407" w:rsidRDefault="00D069F9" w:rsidP="00D069F9">
      <w:pPr>
        <w:pStyle w:val="BodyText3"/>
        <w:jc w:val="both"/>
      </w:pPr>
      <w:r w:rsidRPr="008B7407">
        <w:t xml:space="preserve">KSE’s oversite and inspection includes: Installation of a Class 1A containment, Installation of platforms over grade and the use of Rapid Deployment in the closed traffic lanes, protection of existing utilities, abrasive blast cleaning of all structural steel members, proper disposal of all hazardous waste material, Installation of a new three-coat epoxy-rich-zinc coating system, caulking of steel joints, concrete pier cap and bearing pedestal repairs, epoxy waterproofing, lubrication of the bearings, maintenance and protection of traffic, and coordination with other projects and agencies, including the New Jersey Department of Transportation (NJDOT) and local municipalities.    </w:t>
      </w:r>
    </w:p>
    <w:p w:rsidR="00D069F9" w:rsidRPr="008B7407" w:rsidRDefault="00D069F9" w:rsidP="00D069F9">
      <w:pPr>
        <w:pStyle w:val="BodyText3"/>
        <w:jc w:val="both"/>
      </w:pP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KSE maintains a complete, concise set of daily project reports and a current record of all contracts, shop drawings, insurance documents, applicable codes, regulations, technical standards and specifications, change orders, Payment vouchers and other related documents. In addition, KSE will insert all documents in the NJDOT Site Manager System. (2022 – 2023 Est.)</w:t>
      </w: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A1C54" w:rsidRPr="008B7407" w:rsidRDefault="002A1C54" w:rsidP="002A1C54">
      <w:pPr>
        <w:pStyle w:val="BodyText3"/>
        <w:jc w:val="both"/>
      </w:pPr>
      <w:r w:rsidRPr="008B7407">
        <w:rPr>
          <w:b/>
          <w:bCs/>
        </w:rPr>
        <w:t>KSE Job #2488 Construction Engineering and Inspection Services for the Emergency Replacement of New York Avenue Bridge (HML-66) over Gravelly Run -</w:t>
      </w:r>
      <w:r w:rsidRPr="008B7407">
        <w:t xml:space="preserve"> KS Engineers, P.C. has been retained to provide construction engineering and inspection services for the emergency replacement of the New York Avenue Bridge (structure HML-66) over Gravelly Run, for the County of Atlantic in New Jersey. This project is being pursued under an emergency contract and in an accelerated timeframe. KSE is providing a Project Engineer, a Lead Inspector, and a second Inspector to monitor the work of the contractor on multiple shifts.</w:t>
      </w:r>
    </w:p>
    <w:p w:rsidR="002A1C54" w:rsidRPr="008B7407" w:rsidRDefault="002A1C54" w:rsidP="002A1C54">
      <w:pPr>
        <w:pStyle w:val="BodyText3"/>
        <w:jc w:val="both"/>
      </w:pPr>
    </w:p>
    <w:p w:rsidR="002A1C54" w:rsidRPr="008B7407" w:rsidRDefault="002A1C54" w:rsidP="002A1C54">
      <w:pPr>
        <w:pStyle w:val="BodyText3"/>
        <w:jc w:val="both"/>
      </w:pPr>
      <w:r w:rsidRPr="008B7407">
        <w:t>The Project includes the installation/construction on-site of a “Con-Tech” prefabricated bridge, driving piles, pile cap construction, and associated roadway approach items. The project also includes the replacement of a 12-inch diameter water main that is to be jacked below the abutments and creek bed.</w:t>
      </w:r>
    </w:p>
    <w:p w:rsidR="002A1C54" w:rsidRPr="008B7407" w:rsidRDefault="002A1C54" w:rsidP="002A1C54">
      <w:pPr>
        <w:pStyle w:val="BodyText3"/>
        <w:jc w:val="both"/>
      </w:pP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KSE’s responsibilities include conducting meetings (pre-construction, job progress, scheduling, etc.); processing of shop drawings; inspection of materials brought into the project for compliance with the plans and specifications; rejection of non-compliant material or workmanship and ensuring of replacement with material and workmanship that meets the plans and specifications; close communication with the County and provision of progress reports; provision of a full-time LI to record the daily work progress, documentation of materials and work performed; maintenance of as-built records and calculations of work performed; analysis of change orders to the work and recommendations to the County; monitoring compliance with federal, state, and County standards for the performance of the work; monitoring of the project schedule against the work performed; monitoring of the Contractor’s DBE and EEO programs for compliance with all federal, state, and County requirements; monitoring of the Contractor’s Trainee Program; monitoring of detours, maintenance and protection of traffic on the job site, and the safety program of the Contractor; analysis of any claims submitted by the Contractor; provision of community outreach to resolve any problems of property owners or the local authorities with the Project; provision of final acceptance certification to the County of all the work; maintenance of records and project documents to all applicable standards; preparation of as-built drawings; oversight of the electronic documentation; and all other requirements of the County. The KSE Team is handling this assignment as a turnkey operation from start to finish. (2021)</w:t>
      </w: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#2442 Commodore Barry Bridge Painting – Phase 3 –</w:t>
      </w:r>
      <w:r w:rsidRPr="008B7407">
        <w:t xml:space="preserve"> Needs Description (XXXX)</w:t>
      </w: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A1C54" w:rsidRPr="008B7407" w:rsidRDefault="002A1C54" w:rsidP="002A1C54">
      <w:pPr>
        <w:pStyle w:val="BodyText3"/>
        <w:jc w:val="both"/>
      </w:pPr>
      <w:r w:rsidRPr="008B7407">
        <w:rPr>
          <w:b/>
          <w:bCs/>
        </w:rPr>
        <w:t>KSE Job #2440 Construction Monitoring Services for PennDOT Betsy Ross Bridge &amp; Route I-95 Interchange – BR2 Ramps Project -</w:t>
      </w:r>
      <w:r w:rsidRPr="008B7407">
        <w:t xml:space="preserve"> The description and location of the project: removal and replacement of the Ramp A Bridge over Frankford Creek, and removal and replacement of the Ramp B Bridge over Route I-95, for a total of seven (7) new bridges and two (2) new retaining walls. Also includes management of fill and groundwater, concrete pavement, traffic control, and other miscellaneous construction, as indicated on the approved drawings for Route I-95, Section BRB, in the City and County of Philadelphia.</w:t>
      </w:r>
    </w:p>
    <w:p w:rsidR="002A1C54" w:rsidRPr="008B7407" w:rsidRDefault="002A1C54" w:rsidP="002A1C54">
      <w:pPr>
        <w:pStyle w:val="BodyText3"/>
        <w:jc w:val="both"/>
      </w:pP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KSE as a sub-consultant to RVE provided Construction Monitoring and Inspection Services and act as a liaison between the DRPA and PennDOT representing the DRPA interests for work performed by PennDOT on DRPA property including, but not limited to, inspection of the Work to ensure that it is done in compliance with the Contract Plans and Specifications, inspecting construction material to be used at the site to ensure compliance with the contract Plans and Specifications, obtaining certifications of manufactured materials, review and approval of working/shop drawings, review the preparation of “as-builts” by the contractor, and such other services as may be required to furnish a complete engineering service of high quality. The scope includes the review of the project schedules, payments, staging, and recommend alternate solutions whenever conflicts appear. The Engineering firm selected for this project shall have extensive knowledge of various facets of bridge rehabilitation including temporary structures, experience with maintenance and protection of traffic (“MPT”), and experience working around densely populated urban areas, railroad, transit, and commuter traffic.</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jc w:val="both"/>
      </w:pPr>
      <w:r w:rsidRPr="008B7407">
        <w:rPr>
          <w:b/>
          <w:bCs/>
        </w:rPr>
        <w:t>KSE Job #2396 Construction Monitoring Services for Contract No. WW-31-2018, Walt Whitman Bridge New Jersey Approach Spans, Painting and Steel Repairs -</w:t>
      </w:r>
      <w:r w:rsidRPr="008B7407">
        <w:t xml:space="preserve"> KS Engineers, P.C. (KSE) provided a construction inspector for painting and inspection of structural construction for the New Jersey Approach Spans of the Walt Whitman Bridge Painting and Steel Repairs Phase 2 project, for the Delaware River Port Authority (DRPA).</w:t>
      </w:r>
    </w:p>
    <w:p w:rsidR="00B9077F" w:rsidRPr="008B7407" w:rsidRDefault="00B9077F" w:rsidP="00B9077F">
      <w:pPr>
        <w:pStyle w:val="BodyText3"/>
        <w:jc w:val="both"/>
      </w:pPr>
    </w:p>
    <w:p w:rsidR="00B9077F" w:rsidRPr="008B7407" w:rsidRDefault="00B9077F" w:rsidP="00B9077F">
      <w:pPr>
        <w:pStyle w:val="BodyText3"/>
        <w:jc w:val="both"/>
      </w:pPr>
      <w:r w:rsidRPr="008B7407">
        <w:t>Our inspector’s services included providing inspection for miscellaneous steel repairs, work platform installation, containment construction (SSPC Class 1A), surface preparation utilizing expendable abrasives or recyclable steel grit abrasives to remove all existing lead-based paint to the bare metal in order to achieve the required surface profile (SSPC=SP 10 “Near White Blast Cleaning”), and application of a new coating system. The new coating system consisted of an organic zinc primer, an epoxy intermediate coat, and an aliphatic acrylic urethane finish coat.</w:t>
      </w:r>
    </w:p>
    <w:p w:rsidR="00B9077F" w:rsidRPr="008B7407" w:rsidRDefault="00B9077F" w:rsidP="00B9077F">
      <w:pPr>
        <w:pStyle w:val="BodyText3"/>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Additional work under the project included miscellaneous rivet/bolt replacement, gusset plate replacement, shear lock replacement and repairs, cracked weld removal and non-destructive testing (NDT), pack rust removal, joint replacement, conduit repair, protection of existing utilities, caulking of steel joints, maintenance and protection of Traffic (MPT), noise mitigation, and coordination with other stakeholders. (2020 – 2021)</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jc w:val="both"/>
        <w:rPr>
          <w:b/>
        </w:rPr>
      </w:pPr>
      <w:bookmarkStart w:id="1" w:name="_Hlk135133186"/>
      <w:r w:rsidRPr="008B7407">
        <w:rPr>
          <w:b/>
        </w:rPr>
        <w:t xml:space="preserve">KSE Project #2363  NJTA, OPS No. P3744, Contract No. P200.252, Shoulder Widening of the Garden State Parkway, Milepost 30 to 35, Township of Egg Harbor, City of Somers Point, Atlantic County, NJ – </w:t>
      </w:r>
      <w:r w:rsidRPr="008B7407">
        <w:rPr>
          <w:bCs/>
        </w:rPr>
        <w:t xml:space="preserve">Project Manager responsible for the supervision of construction services under Contract No. P200.252. The work to be performed under this contract consists of the widening of the Northbound (NB) and Southbound (SB) left and right shoulders of the Garden State Parkway, reconstruct eight (8) GSP mainline bridges over local roadways, construction of stormwater management facilities, roadside area improvements, and utility relocations. The improvements will also lengthen the acceleration and deceleration lanes of the GSP Interchange 30 NB entrance and SB exit and upgrade the existing roadway lighting at Interchange 30 to meet current standards. The proposed roadway typical sections will include 12-foot left and right shoulders on the GSP mainline north of </w:t>
      </w:r>
      <w:proofErr w:type="spellStart"/>
      <w:r w:rsidRPr="008B7407">
        <w:rPr>
          <w:bCs/>
        </w:rPr>
        <w:t>Patcong</w:t>
      </w:r>
      <w:proofErr w:type="spellEnd"/>
      <w:r w:rsidRPr="008B7407">
        <w:rPr>
          <w:bCs/>
        </w:rPr>
        <w:t xml:space="preserve"> Creek. Also, GSP NB and SB mainline bridges over the following Atlantic County roadways will be reconstructed. Ocean Heights Avenue (CR-559A), </w:t>
      </w:r>
      <w:proofErr w:type="spellStart"/>
      <w:r w:rsidRPr="008B7407">
        <w:rPr>
          <w:bCs/>
        </w:rPr>
        <w:t>Steelmanville</w:t>
      </w:r>
      <w:proofErr w:type="spellEnd"/>
      <w:r w:rsidRPr="008B7407">
        <w:rPr>
          <w:bCs/>
        </w:rPr>
        <w:t xml:space="preserve"> Road (CR651), Zion Road (CR-615) and Mill Road (CR-662). The proposed bridge typical section includes a wider left shoulder to accommodate a future roadway widening within the service life of the new bridge. The proposed bridge under clearances will also be raised. The horizontal clearances between abutments will be increased at Ocean Heights Avenue and Mill Road. Construction Cost - $80 Million. (2020 - Present) Ref: Joseph Johnson, PE, NJTA, 732.750.5300, Ext. 8254</w:t>
      </w:r>
    </w:p>
    <w:bookmarkEnd w:id="1"/>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jc w:val="both"/>
      </w:pPr>
      <w:r w:rsidRPr="008B7407">
        <w:rPr>
          <w:b/>
          <w:bCs/>
        </w:rPr>
        <w:t>KSE Job #2328-02 On-Call Construction Project Management for Various Road and Bridge Projects in Ocean County -</w:t>
      </w:r>
      <w:r w:rsidRPr="008B7407">
        <w:t xml:space="preserve"> KS Engineers, P.C. (KSE) is responsible for the construction management and inspection services for the reconstruction of Manchester Avenue (C.R. 10) from Alpine Street to Western Boulevard (C.R. 85). The work to be performed under this contract consists of the construction of a new traffic signal at the intersection of Manchester Avenue and Adams Street, traffic signal improvements at the intersection of Lacey Road and Manchester Avenue, roadway widening along Manchester Avenue and Ramp A, the construction and upgrading of underground drainage systems, the milling and resurfacing of Manchester Avenue from Adams Street to Western Boulevard, and pedestrian facility upgrades to meet current ADA standards. The traffic signals shall meet current MUTCD standards. The drainage construction includes the installation of reinforced concrete pipe, ductile iron pipe, inlets, and manholes. The work also includes upgrading regulatory and warning signs and striping.</w:t>
      </w:r>
    </w:p>
    <w:p w:rsidR="00B9077F" w:rsidRPr="008B7407" w:rsidRDefault="00B9077F" w:rsidP="00B9077F">
      <w:pPr>
        <w:pStyle w:val="BodyText3"/>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The project also involves maintenance and protection of traffic; project safety monitoring; review and monitoring of the project construction schedule; documentation of all work, meetings, and payment records; and any incidental work involved in this Agreement as it relates to the various structures and roadways owned, operated, and maintained by the County. (2020 – Present)</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#2302 CI Services – Ben Franklin Bridge Suspension Spans &amp; Anchorages –</w:t>
      </w:r>
      <w:r w:rsidRPr="008B7407">
        <w:t xml:space="preserve"> Needs Description (XXXX)</w:t>
      </w:r>
    </w:p>
    <w:p w:rsidR="002E3499" w:rsidRPr="008B7407" w:rsidRDefault="002E3499" w:rsidP="002E349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E3499" w:rsidRPr="008B7407" w:rsidRDefault="002E3499" w:rsidP="002E3499">
      <w:pPr>
        <w:pStyle w:val="BodyText3"/>
        <w:jc w:val="both"/>
        <w:rPr>
          <w:szCs w:val="19"/>
        </w:rPr>
      </w:pPr>
      <w:r w:rsidRPr="008B7407">
        <w:rPr>
          <w:b/>
          <w:color w:val="FF0000"/>
        </w:rPr>
        <w:t>Duplicate</w:t>
      </w:r>
      <w:r w:rsidRPr="008B7407">
        <w:rPr>
          <w:b/>
        </w:rPr>
        <w:t xml:space="preserve"> KSE Project # 2284 </w:t>
      </w:r>
      <w:r w:rsidRPr="008B7407">
        <w:rPr>
          <w:b/>
          <w:szCs w:val="19"/>
        </w:rPr>
        <w:t>New Jersey Turnpike Authority (NJTA),</w:t>
      </w:r>
      <w:r w:rsidRPr="008B7407">
        <w:t xml:space="preserve"> </w:t>
      </w:r>
      <w:r w:rsidRPr="008B7407">
        <w:rPr>
          <w:b/>
          <w:szCs w:val="19"/>
        </w:rPr>
        <w:t xml:space="preserve">OPS No. A3733, Supervision of Construction Services for Contract No. A100.459, Bridge Fender Repairs and Rehabilitation – </w:t>
      </w:r>
      <w:r w:rsidRPr="008B7407">
        <w:rPr>
          <w:szCs w:val="19"/>
        </w:rPr>
        <w:t>Project Manager responsible for the supervision of construction services under Contract No. A100.459, Bridge Fender Repairs and Rehabilitation. The work involves the repair of existing bridge fender systems and the installation of new solar-powered navigational lighting at the following four locations: GSP Str. Nos. 127.2N and 127.2S over the Raritan River; TPK Str. No. E109.83 over the Hackensack River; TPK Str. No. W115.36 over the Hackensack River; and TPK Str. Nos. W107.87 and E107.88 over the Passaic River.  In addition, portions of the existing navigational lighting system at TPK Str. Nos. 84.24N and 84.24S over the Raritan River are being replaced, including the replacement of the batteries for the navigational lighting located on the bridge structure. The fender system repairs involve the repair of existing wood fender components that exhibit decay, as well as the installation of new polymer fender components (</w:t>
      </w:r>
      <w:proofErr w:type="spellStart"/>
      <w:r w:rsidRPr="008B7407">
        <w:rPr>
          <w:szCs w:val="19"/>
        </w:rPr>
        <w:t>wales</w:t>
      </w:r>
      <w:proofErr w:type="spellEnd"/>
      <w:r w:rsidRPr="008B7407">
        <w:rPr>
          <w:szCs w:val="19"/>
        </w:rPr>
        <w:t>, bracing, and dolphin piles) at locations where the existing fender systems are severely deteriorated or missing. (2019 – 2021)</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b/>
          <w:bCs/>
          <w:szCs w:val="19"/>
        </w:rPr>
        <w:t>KSE Job #2263 Construction Management and Inspection Services for the Burlington-Bristol Bridge Superstructure Replacement Project –</w:t>
      </w:r>
      <w:r w:rsidRPr="008B7407">
        <w:rPr>
          <w:szCs w:val="19"/>
        </w:rPr>
        <w:t xml:space="preserve"> Needs Description (2019)</w:t>
      </w:r>
    </w:p>
    <w:p w:rsidR="00752568" w:rsidRPr="008B7407" w:rsidRDefault="00752568" w:rsidP="00752568">
      <w:pPr>
        <w:jc w:val="both"/>
        <w:rPr>
          <w:rFonts w:ascii="Arial" w:hAnsi="Arial" w:cs="Arial"/>
          <w:sz w:val="19"/>
          <w:szCs w:val="19"/>
        </w:rPr>
      </w:pPr>
    </w:p>
    <w:p w:rsidR="00752568" w:rsidRPr="008B7407" w:rsidRDefault="00752568" w:rsidP="00752568">
      <w:pPr>
        <w:jc w:val="both"/>
        <w:rPr>
          <w:rFonts w:ascii="Arial" w:hAnsi="Arial" w:cs="Arial"/>
          <w:sz w:val="19"/>
          <w:szCs w:val="19"/>
        </w:rPr>
      </w:pPr>
      <w:r w:rsidRPr="008B7407">
        <w:rPr>
          <w:rFonts w:ascii="Arial" w:hAnsi="Arial" w:cs="Arial"/>
          <w:b/>
          <w:bCs/>
          <w:sz w:val="19"/>
          <w:szCs w:val="19"/>
        </w:rPr>
        <w:t>KSE Job #2227 Betsy Ross Bridge Painting and Steel Repairs – Phase 2: Thru-</w:t>
      </w:r>
      <w:proofErr w:type="spellStart"/>
      <w:r w:rsidRPr="008B7407">
        <w:rPr>
          <w:rFonts w:ascii="Arial" w:hAnsi="Arial" w:cs="Arial"/>
          <w:b/>
          <w:bCs/>
          <w:sz w:val="19"/>
          <w:szCs w:val="19"/>
        </w:rPr>
        <w:t>Trus</w:t>
      </w:r>
      <w:proofErr w:type="spellEnd"/>
      <w:r w:rsidRPr="008B7407">
        <w:rPr>
          <w:rFonts w:ascii="Arial" w:hAnsi="Arial" w:cs="Arial"/>
          <w:b/>
          <w:bCs/>
          <w:sz w:val="19"/>
          <w:szCs w:val="19"/>
        </w:rPr>
        <w:t xml:space="preserve"> –</w:t>
      </w:r>
      <w:r w:rsidRPr="008B7407">
        <w:rPr>
          <w:rFonts w:ascii="Arial" w:hAnsi="Arial" w:cs="Arial"/>
          <w:sz w:val="19"/>
          <w:szCs w:val="19"/>
        </w:rPr>
        <w:t xml:space="preserve"> Needs Description (XXXX)</w:t>
      </w:r>
    </w:p>
    <w:p w:rsidR="00D74743" w:rsidRPr="008B7407" w:rsidRDefault="00D74743" w:rsidP="00D74743">
      <w:pPr>
        <w:pStyle w:val="BodyText3"/>
        <w:jc w:val="both"/>
        <w:rPr>
          <w:b/>
        </w:rPr>
      </w:pPr>
    </w:p>
    <w:p w:rsidR="00D74743" w:rsidRPr="008B7407" w:rsidRDefault="00D74743" w:rsidP="00D74743">
      <w:pPr>
        <w:pStyle w:val="BodyText3"/>
        <w:jc w:val="both"/>
        <w:rPr>
          <w:bCs/>
        </w:rPr>
      </w:pPr>
      <w:r w:rsidRPr="008B7407">
        <w:rPr>
          <w:b/>
        </w:rPr>
        <w:t>KSE Job #2191 Construction Monitoring Services for DRPA Contract No. WW-30-2018, Walt Whitman Bridge Anchorage Preservation -</w:t>
      </w:r>
      <w:r w:rsidRPr="008B7407">
        <w:rPr>
          <w:bCs/>
        </w:rPr>
        <w:t xml:space="preserve"> KS Engineers, P.C. (KSE) is providing construction monitoring Services for the work to be performed under Contract WW-30-2018. The work completed under Contract No. WW-30-2018 included the installation of new elevator/manlift with its new electrical system, new lighting system, connection to existing fiber optic Andover System and coordination with stakeholders to notification locations, new steel stair tower with its security fence, new standpipe system, rehabilitation of drainage pipe system, modification of catwalk railings, concrete crack and spall repairs on anchorage walls and application of waterproofing coating on sidewalks on both New Jersey and Pennsylvania Anchorage of the Walt Whitman Bridge. Work also included, but is not limited to the following, removal of existing caged ladders, removal of existing elevators and its associated electrical systems, removal of existing lighting systems, removal of existing standpipe system, partial removal of existing drainage pipe and its fittings, cutting of existing concrete for spall repairs. KSE oversaw all complex Maintenance and Protection of Traffic (MPT). KSE ensured that all administrative duties were being performed (project schedule, inspector work schedule, reporting, EEOC participation, contractor compliance, and certified payroll, approved monthly contract pay estimates, KSE provided Monthly Consultant and sub-consultant invoices. KSE hosted progress &amp; Safety meetings.  KSE collected all documents for project close-out to be turned over to DRPA. (2020 – 2021)</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
        </w:rPr>
        <w:t>KSE Job #2189-02 Construction Management Services, Task Order Agreement, DRJTBC Contract No. C-733A-2, Capital Project 1724A, Task Order No. 2 – DWG Westbound Toll Plaza Roadway and NJ Approach Repairs – CM/CI Services -</w:t>
      </w:r>
      <w:r w:rsidRPr="008B7407">
        <w:rPr>
          <w:bCs/>
        </w:rPr>
        <w:t xml:space="preserve"> KS Engineers, P.C. (KSE) has been retained by the Delaware River Joint Toll Bridge Commission (DRJTBC) to provide construction management services on a task order basis for the Commission’s ambitious Capital Program over a two-year period. The Commission owns and operates 20 bridge crossings over the Delaware River and 33 approach structures from Morrisville, Pennsylvania in the south to Milford, Pennsylvania, approximately 140 miles to the north. Of the main river crossings, seven are Toll Bridges and the remaining 13 are “Toll Supported Bridges” (on which tolls are not collected). Two of the 13 toll supported bridges are pedestrian bridges.</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 xml:space="preserve">Task Order No. 2 under this contract involved construction management and inspection services for the Delaware Water Gap (DWG) Westbound Toll Plaza Roadway and NJ Approach Repairs. KSE  provided monthly progress reports on work completed, making sure that the project remained on or under budget and on or ahead of schedule. KSE also meet regularly with the Commission to discuss the scope and overall needs of the task. In addition, as needed, KSE coordinated with federal, state, or local agencies to review and determine any requirements or permitting needs that had may need to be addressed. </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 xml:space="preserve">Specific work items for construction included, but we are not limited to, r: Replacement of the concrete pavement slabs at the toll plaza with H.E.S. Cement Concrete Pavement, 13” depth; replacement of the concrete pavement slabs at the eastern limit of the toll plaza with Accelerated Cement Concrete Pavement, 13” depth; replacement of the concrete curb gutter; replacement of the concrete sidewalk; replacement of the </w:t>
      </w:r>
      <w:proofErr w:type="spellStart"/>
      <w:r w:rsidRPr="008B7407">
        <w:rPr>
          <w:bCs/>
        </w:rPr>
        <w:t>Quadguard</w:t>
      </w:r>
      <w:proofErr w:type="spellEnd"/>
      <w:r w:rsidRPr="008B7407">
        <w:rPr>
          <w:bCs/>
        </w:rPr>
        <w:t xml:space="preserve"> Elite, Type V impact attenuators at the toll plaza; milling and paving of 2” of the westbound Open Road Tolling lane and shoulders; and milling and paving of 2” of the eastbound and westbound NJ approach lane and shoulders; and addition of a high-friction surface treatment.  During work in the toll plaza, adjacent to the booths, KSE and the contractor worked hand-in- and hand with the toll equipment manufacturer to ensure proper placement of new toll equipment. (2021)</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
        </w:rPr>
        <w:t xml:space="preserve">KSE Job #2189-01 Construction Management Services, Task Order Agreement, DRJTBC Contract No. C-733A, Task Order No. 1 – CI Services for Approach Roadway Improvements at the Centre Bridge-Stockton, New Hope-Lambertville, and </w:t>
      </w:r>
      <w:proofErr w:type="spellStart"/>
      <w:r w:rsidRPr="008B7407">
        <w:rPr>
          <w:b/>
        </w:rPr>
        <w:t>Uhlerstown</w:t>
      </w:r>
      <w:proofErr w:type="spellEnd"/>
      <w:r w:rsidRPr="008B7407">
        <w:rPr>
          <w:b/>
        </w:rPr>
        <w:t>-Frenchtown Toll Supported Bridges -</w:t>
      </w:r>
      <w:r w:rsidRPr="008B7407">
        <w:rPr>
          <w:bCs/>
        </w:rPr>
        <w:t xml:space="preserve"> KS Engineers, P.C. (KSE) has been retained by the Delaware River Joint Toll Bridge Commission (DRJTBC) to provide construction management services on a task order basis for the Commission’s ambitious Capital Program over a two-year period. The Commission owns and operates 20 bridge crossings over the Delaware River and 33 approach structures from Morrisville, Pennsylvania in the south to Milford, Pennsylvania, approximately 140 miles to the north. Of the main river crossings, seven are Toll Bridges and the remaining 13 are “Toll Supported Bridges” (on which tolls are not collected). Two of the 13 toll supported bridges are pedestrian bridges.</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 xml:space="preserve">Task Order No. 1 under this contract involved construction inspection services for approach roadway improvements at the Centre Bridge-Stockton, New Hope-Lambertville, and </w:t>
      </w:r>
      <w:proofErr w:type="spellStart"/>
      <w:r w:rsidRPr="008B7407">
        <w:rPr>
          <w:bCs/>
        </w:rPr>
        <w:t>Uhlerstown</w:t>
      </w:r>
      <w:proofErr w:type="spellEnd"/>
      <w:r w:rsidRPr="008B7407">
        <w:rPr>
          <w:bCs/>
        </w:rPr>
        <w:t>-Frenchtown Toll Supported Bridges. KSE is providing monthly progress reports on work completed, making sure that the project remains on or under budget and on or ahead of schedule. KSE also meets regularly with the Chief Engineer Commission to discuss the scope and overall needs of the task. In addition, as needed, KSE coordinated with federal, state, or local agencies to review and determine any requirements or permitting needs that had may have been needed to be addressed. KSE also provided an Inspector to confirm that the contractor constructed the following in accordance with the plans and specifications: (2019 – 2020)</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At the New Hope-Lambertville Toll Supported Bridge, as listed below:</w:t>
      </w:r>
    </w:p>
    <w:p w:rsidR="00330CFF" w:rsidRPr="008B7407" w:rsidRDefault="00330CFF" w:rsidP="00330CFF">
      <w:pPr>
        <w:pStyle w:val="BodyText3"/>
        <w:jc w:val="both"/>
        <w:rPr>
          <w:bCs/>
        </w:rPr>
      </w:pPr>
      <w:r w:rsidRPr="008B7407">
        <w:rPr>
          <w:bCs/>
        </w:rPr>
        <w:t>•</w:t>
      </w:r>
      <w:r w:rsidRPr="008B7407">
        <w:rPr>
          <w:bCs/>
        </w:rPr>
        <w:tab/>
        <w:t>Milling and resurfacing of the asphalt on the New Jersey Approach within Commission jurisdiction to match the existing pavement joint at Lambert Lane</w:t>
      </w:r>
    </w:p>
    <w:p w:rsidR="00330CFF" w:rsidRPr="008B7407" w:rsidRDefault="00330CFF" w:rsidP="00330CFF">
      <w:pPr>
        <w:pStyle w:val="BodyText3"/>
        <w:jc w:val="both"/>
        <w:rPr>
          <w:bCs/>
        </w:rPr>
      </w:pPr>
      <w:r w:rsidRPr="008B7407">
        <w:rPr>
          <w:bCs/>
        </w:rPr>
        <w:t>•</w:t>
      </w:r>
      <w:r w:rsidRPr="008B7407">
        <w:rPr>
          <w:bCs/>
        </w:rPr>
        <w:tab/>
        <w:t xml:space="preserve">Restriping of approaches </w:t>
      </w:r>
    </w:p>
    <w:p w:rsidR="00330CFF" w:rsidRPr="008B7407" w:rsidRDefault="00330CFF" w:rsidP="00330CFF">
      <w:pPr>
        <w:pStyle w:val="BodyText3"/>
        <w:jc w:val="both"/>
        <w:rPr>
          <w:bCs/>
        </w:rPr>
      </w:pPr>
      <w:r w:rsidRPr="008B7407">
        <w:rPr>
          <w:bCs/>
        </w:rPr>
        <w:t>•</w:t>
      </w:r>
      <w:r w:rsidRPr="008B7407">
        <w:rPr>
          <w:bCs/>
        </w:rPr>
        <w:tab/>
        <w:t>Repair/replacement of parts of curbing on the New Jersey Approach</w:t>
      </w:r>
    </w:p>
    <w:p w:rsidR="00330CFF" w:rsidRPr="008B7407" w:rsidRDefault="00330CFF" w:rsidP="00330CFF">
      <w:pPr>
        <w:pStyle w:val="BodyText3"/>
        <w:jc w:val="both"/>
        <w:rPr>
          <w:bCs/>
        </w:rPr>
      </w:pPr>
      <w:r w:rsidRPr="008B7407">
        <w:rPr>
          <w:bCs/>
        </w:rPr>
        <w:t>•</w:t>
      </w:r>
      <w:r w:rsidRPr="008B7407">
        <w:rPr>
          <w:bCs/>
        </w:rPr>
        <w:tab/>
        <w:t xml:space="preserve">Reconfiguration of the curb return on the northwest corner of Bridge Street and Lambert Lane with an ADA-compliant curb ramp. </w:t>
      </w:r>
    </w:p>
    <w:p w:rsidR="00330CFF" w:rsidRPr="008B7407" w:rsidRDefault="00330CFF" w:rsidP="00330CFF">
      <w:pPr>
        <w:pStyle w:val="BodyText3"/>
        <w:jc w:val="both"/>
        <w:rPr>
          <w:bCs/>
        </w:rPr>
      </w:pPr>
      <w:r w:rsidRPr="008B7407">
        <w:rPr>
          <w:bCs/>
        </w:rPr>
        <w:t>•</w:t>
      </w:r>
      <w:r w:rsidRPr="008B7407">
        <w:rPr>
          <w:bCs/>
        </w:rPr>
        <w:tab/>
        <w:t>Patching / coating of the curbing and retaining walls on the Pennsylvania Approach.</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At the Centre Bridge-Stockton Toll Supported Bridge, as listed below:</w:t>
      </w:r>
    </w:p>
    <w:p w:rsidR="00330CFF" w:rsidRPr="008B7407" w:rsidRDefault="00330CFF" w:rsidP="00330CFF">
      <w:pPr>
        <w:pStyle w:val="BodyText3"/>
        <w:jc w:val="both"/>
        <w:rPr>
          <w:bCs/>
        </w:rPr>
      </w:pPr>
      <w:r w:rsidRPr="008B7407">
        <w:rPr>
          <w:bCs/>
        </w:rPr>
        <w:t>•</w:t>
      </w:r>
      <w:r w:rsidRPr="008B7407">
        <w:rPr>
          <w:bCs/>
        </w:rPr>
        <w:tab/>
        <w:t xml:space="preserve">Replacement of six (6) inlets with bicycle- safe grates on the Pennsylvania Approach. </w:t>
      </w:r>
    </w:p>
    <w:p w:rsidR="00330CFF" w:rsidRPr="008B7407" w:rsidRDefault="00330CFF" w:rsidP="00330CFF">
      <w:pPr>
        <w:pStyle w:val="BodyText3"/>
        <w:jc w:val="both"/>
        <w:rPr>
          <w:bCs/>
        </w:rPr>
      </w:pPr>
      <w:r w:rsidRPr="008B7407">
        <w:rPr>
          <w:bCs/>
        </w:rPr>
        <w:t>•</w:t>
      </w:r>
      <w:r w:rsidRPr="008B7407">
        <w:rPr>
          <w:bCs/>
        </w:rPr>
        <w:tab/>
        <w:t xml:space="preserve">Milling and resurfacing of the asphalt on both approaches, within Commission jurisdiction and around the island on the Pennsylvania Approach, and to the western edge of Canal Bridge on the New Jersey Approach.  </w:t>
      </w:r>
    </w:p>
    <w:p w:rsidR="00330CFF" w:rsidRPr="008B7407" w:rsidRDefault="00330CFF" w:rsidP="00330CFF">
      <w:pPr>
        <w:pStyle w:val="BodyText3"/>
        <w:jc w:val="both"/>
        <w:rPr>
          <w:bCs/>
        </w:rPr>
      </w:pPr>
      <w:r w:rsidRPr="008B7407">
        <w:rPr>
          <w:bCs/>
        </w:rPr>
        <w:t>•</w:t>
      </w:r>
      <w:r w:rsidRPr="008B7407">
        <w:rPr>
          <w:bCs/>
        </w:rPr>
        <w:tab/>
        <w:t>Restriping of all re-paved roadways.</w:t>
      </w:r>
    </w:p>
    <w:p w:rsidR="00330CFF" w:rsidRPr="008B7407" w:rsidRDefault="00330CFF" w:rsidP="00330CFF">
      <w:pPr>
        <w:pStyle w:val="BodyText3"/>
        <w:jc w:val="both"/>
        <w:rPr>
          <w:bCs/>
        </w:rPr>
      </w:pPr>
      <w:r w:rsidRPr="008B7407">
        <w:rPr>
          <w:bCs/>
        </w:rPr>
        <w:t>•</w:t>
      </w:r>
      <w:r w:rsidRPr="008B7407">
        <w:rPr>
          <w:bCs/>
        </w:rPr>
        <w:tab/>
        <w:t xml:space="preserve">Replacement of areas of curbing around the island and in front of Dilly’s on the Pennsylvania Approach.  </w:t>
      </w:r>
    </w:p>
    <w:p w:rsidR="00330CFF" w:rsidRPr="008B7407" w:rsidRDefault="00330CFF" w:rsidP="00330CFF">
      <w:pPr>
        <w:pStyle w:val="BodyText3"/>
        <w:jc w:val="both"/>
        <w:rPr>
          <w:bCs/>
        </w:rPr>
      </w:pPr>
      <w:r w:rsidRPr="008B7407">
        <w:rPr>
          <w:bCs/>
        </w:rPr>
        <w:t>•</w:t>
      </w:r>
      <w:r w:rsidRPr="008B7407">
        <w:rPr>
          <w:bCs/>
        </w:rPr>
        <w:tab/>
        <w:t xml:space="preserve">Sidewalk extension on the southeast side of the project, behind inlet EX3, on the Pennsylvania side.  </w:t>
      </w:r>
    </w:p>
    <w:p w:rsidR="00330CFF" w:rsidRPr="008B7407" w:rsidRDefault="00330CFF" w:rsidP="00330CFF">
      <w:pPr>
        <w:pStyle w:val="BodyText3"/>
        <w:jc w:val="both"/>
        <w:rPr>
          <w:bCs/>
        </w:rPr>
      </w:pPr>
      <w:r w:rsidRPr="008B7407">
        <w:rPr>
          <w:bCs/>
        </w:rPr>
        <w:t>•</w:t>
      </w:r>
      <w:r w:rsidRPr="008B7407">
        <w:rPr>
          <w:bCs/>
        </w:rPr>
        <w:tab/>
        <w:t xml:space="preserve">Installation of R-4 rock and pavement repair on the south end of the project on the Pennsylvania side.  </w:t>
      </w:r>
    </w:p>
    <w:p w:rsidR="00330CFF" w:rsidRPr="008B7407" w:rsidRDefault="00330CFF" w:rsidP="00330CFF">
      <w:pPr>
        <w:pStyle w:val="BodyText3"/>
        <w:jc w:val="both"/>
        <w:rPr>
          <w:bCs/>
        </w:rPr>
      </w:pPr>
      <w:r w:rsidRPr="008B7407">
        <w:rPr>
          <w:bCs/>
        </w:rPr>
        <w:t>•</w:t>
      </w:r>
      <w:r w:rsidRPr="008B7407">
        <w:rPr>
          <w:bCs/>
        </w:rPr>
        <w:tab/>
        <w:t xml:space="preserve">Clean culvert and&amp; stormwater lines, inlets, and &amp; drains within the paving limits on both approaches. </w:t>
      </w:r>
    </w:p>
    <w:p w:rsidR="00330CFF" w:rsidRPr="008B7407" w:rsidRDefault="00330CFF" w:rsidP="00330CFF">
      <w:pPr>
        <w:pStyle w:val="BodyText3"/>
        <w:jc w:val="both"/>
        <w:rPr>
          <w:bCs/>
        </w:rPr>
      </w:pPr>
      <w:r w:rsidRPr="008B7407">
        <w:rPr>
          <w:bCs/>
        </w:rPr>
        <w:t>•</w:t>
      </w:r>
      <w:r w:rsidRPr="008B7407">
        <w:rPr>
          <w:bCs/>
        </w:rPr>
        <w:tab/>
        <w:t>Repair concrete stair foundation on the Pennsylvania side.</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 xml:space="preserve">At the </w:t>
      </w:r>
      <w:proofErr w:type="spellStart"/>
      <w:r w:rsidRPr="008B7407">
        <w:rPr>
          <w:bCs/>
        </w:rPr>
        <w:t>Uhlerstown</w:t>
      </w:r>
      <w:proofErr w:type="spellEnd"/>
      <w:r w:rsidRPr="008B7407">
        <w:rPr>
          <w:bCs/>
        </w:rPr>
        <w:t>-Frenchtown Toll Supported Bridge, as listed below:</w:t>
      </w:r>
    </w:p>
    <w:p w:rsidR="00330CFF" w:rsidRPr="008B7407" w:rsidRDefault="00330CFF" w:rsidP="00330CFF">
      <w:pPr>
        <w:pStyle w:val="BodyText3"/>
        <w:jc w:val="both"/>
        <w:rPr>
          <w:bCs/>
        </w:rPr>
      </w:pPr>
      <w:r w:rsidRPr="008B7407">
        <w:rPr>
          <w:bCs/>
        </w:rPr>
        <w:t>•</w:t>
      </w:r>
      <w:r w:rsidRPr="008B7407">
        <w:rPr>
          <w:bCs/>
        </w:rPr>
        <w:tab/>
        <w:t xml:space="preserve">Milling and resurfacing of the asphalt on both approaches within Commission jurisdiction </w:t>
      </w:r>
    </w:p>
    <w:p w:rsidR="00330CFF" w:rsidRPr="008B7407" w:rsidRDefault="00330CFF" w:rsidP="00330CFF">
      <w:pPr>
        <w:pStyle w:val="BodyText3"/>
        <w:jc w:val="both"/>
        <w:rPr>
          <w:bCs/>
        </w:rPr>
      </w:pPr>
      <w:r w:rsidRPr="008B7407">
        <w:rPr>
          <w:bCs/>
        </w:rPr>
        <w:t>•</w:t>
      </w:r>
      <w:r w:rsidRPr="008B7407">
        <w:rPr>
          <w:bCs/>
        </w:rPr>
        <w:tab/>
        <w:t xml:space="preserve">Restriping of both approach roadways </w:t>
      </w:r>
    </w:p>
    <w:p w:rsidR="00330CFF" w:rsidRPr="008B7407" w:rsidRDefault="00330CFF" w:rsidP="00330CFF">
      <w:pPr>
        <w:pStyle w:val="BodyText3"/>
        <w:jc w:val="both"/>
        <w:rPr>
          <w:bCs/>
        </w:rPr>
      </w:pPr>
      <w:r w:rsidRPr="008B7407">
        <w:rPr>
          <w:bCs/>
        </w:rPr>
        <w:t>•</w:t>
      </w:r>
      <w:r w:rsidRPr="008B7407">
        <w:rPr>
          <w:bCs/>
        </w:rPr>
        <w:tab/>
        <w:t xml:space="preserve">Reconfiguration of e the curb return on the northwest corner of Bridge Street and Front Street in New Jersey with an ADA-compliant curb ramp.  </w:t>
      </w:r>
    </w:p>
    <w:p w:rsidR="00330CFF" w:rsidRPr="008B7407" w:rsidRDefault="00330CFF" w:rsidP="00330CFF">
      <w:pPr>
        <w:pStyle w:val="BodyText3"/>
        <w:jc w:val="both"/>
        <w:rPr>
          <w:bCs/>
        </w:rPr>
      </w:pPr>
      <w:r w:rsidRPr="008B7407">
        <w:rPr>
          <w:bCs/>
        </w:rPr>
        <w:t>•</w:t>
      </w:r>
      <w:r w:rsidRPr="008B7407">
        <w:rPr>
          <w:bCs/>
        </w:rPr>
        <w:tab/>
        <w:t>Reconfiguration of the curb return on the northeast corner of Bridge Street and River Road in Pennsylvania with an ADA-compliant curb ramp.</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
        </w:rPr>
        <w:t>KSE Job #2189 Construction Management Services, Task Order Agreement, DRJTBC Contract No. C0733A -</w:t>
      </w:r>
      <w:r w:rsidRPr="008B7407">
        <w:rPr>
          <w:bCs/>
        </w:rPr>
        <w:t xml:space="preserve"> KS Engineers, P.C. (KSE) has been retained by the Delaware River Joint Toll Bridge Commission (DRJTBC) to provide construction management services on a task order basis for the Commission’s ambitious Capital Program over a two-year period. The Commission owns and operates 20 bridge crossings over the Delaware River and 33 approach structures from Morrisville, Pennsylvania in the south to Milford, Pennsylvania, approximately 140 miles to the north. Of the main river crossings, seven are Toll Bridges and the remaining 13 are “Toll Supported Bridges” (on which tolls are not collected). Two of the 13 toll supported bridges are pedestrian bridges.</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Under this contract, KSE provides monthly progress reports on work completed, making sure that the project remains on or under budget and on or ahead of schedule. KSE also meets regularly with the Chief Engineer to discuss the scope and overall needs of each task. In addition, as needed, KSE coordinates with federal, state, or local agencies to review and determine any requirements or permitting needs that may need to be addressed as part of a given task.</w:t>
      </w:r>
    </w:p>
    <w:p w:rsidR="00330CFF" w:rsidRPr="008B7407" w:rsidRDefault="00330CFF" w:rsidP="00330CFF">
      <w:pPr>
        <w:pStyle w:val="BodyText3"/>
        <w:jc w:val="both"/>
        <w:rPr>
          <w:bCs/>
        </w:rPr>
      </w:pPr>
    </w:p>
    <w:p w:rsidR="00330CFF" w:rsidRPr="008B7407" w:rsidRDefault="00330CFF" w:rsidP="00330CFF">
      <w:pPr>
        <w:pStyle w:val="BodyText3"/>
        <w:jc w:val="both"/>
        <w:rPr>
          <w:bCs/>
        </w:rPr>
      </w:pPr>
      <w:r w:rsidRPr="008B7407">
        <w:rPr>
          <w:bCs/>
        </w:rPr>
        <w:t>Tasks undertaken to date include:</w:t>
      </w:r>
    </w:p>
    <w:p w:rsidR="00330CFF" w:rsidRPr="008B7407" w:rsidRDefault="00330CFF" w:rsidP="00330CFF">
      <w:pPr>
        <w:pStyle w:val="BodyText3"/>
        <w:jc w:val="both"/>
        <w:rPr>
          <w:bCs/>
        </w:rPr>
      </w:pPr>
      <w:r w:rsidRPr="008B7407">
        <w:rPr>
          <w:bCs/>
        </w:rPr>
        <w:t>•</w:t>
      </w:r>
      <w:r w:rsidRPr="008B7407">
        <w:rPr>
          <w:bCs/>
        </w:rPr>
        <w:tab/>
        <w:t xml:space="preserve">Contract No. C-733A-1, Capital Project No. 1436A - CI Services for Approach Roadway Improvements at the Centre Bridge-Stockton, New Hope-Lambertville, and </w:t>
      </w:r>
      <w:proofErr w:type="spellStart"/>
      <w:r w:rsidRPr="008B7407">
        <w:rPr>
          <w:bCs/>
        </w:rPr>
        <w:t>Uhlerstown</w:t>
      </w:r>
      <w:proofErr w:type="spellEnd"/>
      <w:r w:rsidRPr="008B7407">
        <w:rPr>
          <w:bCs/>
        </w:rPr>
        <w:t>-Frenchtown Toll Supported Bridges.  KSE provided a Construction Inspector to ensure that the contractor constructed the project in accordance with the plans and specifications.</w:t>
      </w:r>
    </w:p>
    <w:p w:rsidR="00330CFF" w:rsidRPr="008B7407" w:rsidRDefault="00330CFF" w:rsidP="00330CFF">
      <w:pPr>
        <w:pStyle w:val="BodyText3"/>
        <w:jc w:val="both"/>
        <w:rPr>
          <w:bCs/>
        </w:rPr>
      </w:pPr>
      <w:r w:rsidRPr="008B7407">
        <w:rPr>
          <w:bCs/>
        </w:rPr>
        <w:t>•</w:t>
      </w:r>
      <w:r w:rsidRPr="008B7407">
        <w:rPr>
          <w:bCs/>
        </w:rPr>
        <w:tab/>
        <w:t>DRJTBC Contract No. C-733A-2, Capital Project 1724A, Task Order No. 2 – DWG Westbound Toll Plaza Roadway and NJ Approach Repairs - under this contract involved construction management and inspection services for the Delaware Water Gap (DWG) Westbound Toll Plaza Roadway and NJ Approach Repairs.  KSE provided a Resident Engineer and Inspector who provided inspection of contractor work and materials, monthly progress reports on work completed, making sure that the project remained on or under budget and on or ahead of schedule. (2019 – 2022)</w:t>
      </w:r>
    </w:p>
    <w:p w:rsidR="0070362B" w:rsidRPr="008B7407" w:rsidRDefault="0070362B" w:rsidP="0070362B">
      <w:pPr>
        <w:pStyle w:val="BodyText3"/>
        <w:jc w:val="both"/>
        <w:rPr>
          <w:b/>
        </w:rPr>
      </w:pPr>
    </w:p>
    <w:p w:rsidR="0070362B" w:rsidRPr="008B7407" w:rsidRDefault="0070362B" w:rsidP="0070362B">
      <w:pPr>
        <w:pStyle w:val="BodyText3"/>
        <w:jc w:val="both"/>
        <w:rPr>
          <w:bCs/>
        </w:rPr>
      </w:pPr>
      <w:r w:rsidRPr="008B7407">
        <w:rPr>
          <w:b/>
        </w:rPr>
        <w:t xml:space="preserve">KSE # 1815-02 Southeastern Pennsylvania Transportation Authority (SEPTA), GEC - CM and Inspection Services (GEC-CM-2015) – URBAN - </w:t>
      </w:r>
      <w:r w:rsidRPr="008B7407">
        <w:rPr>
          <w:bCs/>
        </w:rPr>
        <w:t>KS Engineers, P.C. (KSE) was retained to provide construction inspection services for Task Order No. 2, the Woodland Avenue Bridge Replacement Project. Construction Inspection services included inspection of paint work, the installation of grounding and bonding and the furnish and installation of Health Monitoring System for all three viaducts. (2018)</w:t>
      </w:r>
    </w:p>
    <w:p w:rsidR="0070362B" w:rsidRPr="008B7407" w:rsidRDefault="0070362B" w:rsidP="0070362B">
      <w:pPr>
        <w:pStyle w:val="BodyText3"/>
        <w:jc w:val="both"/>
        <w:rPr>
          <w:bCs/>
        </w:rPr>
      </w:pPr>
    </w:p>
    <w:p w:rsidR="0070362B" w:rsidRPr="008B7407" w:rsidRDefault="0070362B" w:rsidP="0070362B">
      <w:pPr>
        <w:pStyle w:val="BodyText3"/>
        <w:jc w:val="both"/>
        <w:rPr>
          <w:bCs/>
        </w:rPr>
      </w:pPr>
      <w:r w:rsidRPr="008B7407">
        <w:rPr>
          <w:bCs/>
        </w:rPr>
        <w:t>The project involved replacement of existing Woodland Avenue Bridge with a new structure and foundation over Media/Elwyn Line. The structure carries vehicular, pedestrian and trolley traffic, along with six different utilities. A summary of the major project components to be constructed is as follows:</w:t>
      </w:r>
    </w:p>
    <w:p w:rsidR="0070362B" w:rsidRPr="008B7407" w:rsidRDefault="0070362B" w:rsidP="0070362B">
      <w:pPr>
        <w:pStyle w:val="BodyText3"/>
        <w:jc w:val="both"/>
        <w:rPr>
          <w:bCs/>
        </w:rPr>
      </w:pPr>
      <w:r w:rsidRPr="008B7407">
        <w:rPr>
          <w:bCs/>
        </w:rPr>
        <w:t>•</w:t>
      </w:r>
      <w:r w:rsidRPr="008B7407">
        <w:rPr>
          <w:bCs/>
        </w:rPr>
        <w:tab/>
        <w:t>Bridge Superstructure – Steel girders with concrete deck, two sidewalk, two trolley tracks with trolley slab and vehicular lanes.</w:t>
      </w:r>
    </w:p>
    <w:p w:rsidR="0070362B" w:rsidRPr="008B7407" w:rsidRDefault="0070362B" w:rsidP="0070362B">
      <w:pPr>
        <w:pStyle w:val="BodyText3"/>
        <w:jc w:val="both"/>
        <w:rPr>
          <w:bCs/>
        </w:rPr>
      </w:pPr>
      <w:r w:rsidRPr="008B7407">
        <w:rPr>
          <w:bCs/>
        </w:rPr>
        <w:t>•</w:t>
      </w:r>
      <w:r w:rsidRPr="008B7407">
        <w:rPr>
          <w:bCs/>
        </w:rPr>
        <w:tab/>
        <w:t>Bridge Substructure – abutments and wing walls</w:t>
      </w:r>
    </w:p>
    <w:p w:rsidR="0070362B" w:rsidRPr="008B7407" w:rsidRDefault="0070362B" w:rsidP="0070362B">
      <w:pPr>
        <w:pStyle w:val="BodyText3"/>
        <w:jc w:val="both"/>
        <w:rPr>
          <w:bCs/>
        </w:rPr>
      </w:pPr>
      <w:r w:rsidRPr="008B7407">
        <w:rPr>
          <w:bCs/>
        </w:rPr>
        <w:t>•</w:t>
      </w:r>
      <w:r w:rsidRPr="008B7407">
        <w:rPr>
          <w:bCs/>
        </w:rPr>
        <w:tab/>
        <w:t>Underpinning of existing retaining wall and building foundations</w:t>
      </w:r>
    </w:p>
    <w:p w:rsidR="0070362B" w:rsidRPr="008B7407" w:rsidRDefault="0070362B" w:rsidP="0070362B">
      <w:pPr>
        <w:pStyle w:val="BodyText3"/>
        <w:jc w:val="both"/>
        <w:rPr>
          <w:bCs/>
        </w:rPr>
      </w:pPr>
      <w:r w:rsidRPr="008B7407">
        <w:rPr>
          <w:bCs/>
        </w:rPr>
        <w:t>•</w:t>
      </w:r>
      <w:r w:rsidRPr="008B7407">
        <w:rPr>
          <w:bCs/>
        </w:rPr>
        <w:tab/>
        <w:t>Excavation and Backfill for approaches and bridge foundations</w:t>
      </w:r>
    </w:p>
    <w:p w:rsidR="0070362B" w:rsidRPr="008B7407" w:rsidRDefault="0070362B" w:rsidP="0070362B">
      <w:pPr>
        <w:pStyle w:val="BodyText3"/>
        <w:jc w:val="both"/>
        <w:rPr>
          <w:bCs/>
        </w:rPr>
      </w:pPr>
      <w:r w:rsidRPr="008B7407">
        <w:rPr>
          <w:bCs/>
        </w:rPr>
        <w:t>•</w:t>
      </w:r>
      <w:r w:rsidRPr="008B7407">
        <w:rPr>
          <w:bCs/>
        </w:rPr>
        <w:tab/>
        <w:t>Permanent utility relocation conduits and supports for SEPTA, PECO, Verizon, City of Philadelphia, PennDOT, PWD, and PGW.</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2415B8"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Pennsylvania Department of Transportation (</w:t>
      </w:r>
      <w:r w:rsidR="00F0629B" w:rsidRPr="008B7407">
        <w:rPr>
          <w:b/>
        </w:rPr>
        <w:t>PennDOT</w:t>
      </w:r>
      <w:r w:rsidRPr="008B7407">
        <w:rPr>
          <w:b/>
        </w:rPr>
        <w:t>),</w:t>
      </w:r>
      <w:r w:rsidR="00F0629B" w:rsidRPr="008B7407">
        <w:rPr>
          <w:b/>
        </w:rPr>
        <w:t xml:space="preserve"> District 5-0</w:t>
      </w:r>
      <w:r w:rsidR="002026CF" w:rsidRPr="008B7407">
        <w:rPr>
          <w:b/>
        </w:rPr>
        <w:t>,</w:t>
      </w:r>
      <w:r w:rsidR="00F0629B" w:rsidRPr="008B7407">
        <w:rPr>
          <w:b/>
        </w:rPr>
        <w:t xml:space="preserve"> E02485</w:t>
      </w:r>
      <w:r w:rsidR="002026CF" w:rsidRPr="008B7407">
        <w:rPr>
          <w:b/>
        </w:rPr>
        <w:t>,</w:t>
      </w:r>
      <w:r w:rsidR="00F0629B" w:rsidRPr="008B7407">
        <w:rPr>
          <w:b/>
        </w:rPr>
        <w:t xml:space="preserve"> Construction Inspection</w:t>
      </w:r>
      <w:r w:rsidR="002026CF" w:rsidRPr="008B7407">
        <w:rPr>
          <w:b/>
        </w:rPr>
        <w:t>,</w:t>
      </w:r>
      <w:r w:rsidR="00F0629B" w:rsidRPr="008B7407">
        <w:rPr>
          <w:b/>
        </w:rPr>
        <w:t xml:space="preserve"> Bridge Projects (ECMS # 78883, 10908</w:t>
      </w:r>
      <w:r w:rsidR="002026CF" w:rsidRPr="008B7407">
        <w:rPr>
          <w:b/>
        </w:rPr>
        <w:t>,</w:t>
      </w:r>
      <w:r w:rsidR="00F0629B" w:rsidRPr="008B7407">
        <w:rPr>
          <w:b/>
        </w:rPr>
        <w:t xml:space="preserve"> and 10624)</w:t>
      </w:r>
      <w:r w:rsidR="002026CF" w:rsidRPr="008B7407">
        <w:rPr>
          <w:b/>
        </w:rPr>
        <w:t>, Berks County, PA</w:t>
      </w:r>
      <w:r w:rsidR="00F0629B" w:rsidRPr="008B7407">
        <w:t xml:space="preserve"> - Project Manager</w:t>
      </w:r>
      <w:r w:rsidR="002026CF" w:rsidRPr="008B7407">
        <w:t xml:space="preserve">. </w:t>
      </w:r>
      <w:r w:rsidR="00F0629B" w:rsidRPr="008B7407">
        <w:t xml:space="preserve">Providing project management for construction inspection of three bridge/culvert replacement projects in Berks County, PA. The projects include replacing structurally deficient bridges and culverts. </w:t>
      </w:r>
      <w:r w:rsidR="002026CF" w:rsidRPr="008B7407">
        <w:t>The i</w:t>
      </w:r>
      <w:r w:rsidR="00F0629B" w:rsidRPr="008B7407">
        <w:t>nspection includes bridges and culverts, temporary bridge</w:t>
      </w:r>
      <w:r w:rsidR="002026CF" w:rsidRPr="008B7407">
        <w:t>s</w:t>
      </w:r>
      <w:r w:rsidR="00F0629B" w:rsidRPr="008B7407">
        <w:t>, embankments, pipe</w:t>
      </w:r>
      <w:r w:rsidR="002026CF" w:rsidRPr="008B7407">
        <w:t>s</w:t>
      </w:r>
      <w:r w:rsidR="00F0629B" w:rsidRPr="008B7407">
        <w:t>, manhole</w:t>
      </w:r>
      <w:r w:rsidR="002026CF" w:rsidRPr="008B7407">
        <w:t>s</w:t>
      </w:r>
      <w:r w:rsidR="00F0629B" w:rsidRPr="008B7407">
        <w:t>, inlets, HMA, subbase</w:t>
      </w:r>
      <w:r w:rsidR="002026CF" w:rsidRPr="008B7407">
        <w:t>,</w:t>
      </w:r>
      <w:r w:rsidR="00F0629B" w:rsidRPr="008B7407">
        <w:t xml:space="preserve"> guiderail, line painting, and traffic control. PennDOT's NeXtGen CDS is being used for creating estimates and uploading daily reports. (4/</w:t>
      </w:r>
      <w:r w:rsidR="002026CF" w:rsidRPr="008B7407">
        <w:t>20</w:t>
      </w:r>
      <w:r w:rsidR="00F0629B" w:rsidRPr="008B7407">
        <w:t xml:space="preserve">12 </w:t>
      </w:r>
      <w:r w:rsidR="00D54DA6" w:rsidRPr="008B7407">
        <w:t>–</w:t>
      </w:r>
      <w:r w:rsidR="00F0629B" w:rsidRPr="008B7407">
        <w:t xml:space="preserve"> </w:t>
      </w:r>
      <w:r w:rsidR="00D54DA6" w:rsidRPr="008B7407">
        <w:t>12/2014</w:t>
      </w:r>
      <w:r w:rsidR="00F0629B" w:rsidRPr="008B7407">
        <w:t>)</w:t>
      </w:r>
      <w:r w:rsidR="00D54DA6" w:rsidRPr="008B7407">
        <w:t xml:space="preserve"> Ref: Al Pica, PE, 610-871-4435</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2026CF" w:rsidRPr="008B7407">
        <w:rPr>
          <w:b/>
        </w:rPr>
        <w:t>,</w:t>
      </w:r>
      <w:r w:rsidRPr="008B7407">
        <w:rPr>
          <w:b/>
        </w:rPr>
        <w:t xml:space="preserve"> Lumberville-Raven Rock Pedestrian Bridge Rehabilitation</w:t>
      </w:r>
      <w:r w:rsidR="002026CF" w:rsidRPr="008B7407">
        <w:rPr>
          <w:b/>
        </w:rPr>
        <w:t>, Solebury Township, PA and Delaware Township, NJ</w:t>
      </w:r>
      <w:r w:rsidRPr="008B7407">
        <w:t xml:space="preserve"> - Project Manager</w:t>
      </w:r>
      <w:r w:rsidR="002026CF" w:rsidRPr="008B7407">
        <w:t xml:space="preserve">. </w:t>
      </w:r>
      <w:r w:rsidRPr="008B7407">
        <w:t xml:space="preserve">Managed construction services and inspection for the rehabilitation of the Lumberville-Raven Rock Toll-Supported Bridge, an approximately 65-year-old suspension footbridge over the Delaware River that connects Solebury Township, PA with Delaware Township, NJ. The 688-foot-long multi-catenary bridge, built by John A. Roebling’s Sons Company, has a </w:t>
      </w:r>
      <w:r w:rsidR="002026CF" w:rsidRPr="008B7407">
        <w:t>nine</w:t>
      </w:r>
      <w:r w:rsidRPr="008B7407">
        <w:t>-foot-wide deck made up of precast, prestressed concrete sections. The DRJTBC project involved bridge rehabilitation, retaining wall reconstruction, and treatment of the abutments and wingwalls. Mr. Scancella oversaw the rehabilitation to address deck ponding issues, superstructure repairs associated with steel deterioration, and upgrades to the lighting system, signing, and fencing. He supervised the cleaning and painting of the bridge, and treatments for the suspension cables during the new coating system installation. Mr. Scancella also facilitated a significant coordination effort with various agencies for the reconstruction of the retaining wall, as the wall is along a</w:t>
      </w:r>
      <w:r w:rsidR="002026CF" w:rsidRPr="008B7407">
        <w:t>n</w:t>
      </w:r>
      <w:r w:rsidRPr="008B7407">
        <w:t xml:space="preserve"> historic canal and part of several designated historic districts. (11/</w:t>
      </w:r>
      <w:r w:rsidR="002026CF" w:rsidRPr="008B7407">
        <w:t>20</w:t>
      </w:r>
      <w:r w:rsidRPr="008B7407">
        <w:t>12 - 7/</w:t>
      </w:r>
      <w:r w:rsidR="002026CF" w:rsidRPr="008B7407">
        <w:t>20</w:t>
      </w:r>
      <w:r w:rsidRPr="008B7407">
        <w:t>13)</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2026CF" w:rsidRPr="008B7407">
        <w:rPr>
          <w:b/>
        </w:rPr>
        <w:t>,</w:t>
      </w:r>
      <w:r w:rsidRPr="008B7407">
        <w:rPr>
          <w:b/>
        </w:rPr>
        <w:t xml:space="preserve"> C-600A</w:t>
      </w:r>
      <w:r w:rsidR="002026CF" w:rsidRPr="008B7407">
        <w:rPr>
          <w:b/>
        </w:rPr>
        <w:t>,</w:t>
      </w:r>
      <w:r w:rsidRPr="008B7407">
        <w:rPr>
          <w:b/>
        </w:rPr>
        <w:t xml:space="preserve"> CM/CI Task Order Agreement</w:t>
      </w:r>
      <w:r w:rsidRPr="008B7407">
        <w:t xml:space="preserve"> - Project Manager</w:t>
      </w:r>
      <w:r w:rsidR="002026CF" w:rsidRPr="008B7407">
        <w:t>.</w:t>
      </w:r>
      <w:r w:rsidR="00525421" w:rsidRPr="008B7407">
        <w:t xml:space="preserve"> </w:t>
      </w:r>
      <w:r w:rsidRPr="008B7407">
        <w:t>Coordinating construction management (CM) and construction inspection (CI) services under a task order agreement with the DRJTBC. Construction management tasks include cost estimating and staging estimates (both programmatic and engineering); construction scheduling and schedule analysis; constructability and bidd</w:t>
      </w:r>
      <w:r w:rsidR="006131B5" w:rsidRPr="008B7407">
        <w:t xml:space="preserve"> </w:t>
      </w:r>
      <w:r w:rsidRPr="008B7407">
        <w:t>ability reviews; claims assistance and litigation support; value engineering; safety reviews; a review of the Commission’s general provisions to the PennDOT 408 specifications; and the development of a construction inspection manual. Construction inspection tasks include construction related services, such as documentation, pay estimates, change orders, inspection reports, shop drawing review, progress meetings</w:t>
      </w:r>
      <w:r w:rsidR="00525421" w:rsidRPr="008B7407">
        <w:t>,</w:t>
      </w:r>
      <w:r w:rsidRPr="008B7407">
        <w:t xml:space="preserve"> cost estimating and review, code review of plans and specifications, and change order analysis. Mr. Scancella is also managing additional services</w:t>
      </w:r>
      <w:r w:rsidR="00525421" w:rsidRPr="008B7407">
        <w:t>,</w:t>
      </w:r>
      <w:r w:rsidRPr="008B7407">
        <w:t xml:space="preserve"> including the preparation and review of technical documents, structural engineering, civil engineering, traffic engineering, intelligent transportation systems engineering, facility engineering, environmental engineering, environmental permitting, program management, transportation planning, stormwater management, and public involvement. (1/</w:t>
      </w:r>
      <w:r w:rsidR="00525421" w:rsidRPr="008B7407">
        <w:t>20</w:t>
      </w:r>
      <w:r w:rsidRPr="008B7407">
        <w:t xml:space="preserve">12 </w:t>
      </w:r>
      <w:r w:rsidR="006131B5" w:rsidRPr="008B7407">
        <w:t>–</w:t>
      </w:r>
      <w:r w:rsidRPr="008B7407">
        <w:t xml:space="preserve"> </w:t>
      </w:r>
      <w:r w:rsidR="006131B5" w:rsidRPr="008B7407">
        <w:t>12/2014</w:t>
      </w:r>
      <w:r w:rsidRPr="008B7407">
        <w:t>)</w:t>
      </w:r>
      <w:r w:rsidR="00D54DA6" w:rsidRPr="008B7407">
        <w:t xml:space="preserve"> Ref: Chris Rood, PE (AECOM), 267-790-1084</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NJTA</w:t>
      </w:r>
      <w:r w:rsidR="00525421" w:rsidRPr="008B7407">
        <w:rPr>
          <w:b/>
        </w:rPr>
        <w:t>,</w:t>
      </w:r>
      <w:r w:rsidRPr="008B7407">
        <w:rPr>
          <w:b/>
        </w:rPr>
        <w:t xml:space="preserve"> GSP MP 28 to 123 Substructure Repairs</w:t>
      </w:r>
      <w:r w:rsidRPr="008B7407">
        <w:t xml:space="preserve"> - Project Manager</w:t>
      </w:r>
      <w:r w:rsidR="00525421" w:rsidRPr="008B7407">
        <w:t xml:space="preserve">. </w:t>
      </w:r>
      <w:r w:rsidRPr="008B7407">
        <w:t xml:space="preserve">Supervising the $15 million bridge substructure rehabilitation on the New Jersey Garden State Parkway (GSP) from milepost 28 to milepost 123 between Great Egg and Raritan, NJ, for the NJTA. The scope of the project includes the removal of the spalled substructures and replacement of precast/prestressed concrete I-beams. </w:t>
      </w:r>
      <w:r w:rsidR="00066524" w:rsidRPr="008B7407">
        <w:t>The r</w:t>
      </w:r>
      <w:r w:rsidRPr="008B7407">
        <w:t xml:space="preserve">epair of </w:t>
      </w:r>
      <w:r w:rsidR="00066524" w:rsidRPr="008B7407">
        <w:t xml:space="preserve">the </w:t>
      </w:r>
      <w:r w:rsidRPr="008B7407">
        <w:t xml:space="preserve">beams and substructure is performed under lane restrictions on the GSP. Managing a staff that includes a resident engineer and two inspectors, Mr. Scancella is overseeing the resident engineer’s preparation of contract change orders; reviewing contract documents; supervising the preparation of pay estimates; monitoring field operations; and coordinating between the contractor, the NJTA, and </w:t>
      </w:r>
      <w:r w:rsidR="004F435D" w:rsidRPr="008B7407">
        <w:t>firm’s</w:t>
      </w:r>
      <w:r w:rsidRPr="008B7407">
        <w:t xml:space="preserve"> personnel. In addition, he is providing </w:t>
      </w:r>
      <w:r w:rsidR="00066524" w:rsidRPr="008B7407">
        <w:t xml:space="preserve">the </w:t>
      </w:r>
      <w:r w:rsidRPr="008B7407">
        <w:t>critical path method review and preparing monthly progress reports. (6/</w:t>
      </w:r>
      <w:r w:rsidR="00066524" w:rsidRPr="008B7407">
        <w:t>20</w:t>
      </w:r>
      <w:r w:rsidRPr="008B7407">
        <w:t xml:space="preserve">11 - Present) </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066524" w:rsidRPr="008B7407">
        <w:rPr>
          <w:b/>
        </w:rPr>
        <w:t>,</w:t>
      </w:r>
      <w:r w:rsidRPr="008B7407">
        <w:rPr>
          <w:b/>
        </w:rPr>
        <w:t xml:space="preserve"> Delaware Water Gap Toll Bridge Rehabilitation</w:t>
      </w:r>
      <w:r w:rsidR="00066524" w:rsidRPr="008B7407">
        <w:rPr>
          <w:b/>
        </w:rPr>
        <w:t>, Hardwick Township, NJ and Delaware Water Gap, PA</w:t>
      </w:r>
      <w:r w:rsidRPr="008B7407">
        <w:t xml:space="preserve"> - Resident Engineer</w:t>
      </w:r>
      <w:r w:rsidR="00066524" w:rsidRPr="008B7407">
        <w:t xml:space="preserve">. </w:t>
      </w:r>
      <w:r w:rsidRPr="008B7407">
        <w:t xml:space="preserve">Provided resident engineering and construction inspection services for the rehabilitation of the Delaware Water Gap Toll Bridge, which carries I-80 across the Delaware River and connects Hardwick Township, NJ with Delaware Water Gap, PA. Mr. Scancella oversaw </w:t>
      </w:r>
      <w:r w:rsidR="00066524" w:rsidRPr="008B7407">
        <w:t xml:space="preserve">the </w:t>
      </w:r>
      <w:r w:rsidRPr="008B7407">
        <w:t>replacement and construction work on this 2,465-foot-long</w:t>
      </w:r>
      <w:r w:rsidR="00066524" w:rsidRPr="008B7407">
        <w:t>,</w:t>
      </w:r>
      <w:r w:rsidRPr="008B7407">
        <w:t xml:space="preserve"> multiple-span</w:t>
      </w:r>
      <w:r w:rsidR="00066524" w:rsidRPr="008B7407">
        <w:t>,</w:t>
      </w:r>
      <w:r w:rsidRPr="008B7407">
        <w:t xml:space="preserve"> dual roadway bridge, including the replacement of bearings </w:t>
      </w:r>
      <w:r w:rsidR="00A32D1F" w:rsidRPr="008B7407">
        <w:rPr>
          <w:bCs/>
        </w:rPr>
        <w:t>of the end diaphragms in the two outside bays of each structure, the jacking of the existing girders, the construction of cement concrete pedestal extensions and the replacement of the existing bearings (all bearings on the bridge will be replaced)</w:t>
      </w:r>
      <w:r w:rsidRPr="008B7407">
        <w:t>, construction of cement concrete pedestal extensions, replacement of the existing bearings, and deck joint repair.</w:t>
      </w:r>
      <w:r w:rsidR="006140AE" w:rsidRPr="008B7407">
        <w:t xml:space="preserve"> </w:t>
      </w:r>
      <w:r w:rsidRPr="008B7407">
        <w:t>(11/</w:t>
      </w:r>
      <w:r w:rsidR="00066524" w:rsidRPr="008B7407">
        <w:t>20</w:t>
      </w:r>
      <w:r w:rsidRPr="008B7407">
        <w:t>10 - 1/</w:t>
      </w:r>
      <w:r w:rsidR="00066524" w:rsidRPr="008B7407">
        <w:t>20</w:t>
      </w:r>
      <w:r w:rsidRPr="008B7407">
        <w:t>12)</w:t>
      </w:r>
      <w:r w:rsidR="00D54DA6" w:rsidRPr="008B7407">
        <w:t xml:space="preserve"> Ref: Chris Rood, PE (AECOM), 267-790-1084</w:t>
      </w:r>
    </w:p>
    <w:p w:rsidR="00975073" w:rsidRPr="008B7407" w:rsidRDefault="00975073"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NJTA</w:t>
      </w:r>
      <w:r w:rsidR="00066524" w:rsidRPr="008B7407">
        <w:rPr>
          <w:b/>
        </w:rPr>
        <w:t>,</w:t>
      </w:r>
      <w:r w:rsidRPr="008B7407">
        <w:rPr>
          <w:b/>
        </w:rPr>
        <w:t xml:space="preserve"> Delaware River Turnpike Bridge Truss Gusset Plate Retrofit</w:t>
      </w:r>
      <w:r w:rsidR="00066524" w:rsidRPr="008B7407">
        <w:rPr>
          <w:b/>
        </w:rPr>
        <w:t xml:space="preserve"> [Contract No. T100.115 of OPS T3238], Florence, NJ and Bristol, PA</w:t>
      </w:r>
      <w:r w:rsidRPr="008B7407">
        <w:t xml:space="preserve"> - Project Manager</w:t>
      </w:r>
      <w:r w:rsidR="00066524" w:rsidRPr="008B7407">
        <w:t xml:space="preserve">. </w:t>
      </w:r>
      <w:r w:rsidRPr="008B7407">
        <w:t xml:space="preserve">Managed construction monitoring services for the retrofit of the bridge over the Delaware River in Florence, NJ and Bristol, PA under a construction engineering and inspection contract with the NJTA. The 6,571-foot-long bridge is 80 feet wide and crosses the 400-foot-wide shipping channel of the Delaware River with a clearance of 135 feet. The bridge consists of a combination of girder and floorbeam, deck truss and continuous arch truss units. The scope of work included the retrofit of gusset plates, </w:t>
      </w:r>
      <w:r w:rsidR="00066524" w:rsidRPr="008B7407">
        <w:t xml:space="preserve">and </w:t>
      </w:r>
      <w:r w:rsidRPr="008B7407">
        <w:t>the strengthening of the main span arch and the approach spans’ truss gusset plates, and other riveted connections. Mr. Scancella oversaw 50 different retrofit work items, which varied at each truss panel point location and included edge-stiffening of gusset plates, reinforcing gusset plates with additional face or “doubler” plates, and replacing existing rivets with high-strength bolts. He also supervised the team performing limited cleaning and painting of structural steel, selective structural repairs to floor system members, installation of catch lanyards on roadway lighting standards, and other incidental work. (7/</w:t>
      </w:r>
      <w:r w:rsidR="00066524" w:rsidRPr="008B7407">
        <w:t>20</w:t>
      </w:r>
      <w:r w:rsidRPr="008B7407">
        <w:t>09 - 7/</w:t>
      </w:r>
      <w:r w:rsidR="00066524" w:rsidRPr="008B7407">
        <w:t>20</w:t>
      </w:r>
      <w:r w:rsidRPr="008B7407">
        <w:t xml:space="preserve">11) </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066524" w:rsidRPr="008B7407">
        <w:rPr>
          <w:b/>
        </w:rPr>
        <w:t>,</w:t>
      </w:r>
      <w:r w:rsidRPr="008B7407">
        <w:rPr>
          <w:b/>
        </w:rPr>
        <w:t xml:space="preserve"> CM and CI</w:t>
      </w:r>
      <w:r w:rsidR="00066524" w:rsidRPr="008B7407">
        <w:rPr>
          <w:b/>
        </w:rPr>
        <w:t>,</w:t>
      </w:r>
      <w:r w:rsidRPr="008B7407">
        <w:rPr>
          <w:b/>
        </w:rPr>
        <w:t xml:space="preserve"> Riegelsville Toll-Supported Bridge Rehabilitation</w:t>
      </w:r>
      <w:r w:rsidR="00066524" w:rsidRPr="008B7407">
        <w:rPr>
          <w:b/>
        </w:rPr>
        <w:t>, Riegelsville, PA</w:t>
      </w:r>
      <w:r w:rsidRPr="008B7407">
        <w:t xml:space="preserve"> - Resident Engineer</w:t>
      </w:r>
      <w:r w:rsidR="00066524" w:rsidRPr="008B7407">
        <w:t xml:space="preserve">. </w:t>
      </w:r>
      <w:r w:rsidRPr="008B7407">
        <w:t>Provided resident engineering services for construction management (CM) and construction inspection (CI) during a major rehabilitation of the Riegelsville Toll-Supported Bridge in Riegelsville, PA, a $6.2 million project for the DRJTBC. Mr. Scancella monitored the full replacement of the bridge’s existing floor system, replacement of the main cable suspender rods, replacement of suspension cable saddle caps, repairs to spalled concrete, removal of lead-based coatings, and upgrades to the pedestrian railings. He also performed daily maintenance and protection of traffic inspections. (7/</w:t>
      </w:r>
      <w:r w:rsidR="004D6D12" w:rsidRPr="008B7407">
        <w:t>20</w:t>
      </w:r>
      <w:r w:rsidRPr="008B7407">
        <w:t>10 - 6/</w:t>
      </w:r>
      <w:r w:rsidR="004D6D12" w:rsidRPr="008B7407">
        <w:t>20</w:t>
      </w:r>
      <w:r w:rsidRPr="008B7407">
        <w:t>11)</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NJTA</w:t>
      </w:r>
      <w:r w:rsidR="004D6D12" w:rsidRPr="008B7407">
        <w:rPr>
          <w:b/>
        </w:rPr>
        <w:t>,</w:t>
      </w:r>
      <w:r w:rsidRPr="008B7407">
        <w:rPr>
          <w:b/>
        </w:rPr>
        <w:t xml:space="preserve"> Washington Memorial Bridge Over Passaic River Bridge Painting</w:t>
      </w:r>
      <w:r w:rsidR="004D6D12" w:rsidRPr="008B7407">
        <w:rPr>
          <w:b/>
        </w:rPr>
        <w:t xml:space="preserve"> [Contract No. T100.116 of OPS T3238], Kearny, NJ</w:t>
      </w:r>
      <w:r w:rsidRPr="008B7407">
        <w:t xml:space="preserve"> - Project Manager</w:t>
      </w:r>
      <w:r w:rsidR="004D6D12" w:rsidRPr="008B7407">
        <w:t xml:space="preserve">. </w:t>
      </w:r>
      <w:r w:rsidRPr="008B7407">
        <w:t>Managed construction monitoring services, including cleaning and painting, on the Washington Memorial Bridge over the Passaic River Bridge in Kearny, NJ, under a construction engineering and inspection contract with the NJTA. The 6,948-foot-long bridge is over environmentally sensitive areas, railroads, roadways, and navigable waters. Mr. Scancella led the cleaning of the structures based upon the Steel Structure Painting Council (SSPC) recommendations to perform a blast clean to near-white condition. During the blast cleaning, the steel was also checked for chloride contamination. The $30 million project included the removal of approximately</w:t>
      </w:r>
      <w:r w:rsidR="004D6D12" w:rsidRPr="008B7407">
        <w:t xml:space="preserve"> </w:t>
      </w:r>
      <w:r w:rsidRPr="008B7407">
        <w:t xml:space="preserve">1.75 million sf of lead-based paint, utilizing a full containment system. He also guided the abrasive cleaning of 185,000 sf of weathering steel within the widened portion of the structure. The existing paint system was replaced with an NJTA-approved </w:t>
      </w:r>
      <w:r w:rsidR="004D6D12" w:rsidRPr="008B7407">
        <w:t>three</w:t>
      </w:r>
      <w:r w:rsidRPr="008B7407">
        <w:t>-coat system consisting of zinc primer, epoxy intermediate, and aliphatic urethane finish.</w:t>
      </w:r>
      <w:r w:rsidR="006140AE" w:rsidRPr="008B7407">
        <w:t xml:space="preserve"> </w:t>
      </w:r>
      <w:r w:rsidRPr="008B7407">
        <w:t>(6/</w:t>
      </w:r>
      <w:r w:rsidR="004D6D12" w:rsidRPr="008B7407">
        <w:t>20</w:t>
      </w:r>
      <w:r w:rsidRPr="008B7407">
        <w:t>09 - 5/</w:t>
      </w:r>
      <w:r w:rsidR="004D6D12" w:rsidRPr="008B7407">
        <w:t>20</w:t>
      </w:r>
      <w:r w:rsidRPr="008B7407">
        <w:t xml:space="preserve">11) </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227E57" w:rsidRPr="008B7407">
        <w:rPr>
          <w:b/>
        </w:rPr>
        <w:t>,</w:t>
      </w:r>
      <w:r w:rsidRPr="008B7407">
        <w:rPr>
          <w:b/>
        </w:rPr>
        <w:t xml:space="preserve"> New Hope-Lambertville Toll Bridge Cantilever Bracket Replacement</w:t>
      </w:r>
      <w:r w:rsidR="00227E57" w:rsidRPr="008B7407">
        <w:rPr>
          <w:b/>
        </w:rPr>
        <w:t>, Solebury Township, PA and Delaware Township, NJ</w:t>
      </w:r>
      <w:r w:rsidRPr="008B7407">
        <w:t xml:space="preserve"> - Project Manager</w:t>
      </w:r>
      <w:r w:rsidR="00227E57" w:rsidRPr="008B7407">
        <w:t xml:space="preserve">. </w:t>
      </w:r>
      <w:r w:rsidRPr="008B7407">
        <w:t>Managed the repair and rehabilitation of the cantilever floor beam bracket tie plates in spans 1-8 along the fascias of the northbound and southbound New Hope-Lambertville Toll Bridge connecting Delaware Township</w:t>
      </w:r>
      <w:r w:rsidR="00227E57" w:rsidRPr="008B7407">
        <w:t>, NJ</w:t>
      </w:r>
      <w:r w:rsidRPr="008B7407">
        <w:t xml:space="preserve"> and Solebury Township, </w:t>
      </w:r>
      <w:r w:rsidR="00227E57" w:rsidRPr="008B7407">
        <w:t>PA</w:t>
      </w:r>
      <w:r w:rsidRPr="008B7407">
        <w:t>. The DRJTBC closed the right lane and right shoulder in both directions after discovering cracks at more than a dozen locations. The tie plate cracking was attributed to unintended stresses arising from pack rust development under the shims and distortions introduced during the shim installation between the main girder and the top flange and floor beam tie plates. Of the 130 cantilever floor beam brackets, 87 were distorted because of either pack rust or improper installation. Mr. Scancella managed the installation of temporary support for cantilever brackets, jacking stringers, and the retrofit of stringer bearings on cantilever floor beam brackets. He coordinated nondestructive testing and cleaning and spot-painting repairs. In addition, Mr. Scancella directed the installation of a post-tensioning system on the cantilever floor beam brackets in spans 9 and 10, including required steel modifications. He also oversaw maintenance and protection of traffic. (5/</w:t>
      </w:r>
      <w:r w:rsidR="00227E57" w:rsidRPr="008B7407">
        <w:t>20</w:t>
      </w:r>
      <w:r w:rsidRPr="008B7407">
        <w:t>09 - 2/</w:t>
      </w:r>
      <w:r w:rsidR="00227E57" w:rsidRPr="008B7407">
        <w:t>20</w:t>
      </w:r>
      <w:r w:rsidRPr="008B7407">
        <w:t>10)</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227E57" w:rsidP="00D46B02">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Delaware River Port Authority (</w:t>
      </w:r>
      <w:r w:rsidR="00F0629B" w:rsidRPr="008B7407">
        <w:rPr>
          <w:b/>
        </w:rPr>
        <w:t>DRPA</w:t>
      </w:r>
      <w:r w:rsidRPr="008B7407">
        <w:rPr>
          <w:b/>
        </w:rPr>
        <w:t>),</w:t>
      </w:r>
      <w:r w:rsidR="00F0629B" w:rsidRPr="008B7407">
        <w:rPr>
          <w:b/>
        </w:rPr>
        <w:t xml:space="preserve"> Ben Franklin Bridge Steel Painting</w:t>
      </w:r>
      <w:r w:rsidRPr="008B7407">
        <w:rPr>
          <w:b/>
        </w:rPr>
        <w:t>,</w:t>
      </w:r>
      <w:r w:rsidR="00F0629B" w:rsidRPr="008B7407">
        <w:rPr>
          <w:b/>
        </w:rPr>
        <w:t xml:space="preserve"> Phase V</w:t>
      </w:r>
      <w:r w:rsidRPr="008B7407">
        <w:rPr>
          <w:b/>
        </w:rPr>
        <w:t>, Philadelphia, PA and Camden, NJ</w:t>
      </w:r>
      <w:r w:rsidR="00F0629B" w:rsidRPr="008B7407">
        <w:t xml:space="preserve"> - Project Manager</w:t>
      </w:r>
      <w:r w:rsidRPr="008B7407">
        <w:t xml:space="preserve">. </w:t>
      </w:r>
      <w:r w:rsidR="00F0629B" w:rsidRPr="008B7407">
        <w:t>Managed construction monitoring services for the painting of the Benjamin Franklin Bridge, which spans from Philadelphia to Camden, NJ. The $19.4 million Delaware River Port Authority (DRPA) project included blast cleaning and painting of the Philadelphia approach spans and interior steel surfaces of the anchorages. Mr. Scancella monitored field inspect</w:t>
      </w:r>
      <w:r w:rsidRPr="008B7407">
        <w:t>ion</w:t>
      </w:r>
      <w:r w:rsidR="00F0629B" w:rsidRPr="008B7407">
        <w:t>s of necessary surface preparation and coating application to make sure that a long-lasting coating system was installed. It was critical that all abrasive blast cleaning follow a Steel Structure Painting Council (SSPC) near-white blast standard and the repainting with a high performance coating system of all structural steel components be performed safely. Since the existing coatings on the bridge contained hazardous levels of lead, this work was completed within an SSPC Class 1A containment system, and all waste was properly collected, stored, handled, and transported in accordance with all applicable state and Federal regulations to maintain the public’s health and safety.</w:t>
      </w:r>
      <w:r w:rsidR="006140AE" w:rsidRPr="008B7407">
        <w:t xml:space="preserve"> </w:t>
      </w:r>
      <w:r w:rsidR="00F0629B" w:rsidRPr="008B7407">
        <w:t>(1/</w:t>
      </w:r>
      <w:r w:rsidRPr="008B7407">
        <w:t>20</w:t>
      </w:r>
      <w:r w:rsidR="00F0629B" w:rsidRPr="008B7407">
        <w:t>08 - 12/</w:t>
      </w:r>
      <w:r w:rsidRPr="008B7407">
        <w:t>20</w:t>
      </w:r>
      <w:r w:rsidR="00F0629B" w:rsidRPr="008B7407">
        <w:t>09)</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D52B53" w:rsidRPr="008B7407">
        <w:rPr>
          <w:b/>
        </w:rPr>
        <w:t>,</w:t>
      </w:r>
      <w:r w:rsidRPr="008B7407">
        <w:rPr>
          <w:b/>
        </w:rPr>
        <w:t xml:space="preserve"> Milford Montague Toll Bridge Rehabilitation</w:t>
      </w:r>
      <w:r w:rsidR="00D52B53" w:rsidRPr="008B7407">
        <w:rPr>
          <w:b/>
        </w:rPr>
        <w:t>, Milford, PA and Montague, NJ</w:t>
      </w:r>
      <w:r w:rsidRPr="008B7407">
        <w:t xml:space="preserve"> - Resident Engineer</w:t>
      </w:r>
      <w:r w:rsidR="00D52B53" w:rsidRPr="008B7407">
        <w:t xml:space="preserve">. </w:t>
      </w:r>
      <w:r w:rsidRPr="008B7407">
        <w:t>Provided resident engineering and construction inspection services for the DRJTBC</w:t>
      </w:r>
      <w:r w:rsidR="00D52B53" w:rsidRPr="008B7407">
        <w:t xml:space="preserve"> </w:t>
      </w:r>
      <w:r w:rsidRPr="008B7407">
        <w:t xml:space="preserve">rehabilitation of this bridge, which carries Route 206 across the Delaware River between Milford, PA and Montague, NJ. The rehabilitation included removing and replacing the pre-cast/post-tensioned deck, sway frames, and center stringers; additional repairs to the floor beams and other structural steel as required; and construction of a new toll plaza and the roadway approach. Mr. Scancella worked closely with the communities of </w:t>
      </w:r>
      <w:smartTag w:uri="urn:schemas-microsoft-com:office:smarttags" w:element="place">
        <w:smartTag w:uri="urn:schemas-microsoft-com:office:smarttags" w:element="City">
          <w:r w:rsidRPr="008B7407">
            <w:t>Milford</w:t>
          </w:r>
        </w:smartTag>
      </w:smartTag>
      <w:r w:rsidRPr="008B7407">
        <w:t xml:space="preserve"> and Montague to minimize construction disturbances. (11/</w:t>
      </w:r>
      <w:r w:rsidR="00D52B53" w:rsidRPr="008B7407">
        <w:t>20</w:t>
      </w:r>
      <w:r w:rsidRPr="008B7407">
        <w:t>07 - 8/</w:t>
      </w:r>
      <w:r w:rsidR="00D52B53" w:rsidRPr="008B7407">
        <w:t>20</w:t>
      </w:r>
      <w:r w:rsidRPr="008B7407">
        <w:t xml:space="preserve">09) </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D52B53" w:rsidRPr="008B7407">
        <w:rPr>
          <w:b/>
        </w:rPr>
        <w:t>,</w:t>
      </w:r>
      <w:r w:rsidRPr="008B7407">
        <w:rPr>
          <w:b/>
        </w:rPr>
        <w:t xml:space="preserve"> Centre Bridge-Stockton Toll-Supported Bridge Rehabilitation</w:t>
      </w:r>
      <w:r w:rsidR="00D52B53" w:rsidRPr="008B7407">
        <w:rPr>
          <w:b/>
        </w:rPr>
        <w:t>, Solebury Township, PA and Stockton, NJ</w:t>
      </w:r>
      <w:r w:rsidRPr="008B7407">
        <w:t xml:space="preserve"> - Resident Engineer</w:t>
      </w:r>
      <w:r w:rsidR="00D52B53" w:rsidRPr="008B7407">
        <w:t xml:space="preserve">. </w:t>
      </w:r>
      <w:r w:rsidRPr="008B7407">
        <w:t>Performed resident engineering and construction inspection services for the DRJTBC rehabilitation of this bridge</w:t>
      </w:r>
      <w:r w:rsidR="00D52B53" w:rsidRPr="008B7407">
        <w:t>,</w:t>
      </w:r>
      <w:r w:rsidRPr="008B7407">
        <w:t xml:space="preserve"> which carries Bridge Street across the Delaware River between Centre Bridge, Solebury Township, PA and Stockton, NJ. The rehabilitation included removing and replacing the lower south chord, open-grid deck, stringers, and floor beams of the western truss bridge, as well as construction of the roadway approach. Mr. Scancella coordinated closely with the communities of Solebury and Stockton to minimize noise and other construction disturbances. (10/</w:t>
      </w:r>
      <w:r w:rsidR="00D52B53" w:rsidRPr="008B7407">
        <w:t>20</w:t>
      </w:r>
      <w:r w:rsidRPr="008B7407">
        <w:t>06 - 8/</w:t>
      </w:r>
      <w:r w:rsidR="00D52B53" w:rsidRPr="008B7407">
        <w:t>20</w:t>
      </w:r>
      <w:r w:rsidRPr="008B7407">
        <w:t>07)</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DRJTBC</w:t>
      </w:r>
      <w:r w:rsidR="00687EBD" w:rsidRPr="008B7407">
        <w:rPr>
          <w:b/>
        </w:rPr>
        <w:t>,</w:t>
      </w:r>
      <w:r w:rsidRPr="008B7407">
        <w:rPr>
          <w:b/>
        </w:rPr>
        <w:t xml:space="preserve"> I-95/Scudder Falls Bridge Deck Joint Rehabilitation</w:t>
      </w:r>
      <w:r w:rsidR="00687EBD" w:rsidRPr="008B7407">
        <w:rPr>
          <w:b/>
        </w:rPr>
        <w:t>, Ewing Township, NJ and Lower Makefield Township, PA</w:t>
      </w:r>
      <w:r w:rsidRPr="008B7407" w:rsidDel="00F00CB1">
        <w:t xml:space="preserve"> </w:t>
      </w:r>
      <w:r w:rsidRPr="008B7407">
        <w:t>- Resident Engineer</w:t>
      </w:r>
      <w:r w:rsidR="00687EBD" w:rsidRPr="008B7407">
        <w:t xml:space="preserve">. </w:t>
      </w:r>
      <w:r w:rsidRPr="008B7407">
        <w:t xml:space="preserve">Provided resident engineering services for the DRJTBC structural steel rehabilitation and deck joint replacement for the 1,740-foot-long Scudder Falls Bridge, a steel high-beam structure with </w:t>
      </w:r>
      <w:r w:rsidR="00687EBD" w:rsidRPr="008B7407">
        <w:t xml:space="preserve">a </w:t>
      </w:r>
      <w:r w:rsidRPr="008B7407">
        <w:t>concrete deck that carries I-95 across the Delaware River between Ewing Township, NJ and Lower Makefield Township, PA. A key Delaware River crossing, the heavily traveled commuter corridor serves more than 60,000 vehicles daily. T</w:t>
      </w:r>
      <w:r w:rsidR="00687EBD" w:rsidRPr="008B7407">
        <w:t>h</w:t>
      </w:r>
      <w:r w:rsidRPr="008B7407">
        <w:t>e bridge consists of 10 continuous spans with pin hanger hinge assemblies and cantilever suspended spans in four of the spans. Mr. Scancella oversaw the replacement of the roadway joints directly above fixed piers 2, 5, and 8, as well as the addition of supplemental supports for the existing stringers at these piers. He monitored construction activities, which were carried out continuously from Friday evening through Monday morning to minimize disruption. (6/</w:t>
      </w:r>
      <w:r w:rsidR="00687EBD" w:rsidRPr="008B7407">
        <w:t>20</w:t>
      </w:r>
      <w:r w:rsidRPr="008B7407">
        <w:t>06 - 12/</w:t>
      </w:r>
      <w:r w:rsidR="00687EBD" w:rsidRPr="008B7407">
        <w:t>20</w:t>
      </w:r>
      <w:r w:rsidRPr="008B7407">
        <w:t xml:space="preserve">06) </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687EBD"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Pennsylvania Turnpike Commission (</w:t>
      </w:r>
      <w:r w:rsidR="00F0629B" w:rsidRPr="008B7407">
        <w:rPr>
          <w:b/>
        </w:rPr>
        <w:t>PTC</w:t>
      </w:r>
      <w:r w:rsidRPr="008B7407">
        <w:rPr>
          <w:b/>
        </w:rPr>
        <w:t>),</w:t>
      </w:r>
      <w:r w:rsidR="00F0629B" w:rsidRPr="008B7407">
        <w:rPr>
          <w:b/>
        </w:rPr>
        <w:t xml:space="preserve"> WB-114 Bridge Reconstruction Design-Build</w:t>
      </w:r>
      <w:r w:rsidRPr="008B7407">
        <w:rPr>
          <w:b/>
        </w:rPr>
        <w:t>, Beaver, PA</w:t>
      </w:r>
      <w:r w:rsidR="00F0629B" w:rsidRPr="008B7407">
        <w:t xml:space="preserve"> - Project Manager</w:t>
      </w:r>
      <w:r w:rsidRPr="008B7407">
        <w:t xml:space="preserve">. </w:t>
      </w:r>
      <w:r w:rsidR="00F0629B" w:rsidRPr="008B7407">
        <w:t xml:space="preserve">Managed the roadway and bridge construction of this $15 million design-build project in Beaver, PA for the Pennsylvania Turnpike Commission (PTC). The project included removing the existing structure and replacing </w:t>
      </w:r>
      <w:r w:rsidRPr="008B7407">
        <w:t xml:space="preserve">it </w:t>
      </w:r>
      <w:r w:rsidR="00F0629B" w:rsidRPr="008B7407">
        <w:t xml:space="preserve">with a new structure of precast/prestressed concrete I-beams. Removal of </w:t>
      </w:r>
      <w:r w:rsidRPr="008B7407">
        <w:t xml:space="preserve">the </w:t>
      </w:r>
      <w:r w:rsidR="00F0629B" w:rsidRPr="008B7407">
        <w:t>existing beams and plac</w:t>
      </w:r>
      <w:r w:rsidRPr="008B7407">
        <w:t xml:space="preserve">ement </w:t>
      </w:r>
      <w:r w:rsidR="00F0629B" w:rsidRPr="008B7407">
        <w:t xml:space="preserve">of the new beams was performed under lane restrictions on the </w:t>
      </w:r>
      <w:r w:rsidRPr="008B7407">
        <w:t>T</w:t>
      </w:r>
      <w:r w:rsidR="00F0629B" w:rsidRPr="008B7407">
        <w:t xml:space="preserve">urnpike. Mr. Scancella managed a staff of two inspectors and was also charged with contract change orders; review of contract documents; preparation of pay estimates; monitoring of field operations; coordination between </w:t>
      </w:r>
      <w:r w:rsidRPr="008B7407">
        <w:t xml:space="preserve">the </w:t>
      </w:r>
      <w:r w:rsidR="00F0629B" w:rsidRPr="008B7407">
        <w:t>contractor, the commission, and the Pennsylvania Department of Transportation; critical path method review; and preparation of monthly progress reports. He also held monthly progress meetings, for which he prepared the agendas and meeting minutes.</w:t>
      </w:r>
      <w:r w:rsidR="006140AE" w:rsidRPr="008B7407">
        <w:t xml:space="preserve"> </w:t>
      </w:r>
      <w:r w:rsidR="00F0629B" w:rsidRPr="008B7407">
        <w:t>(1999 - 2000)</w:t>
      </w:r>
      <w:r w:rsidR="006140AE" w:rsidRPr="008B7407">
        <w:t xml:space="preserve"> </w:t>
      </w:r>
      <w:r w:rsidR="00F0629B" w:rsidRPr="008B7407">
        <w:t>[Project Reference: Michael A. Beech, President, MA Beech Corporation; Phone: (412) 276-7199; Email: mabeech@mabeech.com]</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687EBD"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New Jersey Department of Transportation (</w:t>
      </w:r>
      <w:r w:rsidR="00F0629B" w:rsidRPr="008B7407">
        <w:rPr>
          <w:b/>
        </w:rPr>
        <w:t>NJDOT</w:t>
      </w:r>
      <w:r w:rsidRPr="008B7407">
        <w:rPr>
          <w:b/>
        </w:rPr>
        <w:t>),</w:t>
      </w:r>
      <w:r w:rsidR="00F0629B" w:rsidRPr="008B7407">
        <w:rPr>
          <w:b/>
        </w:rPr>
        <w:t xml:space="preserve"> Route 40 Bridge over Babcock Creek Value Engineering Redesign</w:t>
      </w:r>
      <w:r w:rsidRPr="008B7407">
        <w:rPr>
          <w:b/>
        </w:rPr>
        <w:t>, Mays Landing, NJ</w:t>
      </w:r>
      <w:r w:rsidR="00F0629B" w:rsidRPr="008B7407">
        <w:t xml:space="preserve"> - Project Manager</w:t>
      </w:r>
      <w:r w:rsidRPr="008B7407">
        <w:t xml:space="preserve">. </w:t>
      </w:r>
      <w:r w:rsidR="00F0629B" w:rsidRPr="008B7407">
        <w:t>Directed the redesign and construction of the Route 40 Bridge over Babcock Creek for this fast-track project in Mays Landing, NJ. The design was restricted to maintaining the original geometric limits and included the design of primary and secondary concrete slabs to replace the existing approach and transition slabs. The scope of this NJDOT project also included maintenance and protection of traffic (MPT) plans, roadway details, plan layout, and concrete reinforcement details.</w:t>
      </w:r>
      <w:r w:rsidR="006140AE" w:rsidRPr="008B7407">
        <w:t xml:space="preserve"> </w:t>
      </w:r>
      <w:r w:rsidR="00F0629B" w:rsidRPr="008B7407">
        <w:t>(1999)</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687EBD" w:rsidRPr="008B7407">
        <w:rPr>
          <w:b/>
        </w:rPr>
        <w:t>,</w:t>
      </w:r>
      <w:r w:rsidRPr="008B7407">
        <w:rPr>
          <w:b/>
        </w:rPr>
        <w:t xml:space="preserve"> Locke Avenue Bridge Replacement</w:t>
      </w:r>
      <w:r w:rsidR="00687EBD" w:rsidRPr="008B7407">
        <w:rPr>
          <w:b/>
        </w:rPr>
        <w:t>,</w:t>
      </w:r>
      <w:r w:rsidR="00966FFD" w:rsidRPr="008B7407">
        <w:rPr>
          <w:b/>
        </w:rPr>
        <w:t xml:space="preserve"> Gloucester County, NJ</w:t>
      </w:r>
      <w:r w:rsidRPr="008B7407">
        <w:t xml:space="preserve"> - Project Manager</w:t>
      </w:r>
      <w:r w:rsidR="00966FFD" w:rsidRPr="008B7407">
        <w:t xml:space="preserve">. </w:t>
      </w:r>
      <w:r w:rsidRPr="008B7407">
        <w:t>Managed the replacement of the Locke Avenue Bridge in Gloucester County, NJ. Mr. Scancella was responsible for oversight of quality assurance and quality control (QA/QC) on behalf of the NJDOT for environmental issues and permitting, utilities, geotechnical studies, drainage, hydraulics/hydrology, right-of-way (ROW), baseline development, FHWA review and oversight, worksite safety, lighting, signing and striping, traffic control plans, design exception reports, typical section</w:t>
      </w:r>
      <w:r w:rsidR="00966FFD" w:rsidRPr="008B7407">
        <w:t>s</w:t>
      </w:r>
      <w:r w:rsidRPr="008B7407">
        <w:t xml:space="preserve">, slope limits, horizontal and vertical control, profiles, cross sections, and </w:t>
      </w:r>
      <w:r w:rsidR="00966FFD" w:rsidRPr="008B7407">
        <w:t xml:space="preserve">an </w:t>
      </w:r>
      <w:r w:rsidRPr="008B7407">
        <w:t xml:space="preserve">earthwork summary. All plans were created in accordance with </w:t>
      </w:r>
      <w:r w:rsidR="00966FFD" w:rsidRPr="008B7407">
        <w:t xml:space="preserve">the </w:t>
      </w:r>
      <w:r w:rsidRPr="008B7407">
        <w:t xml:space="preserve">NJDOT </w:t>
      </w:r>
      <w:r w:rsidRPr="008B7407">
        <w:rPr>
          <w:i/>
        </w:rPr>
        <w:t>Bridge Design Manual</w:t>
      </w:r>
      <w:r w:rsidRPr="008B7407">
        <w:t xml:space="preserve">, NJDOT </w:t>
      </w:r>
      <w:r w:rsidRPr="008B7407">
        <w:rPr>
          <w:i/>
        </w:rPr>
        <w:t>Procedures Manual</w:t>
      </w:r>
      <w:r w:rsidRPr="008B7407">
        <w:t>, and AASHTO specifications. (1996 - 1999)</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A137FA" w:rsidRPr="008B7407">
        <w:rPr>
          <w:b/>
        </w:rPr>
        <w:t>,</w:t>
      </w:r>
      <w:r w:rsidRPr="008B7407">
        <w:rPr>
          <w:b/>
        </w:rPr>
        <w:t xml:space="preserve"> Federal Street Bridge Replacement</w:t>
      </w:r>
      <w:r w:rsidR="00A137FA" w:rsidRPr="008B7407">
        <w:rPr>
          <w:b/>
        </w:rPr>
        <w:t>, Camden, NJ</w:t>
      </w:r>
      <w:r w:rsidRPr="008B7407">
        <w:t xml:space="preserve"> - Project Manager</w:t>
      </w:r>
      <w:r w:rsidR="00A137FA" w:rsidRPr="008B7407">
        <w:t xml:space="preserve">. </w:t>
      </w:r>
      <w:r w:rsidRPr="008B7407">
        <w:t xml:space="preserve">Managed the replacement of the Federal Street Bridge over the Cooper River in Camden, NJ. This fast-track project included the initial and final design for a fixed bridge to replace an existing bascule bridge with historic significance. Mr. Scancella was responsible for project management and quality assurance and quality control (QA/QC) for traffic analysis and traffic control plans, environmental issues and permitting, utilities, geotechnical studies, drainage, hydraulics and hydrology, right-of-way (ROW), FHWA review and oversight, worksite safety, signing and striping, and design exception reports. All plans were created in accordance with NJDOT </w:t>
      </w:r>
      <w:r w:rsidRPr="008B7407">
        <w:rPr>
          <w:i/>
        </w:rPr>
        <w:t>Bridge Design Manual</w:t>
      </w:r>
      <w:r w:rsidRPr="008B7407">
        <w:t xml:space="preserve">, NJDOT </w:t>
      </w:r>
      <w:r w:rsidRPr="008B7407">
        <w:rPr>
          <w:i/>
        </w:rPr>
        <w:t>Procedures Manual</w:t>
      </w:r>
      <w:r w:rsidRPr="008B7407">
        <w:t>, and AASHTO specifications. (1996 - 1999)</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A137FA" w:rsidRPr="008B7407">
        <w:rPr>
          <w:b/>
        </w:rPr>
        <w:t>,</w:t>
      </w:r>
      <w:r w:rsidRPr="008B7407">
        <w:rPr>
          <w:b/>
        </w:rPr>
        <w:t xml:space="preserve"> Routes 40 and 322 Bridge Over Inside Thorofare Replacement</w:t>
      </w:r>
      <w:r w:rsidR="00A137FA" w:rsidRPr="008B7407">
        <w:rPr>
          <w:b/>
        </w:rPr>
        <w:t>, Atlantic City, NJ</w:t>
      </w:r>
      <w:r w:rsidRPr="008B7407">
        <w:t xml:space="preserve"> - Resident Engineer</w:t>
      </w:r>
      <w:r w:rsidR="00A137FA" w:rsidRPr="008B7407">
        <w:t xml:space="preserve">. </w:t>
      </w:r>
      <w:r w:rsidRPr="008B7407">
        <w:t>Managed the construction of two continuous-span bridge replacements and a bascule bridge replacement from West Atlantic City to Atlantic City, NJ. The two continuous</w:t>
      </w:r>
      <w:r w:rsidR="00A137FA" w:rsidRPr="008B7407">
        <w:t>-</w:t>
      </w:r>
      <w:r w:rsidRPr="008B7407">
        <w:t xml:space="preserve">span bridges spanned Great Thorofare and Beach Thorofare. The double bascule bridge spanned the Inside Thorofare, part of the intercoastal waterway. Mr. Scancella acted as resident engineer during the construction and widening of Routes 40 and 322. This $50 million NJDOT project included two multi-span and continuous bridges, a double bascule movable bridge, and </w:t>
      </w:r>
      <w:r w:rsidR="00A137FA" w:rsidRPr="008B7407">
        <w:t>four</w:t>
      </w:r>
      <w:r w:rsidRPr="008B7407">
        <w:t xml:space="preserve"> miles of roadway widening. The project was completed in stages in order to allow continuous use of the roadway leading into </w:t>
      </w:r>
      <w:smartTag w:uri="urn:schemas-microsoft-com:office:smarttags" w:element="City">
        <w:smartTag w:uri="urn:schemas-microsoft-com:office:smarttags" w:element="place">
          <w:r w:rsidRPr="008B7407">
            <w:t>Atlantic City</w:t>
          </w:r>
        </w:smartTag>
      </w:smartTag>
      <w:r w:rsidRPr="008B7407">
        <w:t>. The existing bridges were demolished one-half at a time and replaced with a new concrete structure. The project required close coordination with municipalities and utility companies, as this was the only path for Atlantic City’s water and telephone lines. (1989 - 1991)</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A137FA" w:rsidRPr="008B7407">
        <w:rPr>
          <w:b/>
        </w:rPr>
        <w:t>,</w:t>
      </w:r>
      <w:r w:rsidRPr="008B7407">
        <w:rPr>
          <w:b/>
        </w:rPr>
        <w:t xml:space="preserve"> Bridge and Bridge Slopes Construction</w:t>
      </w:r>
      <w:r w:rsidRPr="008B7407">
        <w:t xml:space="preserve"> - Resident Engineer/Construction Project Manager</w:t>
      </w:r>
      <w:r w:rsidR="00A137FA" w:rsidRPr="008B7407">
        <w:t xml:space="preserve">. </w:t>
      </w:r>
      <w:r w:rsidRPr="008B7407">
        <w:t xml:space="preserve">Managed the construction of a bridge over </w:t>
      </w:r>
      <w:proofErr w:type="spellStart"/>
      <w:r w:rsidRPr="008B7407">
        <w:t>Muskee</w:t>
      </w:r>
      <w:proofErr w:type="spellEnd"/>
      <w:r w:rsidRPr="008B7407">
        <w:t xml:space="preserve"> Creek and bridge slopes for Oldmans and Raccoon Creek for the New Jersey Department of Transportation (NJDOT). Mr. Scancella managed the utility layout and geometric design at the projects</w:t>
      </w:r>
      <w:r w:rsidR="00A137FA" w:rsidRPr="008B7407">
        <w:t>’</w:t>
      </w:r>
      <w:r w:rsidRPr="008B7407">
        <w:t xml:space="preserve"> ends. He reviewed and managed traffic control plans for geometric correctness, lane control, and conformity to NJDOT </w:t>
      </w:r>
      <w:r w:rsidRPr="008B7407">
        <w:rPr>
          <w:i/>
        </w:rPr>
        <w:t>Roadway Design Manual</w:t>
      </w:r>
      <w:r w:rsidRPr="008B7407">
        <w:t xml:space="preserve"> standards. Mr. Scancella reviewed and approved geometric staged construction plans and details. (3/</w:t>
      </w:r>
      <w:r w:rsidR="00A137FA" w:rsidRPr="008B7407">
        <w:t>19</w:t>
      </w:r>
      <w:r w:rsidRPr="008B7407">
        <w:t>88 - 12/</w:t>
      </w:r>
      <w:r w:rsidR="00A137FA" w:rsidRPr="008B7407">
        <w:t>19</w:t>
      </w:r>
      <w:r w:rsidRPr="008B7407">
        <w:t>88)</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A137FA" w:rsidRPr="008B7407">
        <w:rPr>
          <w:b/>
        </w:rPr>
        <w:t>,</w:t>
      </w:r>
      <w:r w:rsidRPr="008B7407">
        <w:rPr>
          <w:b/>
        </w:rPr>
        <w:t xml:space="preserve"> Great Thorofare Bridge Reconstruction</w:t>
      </w:r>
      <w:r w:rsidR="00A137FA" w:rsidRPr="008B7407">
        <w:rPr>
          <w:b/>
        </w:rPr>
        <w:t>, West Atlantic City, NJ</w:t>
      </w:r>
      <w:r w:rsidR="00A137FA" w:rsidRPr="008B7407">
        <w:t xml:space="preserve"> </w:t>
      </w:r>
      <w:r w:rsidRPr="008B7407">
        <w:t>- Resident Engineer</w:t>
      </w:r>
      <w:r w:rsidR="00A137FA" w:rsidRPr="008B7407">
        <w:t xml:space="preserve">. </w:t>
      </w:r>
      <w:r w:rsidRPr="008B7407">
        <w:t>Provided resident</w:t>
      </w:r>
      <w:r w:rsidR="00A137FA" w:rsidRPr="008B7407">
        <w:t xml:space="preserve"> </w:t>
      </w:r>
      <w:r w:rsidRPr="008B7407">
        <w:t xml:space="preserve">engineering services for the construction and repair of bridge in Route 40 and Route 322 in West Atlantic City, NJ. Mr. Scancella managed the utility layout and geometric design at the project ends and during construction. He reviewed and managed traffic control plans for geometric correctness, lane control, and compliance with NJDOT </w:t>
      </w:r>
      <w:r w:rsidRPr="008B7407">
        <w:rPr>
          <w:i/>
        </w:rPr>
        <w:t>Bridge Design Manual</w:t>
      </w:r>
      <w:r w:rsidRPr="008B7407">
        <w:t xml:space="preserve"> standards. Mr. Scancella also reviewed and approved geometric staged construction plans and details. (11/</w:t>
      </w:r>
      <w:r w:rsidR="00021FE0" w:rsidRPr="008B7407">
        <w:t>19</w:t>
      </w:r>
      <w:r w:rsidRPr="008B7407">
        <w:t>83 - 8/</w:t>
      </w:r>
      <w:r w:rsidR="00021FE0" w:rsidRPr="008B7407">
        <w:t>19</w:t>
      </w:r>
      <w:r w:rsidRPr="008B7407">
        <w:t>84)</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021FE0" w:rsidRPr="008B7407">
        <w:rPr>
          <w:b/>
        </w:rPr>
        <w:t>,</w:t>
      </w:r>
      <w:r w:rsidRPr="008B7407">
        <w:rPr>
          <w:b/>
        </w:rPr>
        <w:t xml:space="preserve"> Bridge Painting Contract 83</w:t>
      </w:r>
      <w:r w:rsidRPr="008B7407">
        <w:t xml:space="preserve"> - Resident Engineer</w:t>
      </w:r>
      <w:r w:rsidR="00021FE0" w:rsidRPr="008B7407">
        <w:t xml:space="preserve">. </w:t>
      </w:r>
      <w:r w:rsidRPr="008B7407">
        <w:t>Provided resident engineering services for the NJDOT</w:t>
      </w:r>
      <w:r w:rsidR="00021FE0" w:rsidRPr="008B7407">
        <w:t xml:space="preserve">, </w:t>
      </w:r>
      <w:r w:rsidRPr="008B7407">
        <w:t>cleaning and painting of 21 bridges in the south part of the state. Mr. Scancella was responsible for providing office engineering and inspection services. (5/</w:t>
      </w:r>
      <w:r w:rsidR="00021FE0" w:rsidRPr="008B7407">
        <w:t>19</w:t>
      </w:r>
      <w:r w:rsidRPr="008B7407">
        <w:t>83 - 10/</w:t>
      </w:r>
      <w:r w:rsidR="00021FE0" w:rsidRPr="008B7407">
        <w:t>19</w:t>
      </w:r>
      <w:r w:rsidRPr="008B7407">
        <w:t>83)</w:t>
      </w:r>
    </w:p>
    <w:p w:rsidR="00F0629B"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05F17" w:rsidRPr="008B7407" w:rsidRDefault="00F0629B"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NJDOT</w:t>
      </w:r>
      <w:r w:rsidR="00021FE0" w:rsidRPr="008B7407">
        <w:rPr>
          <w:b/>
        </w:rPr>
        <w:t>,</w:t>
      </w:r>
      <w:r w:rsidRPr="008B7407">
        <w:rPr>
          <w:b/>
        </w:rPr>
        <w:t xml:space="preserve"> Doran Avenue Bridge Reconstruction</w:t>
      </w:r>
      <w:r w:rsidR="00021FE0" w:rsidRPr="008B7407">
        <w:rPr>
          <w:b/>
        </w:rPr>
        <w:t>, Ventnor, NJ</w:t>
      </w:r>
      <w:r w:rsidRPr="008B7407">
        <w:t xml:space="preserve"> - Resident Engineer</w:t>
      </w:r>
      <w:r w:rsidR="00021FE0" w:rsidRPr="008B7407">
        <w:t>.</w:t>
      </w:r>
      <w:r w:rsidRPr="008B7407">
        <w:t xml:space="preserve"> Provided resident engineering services for the construction and bridge repair of the Doran Avenue Bridge in Ventnor, NJ. Mr. Scancella was responsible for managing the roadway construction. The project consisted of widening and resurfacing, bridge repair, bridge construction, and intersection improvements. He managed the utility layout and geometric design at the project ends and during construction. Mr. Scancella reviewed and managed traffic control plans for geometric correctness, lane control, and standards in compliance with the New Jersey Department of Transportation (NJDOT) Roadway and Bridge Design Manual. He also reviewed and approved geometric staged construction plans and details. (10/</w:t>
      </w:r>
      <w:r w:rsidR="009B79B2" w:rsidRPr="008B7407">
        <w:t>19</w:t>
      </w:r>
      <w:r w:rsidRPr="008B7407">
        <w:t>82 - 5/</w:t>
      </w:r>
      <w:r w:rsidR="009B79B2" w:rsidRPr="008B7407">
        <w:t>19</w:t>
      </w:r>
      <w:r w:rsidRPr="008B7407">
        <w:t>83)</w:t>
      </w:r>
    </w:p>
    <w:p w:rsidR="00B05F17" w:rsidRPr="008B7407" w:rsidRDefault="00B05F17"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05F17" w:rsidRPr="008B7407" w:rsidRDefault="00C636B5" w:rsidP="00D46B02">
      <w:pPr>
        <w:pStyle w:val="CM14"/>
        <w:jc w:val="both"/>
      </w:pPr>
      <w:r w:rsidRPr="008B7407">
        <w:rPr>
          <w:b/>
          <w:bCs/>
          <w:sz w:val="19"/>
          <w:szCs w:val="19"/>
          <w:u w:val="single"/>
        </w:rPr>
        <w:t>HIGHWAY/ROADWAYS</w:t>
      </w:r>
    </w:p>
    <w:p w:rsidR="002B17A7" w:rsidRPr="008B7407" w:rsidRDefault="002B17A7" w:rsidP="002B17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B17A7" w:rsidRPr="008B7407" w:rsidRDefault="002B17A7"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#2596 General Engineering Consulting Services for Delaware Memorial Deck Rehabilitation Project -</w:t>
      </w:r>
      <w:r w:rsidRPr="008B7407">
        <w:t xml:space="preserve"> KS Engineers, P.C. (KSE) provided construction inspection services for the Delaware Memorial Bridge Deck Rehabilitation. The supervision of construction inspection services included: supervised installation of traffic control and barriers with glare screen and temporary travel lane striping. Supervised and tracked hydro-demolition of deck surface and quantities removed per shift, supervised and assisted in the testing of UHPC being poured throughout deck surface. Supervised and tracked installation and quantities of rebar repair work throughout the deck. Supervised and measured the dry-run and survey depths throughout deck prior to UHPC pour to ensure specifications were followed. Worked with contractors to keep track of project progress using Inspector daily Reports and excel quantity charts. Supervised and tracked the griding and grooving of the UHPC surface. Supervised and verified the form work and installation of </w:t>
      </w:r>
      <w:proofErr w:type="spellStart"/>
      <w:r w:rsidRPr="008B7407">
        <w:t>Mageba</w:t>
      </w:r>
      <w:proofErr w:type="spellEnd"/>
      <w:r w:rsidRPr="008B7407">
        <w:t xml:space="preserve"> Joints at compression seal joints. KSE assisted in the final calculations of quantities for close-out documents. (2022)</w:t>
      </w:r>
    </w:p>
    <w:p w:rsidR="002B17A7" w:rsidRPr="008B7407" w:rsidRDefault="002B17A7" w:rsidP="002B17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B17A7" w:rsidRPr="008B7407" w:rsidRDefault="002B17A7" w:rsidP="002B17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#2583 CI Services for SR 2025-001 (13727) -</w:t>
      </w:r>
      <w:r w:rsidRPr="008B7407">
        <w:t xml:space="preserve"> KS Engineers, P.C. (KSE) has been retained to provide construction inspection support services for the construction of approximately 2.17 miles of widening and intersection improvements to SR 2025 (Bristol Road) between Old Lincoln Highway (SR 2037) and Pasqualone Boulevard (T-889) in Bensalem Township, Bucks County, Pennsylvania. The project length includes milling and overlay of the existing pavement, roadway widening, intersection improvements, drainage and stormwater management improvements, utility installation and relocations, pedestrian curb ramps and sidewalks, ITS facilities, reconstruction of five existing traffic signals and installation of one new signal, signing and pavement markings and other miscellaneous construction. (2022 – Present)</w:t>
      </w:r>
    </w:p>
    <w:p w:rsidR="00E6090D" w:rsidRPr="008B7407" w:rsidRDefault="00E6090D" w:rsidP="00E609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6090D" w:rsidRPr="008B7407" w:rsidRDefault="00E6090D" w:rsidP="00E609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#2582 Construction Management Services for the Design and Rehabilitation of the Roseville Tunnel -</w:t>
      </w:r>
      <w:r w:rsidRPr="008B7407">
        <w:t xml:space="preserve"> KS Engineers, P.C. (KSE) has been retained to provide construction management services in support of the Design and Rehabilitation of the Rosevell Tunnel located in Byram Township, New Jersey. The overall objective is to commission a design-build contractor to rehabilitate the Roseville Tunnel. The goal is to minimize water infiltration into the tunnel and perform necessary structural repairs to ensure safe rail operations. Rehabilitation work will include removal of loose rock, rock bolting, repair of the existing concrete tunnel liner, installation of a waterproofing system, CCTV, and communications system. The requirements will also include rock excavation from the west tunnel portal, </w:t>
      </w:r>
      <w:proofErr w:type="spellStart"/>
      <w:r w:rsidRPr="008B7407">
        <w:t>trackbed</w:t>
      </w:r>
      <w:proofErr w:type="spellEnd"/>
      <w:r w:rsidRPr="008B7407">
        <w:t xml:space="preserve"> installation, and a new drainage system. (2023 – Present)</w:t>
      </w: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069F9" w:rsidRPr="008B7407" w:rsidRDefault="00D069F9" w:rsidP="00D069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#2547 CM/CI Services for Tinicum Island Road Relocation Project -</w:t>
      </w:r>
      <w:r w:rsidRPr="008B7407">
        <w:t xml:space="preserve"> KS Engineers, P.C. (KSE) has been retained to provide construction inspection services in support of the overall plans to develop the relocated Tinicum Island Road, approximately 1.5 miles in length, and all associated infrastructure and site development aspects of this project (including roadway appurtenances such as guard rails, painting, lights, stormwater systems, etc.). (2022 – Present)</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#2372 CI – Safe Route to School Pedestrian Upgrades -</w:t>
      </w:r>
      <w:r w:rsidRPr="008B7407">
        <w:t xml:space="preserve"> KS Engineers, P.C. (KSE) provided construction inspection services for intersection improvements for the Safe Routes to School Pedestrian Upgrades Project. Duties included the inspection of the installation of (ADA compliant) curb ramps, detectable warning surfaces, concrete curb, concrete sidewalk, milling and asphalt paving, installation of pedestrian signals including rectangular rapid flashing beacons, signing, striping, and restoration of the project area. KSE monitored work zone safety and traffic control devices for lane closures, daily reporting and measurement of repairs; and QA for work done each day. (2020 – XXXX)</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#2367 Robinson Township Road Program –</w:t>
      </w:r>
      <w:r w:rsidRPr="008B7407">
        <w:t xml:space="preserve"> Needs Description (XXXX)</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9077F" w:rsidRPr="008B7407" w:rsidRDefault="00B9077F" w:rsidP="00B9077F">
      <w:pPr>
        <w:pStyle w:val="BodyText3"/>
        <w:jc w:val="both"/>
      </w:pPr>
      <w:r w:rsidRPr="008B7407">
        <w:rPr>
          <w:b/>
          <w:bCs/>
        </w:rPr>
        <w:t>KSE Job #2328-01 Construction Project Management and Inspection Services for the Reconstruction and Resurfacing of Portions of Certain County Roads Contract 2019-B -</w:t>
      </w:r>
      <w:r w:rsidRPr="008B7407">
        <w:t xml:space="preserve"> KS Engineers, P.C. (KSE) is responsible for construction management and inspection services for the resurfacing of various county roads in Ocean County, NJ. The project consists of the 2” milling and 2” resurfacing of 5.9 miles of roads in the Townships of Jackson, Toms River, and Lakewood, and the Borough of Island Heights.</w:t>
      </w:r>
    </w:p>
    <w:p w:rsidR="00B9077F" w:rsidRPr="008B7407" w:rsidRDefault="00B9077F" w:rsidP="00B9077F">
      <w:pPr>
        <w:pStyle w:val="BodyText3"/>
        <w:jc w:val="both"/>
      </w:pPr>
    </w:p>
    <w:p w:rsidR="00B9077F" w:rsidRPr="008B7407" w:rsidRDefault="00B9077F" w:rsidP="00B9077F">
      <w:pPr>
        <w:pStyle w:val="BodyText3"/>
        <w:jc w:val="both"/>
      </w:pPr>
      <w:r w:rsidRPr="008B7407">
        <w:t>Included in this Contract is the replacement of C.M.P. storm drains and the installation of new storm drains; the reconstruction of portions of West End Avenue in Island Heights and Ridge Avenue in Lakewood; the reconstruction of concrete curb, concrete sidewalk, and ADA curb ramps; and the installation of detectable warning surfaces, drainage, and traffic stripes/markings. Six traffic signals will also be modified. This work includes upgrading the existing pedestrian facilities to current ADA standards and modifying the existing traffic signals to meet current MUTCD standards, as well as the installation of pedestrian signal assemblies, countdown heads, and additional traffic signal heads.</w:t>
      </w:r>
    </w:p>
    <w:p w:rsidR="00B9077F" w:rsidRPr="008B7407" w:rsidRDefault="00B9077F" w:rsidP="00B9077F">
      <w:pPr>
        <w:pStyle w:val="BodyText3"/>
        <w:jc w:val="both"/>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t>The project also involves maintenance and protection of traffic; project safety monitoring; review and monitoring of the project construction schedule; documentation of all work, meetings, and payment records, and any incidental work involved in this Agreement as it relates to the various structures and roadways owned, operated, and maintained by the County. (2020 – 2021)</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b/>
          <w:bCs/>
          <w:szCs w:val="19"/>
        </w:rPr>
        <w:t>KSE Job #2265 Construction Engineering Services for Resurfacing of Pomona Road (CR 575), Section 5A-5C -</w:t>
      </w:r>
      <w:r w:rsidRPr="008B7407">
        <w:rPr>
          <w:szCs w:val="19"/>
        </w:rPr>
        <w:t xml:space="preserve"> KS Engineers, P.C. (KSE) was retained to provide construction engineering services. The project involved the resurfacing of Pomona Road (C.R. 575), Section 5A-5C in Galloway Township, by milling and resurfacing with a 2” thick HMA base course and a 2” thick HMA surface course. </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szCs w:val="19"/>
        </w:rPr>
        <w:t>Where necessary, the roadway improvements also included the removal and reconstruction of curbs and sidewalks, replacement of driveways and handicapped-accessible ramps, cleaning and repairs to drainage systems (including resetting of manhole covers and inlet frames), traffic striping/markings/symbols, raised pavement markers, signage, and all other items shown on the project plans. Additional work included soil stabilization; “roadway openings” by others; maintenance and protection of traffic; project safety monitoring; review and monitoring of the construction project schedule; and documentation of all work, meetings, and payment records according to the requirements of the federal government, the New Jersey Department of Transportation, and the County; and incidental work involved in this Agreement.</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szCs w:val="19"/>
        </w:rPr>
        <w:t>This project’s construction was completed in April 2020 after a winter shutdown. The Project was a NJDOT Local Aid-funded project, and all funding requirements and documentation of work activities were performed accordingly. (2019 – 2020)</w:t>
      </w:r>
    </w:p>
    <w:p w:rsidR="002E3499" w:rsidRPr="008B7407" w:rsidRDefault="002E3499" w:rsidP="002E3499">
      <w:pPr>
        <w:jc w:val="both"/>
        <w:rPr>
          <w:rFonts w:ascii="Arial" w:hAnsi="Arial" w:cs="Arial"/>
          <w:b/>
          <w:sz w:val="19"/>
          <w:szCs w:val="19"/>
        </w:rPr>
      </w:pPr>
    </w:p>
    <w:p w:rsidR="002E3499" w:rsidRPr="008B7407" w:rsidRDefault="002E3499" w:rsidP="002E3499">
      <w:pPr>
        <w:jc w:val="both"/>
        <w:rPr>
          <w:rFonts w:ascii="Arial" w:hAnsi="Arial" w:cs="Arial"/>
          <w:b/>
          <w:sz w:val="19"/>
          <w:szCs w:val="19"/>
        </w:rPr>
      </w:pPr>
      <w:r w:rsidRPr="008B7407">
        <w:rPr>
          <w:rFonts w:ascii="Arial" w:hAnsi="Arial" w:cs="Arial"/>
          <w:b/>
          <w:color w:val="FF0000"/>
          <w:sz w:val="19"/>
          <w:szCs w:val="19"/>
        </w:rPr>
        <w:t>Duplicate</w:t>
      </w:r>
      <w:r w:rsidRPr="008B7407">
        <w:rPr>
          <w:rFonts w:ascii="Arial" w:hAnsi="Arial" w:cs="Arial"/>
          <w:b/>
          <w:sz w:val="19"/>
          <w:szCs w:val="19"/>
        </w:rPr>
        <w:t xml:space="preserve"> KSE # 2265 Atlantic County, Construction Engineering Services for Resurfacing of Pomona Road (CR 575), Section 5A-5C, Township of Galloway, Atlantic County, NJ - </w:t>
      </w:r>
      <w:r w:rsidRPr="008B7407">
        <w:rPr>
          <w:rFonts w:ascii="Arial" w:hAnsi="Arial" w:cs="Arial"/>
          <w:sz w:val="19"/>
          <w:szCs w:val="19"/>
        </w:rPr>
        <w:t>Project Manager responsible for construction engineering services. The project involved the resurfacing of Pomona Road (C.R. 575), Section 5A-5C in Galloway Township, by milling and resurfacing with a 2” thick HMA base course and a 2” thick HMA surface course. Other improvements, where necessary, include replacement of curbing, driveways, sidewalks, handicapped-accessible ramps, drainage structures, traffic striping/markings/symbols, raised pavement markers, signage, and all other items shown on the project plans. (8/2019 - 12/2019)</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b/>
          <w:bCs/>
          <w:szCs w:val="19"/>
        </w:rPr>
        <w:t>KSE Job #2261 OPS T3723 CIS Roadway Resurfacing MP 0 – 83 (2019) –</w:t>
      </w:r>
      <w:r w:rsidRPr="008B7407">
        <w:rPr>
          <w:szCs w:val="19"/>
        </w:rPr>
        <w:t xml:space="preserve"> Needs Description (XXXX)</w:t>
      </w:r>
    </w:p>
    <w:p w:rsidR="00D74743" w:rsidRPr="008B7407" w:rsidRDefault="00D74743" w:rsidP="00D74743">
      <w:pPr>
        <w:jc w:val="both"/>
        <w:rPr>
          <w:rFonts w:ascii="Arial" w:hAnsi="Arial" w:cs="Arial"/>
          <w:b/>
          <w:sz w:val="19"/>
          <w:szCs w:val="19"/>
        </w:rPr>
      </w:pPr>
    </w:p>
    <w:p w:rsidR="00D74743" w:rsidRPr="008B7407" w:rsidRDefault="00D74743" w:rsidP="00D74743">
      <w:pPr>
        <w:jc w:val="both"/>
        <w:rPr>
          <w:rFonts w:ascii="Arial" w:hAnsi="Arial" w:cs="Arial"/>
          <w:sz w:val="19"/>
          <w:szCs w:val="19"/>
        </w:rPr>
      </w:pPr>
      <w:r w:rsidRPr="008B7407">
        <w:rPr>
          <w:rFonts w:ascii="Arial" w:hAnsi="Arial" w:cs="Arial"/>
          <w:b/>
          <w:sz w:val="19"/>
          <w:szCs w:val="19"/>
        </w:rPr>
        <w:t xml:space="preserve">KSE # 2226 Atlantic County, Resurfacing and Drainage Reconstruction of Cologne Rd, Egg Harbor Twp, Atlantic County, NJ – </w:t>
      </w:r>
      <w:r w:rsidRPr="008B7407">
        <w:rPr>
          <w:rFonts w:ascii="Arial" w:hAnsi="Arial" w:cs="Arial"/>
          <w:sz w:val="19"/>
          <w:szCs w:val="19"/>
        </w:rPr>
        <w:t>Project Manager responsible for inspection of traffic control, milling and HMA resurfacing of Cologne Road in Egg Harbor Township, Atlantic County. The project involved the setting of the new profile, with consequent adjustments to curbs, sidewalks, driveways, and utility castings. Drainage was also replaced with new inlets and concrete reinforced pipe. Major items included, new inlets, concrete reinforced (RCCP) pipe, variable depth milling, HMA leveling course and HMA surface course. (6/2019 – 7/2019)</w:t>
      </w:r>
    </w:p>
    <w:p w:rsidR="00082E6D" w:rsidRPr="008B7407" w:rsidRDefault="00082E6D" w:rsidP="00082E6D">
      <w:pPr>
        <w:contextualSpacing/>
        <w:jc w:val="both"/>
        <w:rPr>
          <w:rFonts w:ascii="Arial" w:hAnsi="Arial" w:cs="Arial"/>
          <w:sz w:val="19"/>
          <w:szCs w:val="19"/>
        </w:rPr>
      </w:pPr>
    </w:p>
    <w:p w:rsidR="00082E6D" w:rsidRPr="008B7407" w:rsidRDefault="00082E6D" w:rsidP="00082E6D">
      <w:pPr>
        <w:jc w:val="both"/>
        <w:rPr>
          <w:rFonts w:ascii="Arial" w:hAnsi="Arial" w:cs="Arial"/>
          <w:b/>
          <w:sz w:val="19"/>
          <w:szCs w:val="19"/>
        </w:rPr>
      </w:pPr>
      <w:r w:rsidRPr="008B7407">
        <w:rPr>
          <w:rFonts w:ascii="Arial" w:hAnsi="Arial" w:cs="Arial"/>
          <w:b/>
          <w:sz w:val="19"/>
          <w:szCs w:val="19"/>
        </w:rPr>
        <w:t xml:space="preserve">KSE # 1983-02 - City of Philadelphia, Streets Department, On-Call ADA Ramp Services - </w:t>
      </w:r>
      <w:r w:rsidRPr="008B7407">
        <w:rPr>
          <w:rFonts w:ascii="Arial" w:hAnsi="Arial" w:cs="Arial"/>
          <w:sz w:val="19"/>
          <w:szCs w:val="19"/>
        </w:rPr>
        <w:t xml:space="preserve">Project Manager responsible for the construction inspection services for the replacement and upgrade to ADA ramps throughout the City of Philadelphia. Scope of work included: constructability reviews, inspection of demolition of sidewalks, installation of new concrete curb and sidewalks meeting current ADA compliant requirements, protection and/or replacement of electrical conduit as required, and maintenance and protection of vehicle and pedestrian traffic within the project limits. (2018) </w:t>
      </w:r>
    </w:p>
    <w:p w:rsidR="00B3064F" w:rsidRPr="008B7407" w:rsidRDefault="00B3064F" w:rsidP="00B3064F">
      <w:pPr>
        <w:pStyle w:val="BodyText3"/>
        <w:jc w:val="both"/>
        <w:rPr>
          <w:b/>
        </w:rPr>
      </w:pPr>
    </w:p>
    <w:p w:rsidR="00B3064F" w:rsidRPr="008B7407" w:rsidRDefault="00B3064F" w:rsidP="00B3064F">
      <w:pPr>
        <w:pStyle w:val="BodyText3"/>
        <w:jc w:val="both"/>
        <w:rPr>
          <w:bCs/>
        </w:rPr>
      </w:pPr>
      <w:r w:rsidRPr="008B7407">
        <w:rPr>
          <w:b/>
        </w:rPr>
        <w:t>KSE # 1767 Pennsylvania Department of Transportation (PennDOT), E03593 - Construction Management and Inspection for the PennDOT Facilities -</w:t>
      </w:r>
      <w:r w:rsidRPr="008B7407">
        <w:rPr>
          <w:bCs/>
        </w:rPr>
        <w:t xml:space="preserve"> KS Engineers, P.C. (KSE) provided construction inspection for this interchange reconstruction project undertaken by the Pennsylvania Department of Transportation (PennDOT). The project included building an interchange where Interstate 95 (I-95) and I-295 cross the Pennsylvania Turnpike in Bristol Township, Bucks County, Pennsylvania. It will also rebuild several interchanges and overpasses, and widen the Turnpike from U.S. Route 1 (US 1) in Bensalem Township eastward to the Delaware River.</w:t>
      </w:r>
    </w:p>
    <w:p w:rsidR="00B3064F" w:rsidRPr="008B7407" w:rsidRDefault="00B3064F" w:rsidP="00B3064F">
      <w:pPr>
        <w:pStyle w:val="BodyText3"/>
        <w:jc w:val="both"/>
        <w:rPr>
          <w:bCs/>
        </w:rPr>
      </w:pPr>
    </w:p>
    <w:p w:rsidR="00B3064F" w:rsidRPr="008B7407" w:rsidRDefault="00B3064F" w:rsidP="00B3064F">
      <w:pPr>
        <w:pStyle w:val="BodyText3"/>
        <w:jc w:val="both"/>
        <w:rPr>
          <w:bCs/>
        </w:rPr>
      </w:pPr>
      <w:r w:rsidRPr="008B7407">
        <w:rPr>
          <w:bCs/>
        </w:rPr>
        <w:t xml:space="preserve">The inspector’s duties included both bridge and roadway construction. The roadway construction included subgrade and subbase preparation, sanitary sewer bypass and replacement, fire hydrant relocation, embankment work, Class 1 and 2 excavation, topsoil and seeding, barrier placement for different stages of work, roadway line painting, E&amp;S reports, and RCP pipe and inlet installation. The bridge portion of the </w:t>
      </w:r>
      <w:proofErr w:type="spellStart"/>
      <w:r w:rsidRPr="008B7407">
        <w:rPr>
          <w:bCs/>
        </w:rPr>
        <w:t>the</w:t>
      </w:r>
      <w:proofErr w:type="spellEnd"/>
      <w:r w:rsidRPr="008B7407">
        <w:rPr>
          <w:bCs/>
        </w:rPr>
        <w:t xml:space="preserve"> project involved the construction of ramps supplying the remaining six movements between I-276, I-95, and I-295, the replacement of three overpasses along the Turnpike, reconstruction of the Bensalem Interchange with US 1, and further widening of the Turnpike. The bridge construction included piles, bridge excavation, bridge foundations, bearings, girders, superstructures, and bridge deck construction. (2016 – 2018)</w:t>
      </w:r>
    </w:p>
    <w:p w:rsidR="00B3064F" w:rsidRPr="008B7407" w:rsidRDefault="00B3064F" w:rsidP="00B3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3064F" w:rsidRPr="008B7407" w:rsidRDefault="00B3064F" w:rsidP="00B3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KSE # 1724 New Jersey Turnpike Authority (NJTA), Cape May Interchanges 9, 10, and 11, Middle Township, NJ</w:t>
      </w:r>
      <w:r w:rsidRPr="008B7407">
        <w:t xml:space="preserve"> - Project Manager/Resident Engineer. Oversaw resident engineering, construction management, and construction inspection services for improvements to three signalized, at-grade interchanges on the Garden State Parkway (GSP) in Cape May Courthouse, NJ. The $102 million project for the New Jersey Turnpike Authority will eliminate the only traffic lights on the GSP, and modify the three at-grade interchanges, which are the only roadway crossings along the entire 172-mile length of the GSP that are not grade-separated. Mr. Scancella is managing the construction of grade-separated bridges over local roads, with ramp connections to eliminate the local road intersections. [Contract No. P300.162; estimated construction duration is 38 months, including project closeout.] (11/2012 – 12/2017)</w:t>
      </w:r>
    </w:p>
    <w:p w:rsidR="002A1C54" w:rsidRPr="008B7407" w:rsidRDefault="002A1C54" w:rsidP="00F974FB">
      <w:pPr>
        <w:pStyle w:val="ResProjectName"/>
        <w:rPr>
          <w:rFonts w:ascii="Arial" w:hAnsi="Arial" w:cs="Arial"/>
          <w:sz w:val="19"/>
          <w:szCs w:val="19"/>
          <w:u w:val="single"/>
          <w:lang w:val="en-US"/>
        </w:rPr>
      </w:pPr>
    </w:p>
    <w:p w:rsidR="00D069F9" w:rsidRPr="008B7407" w:rsidRDefault="00D069F9" w:rsidP="00F974FB">
      <w:pPr>
        <w:pStyle w:val="ResProjectName"/>
        <w:rPr>
          <w:rFonts w:ascii="Arial" w:hAnsi="Arial" w:cs="Arial"/>
          <w:sz w:val="19"/>
          <w:szCs w:val="19"/>
          <w:u w:val="single"/>
          <w:lang w:val="en-US"/>
        </w:rPr>
      </w:pPr>
      <w:r w:rsidRPr="008B7407">
        <w:rPr>
          <w:rFonts w:ascii="Arial" w:hAnsi="Arial" w:cs="Arial"/>
          <w:sz w:val="19"/>
          <w:szCs w:val="19"/>
          <w:u w:val="single"/>
          <w:lang w:val="en-US"/>
        </w:rPr>
        <w:t>OTHER/</w:t>
      </w:r>
      <w:r w:rsidR="002A1C54" w:rsidRPr="008B7407">
        <w:rPr>
          <w:rFonts w:ascii="Arial" w:hAnsi="Arial" w:cs="Arial"/>
          <w:sz w:val="19"/>
          <w:szCs w:val="19"/>
          <w:u w:val="single"/>
          <w:lang w:val="en-US"/>
        </w:rPr>
        <w:t xml:space="preserve">MISSING </w:t>
      </w:r>
      <w:r w:rsidRPr="008B7407">
        <w:rPr>
          <w:rFonts w:ascii="Arial" w:hAnsi="Arial" w:cs="Arial"/>
          <w:sz w:val="19"/>
          <w:szCs w:val="19"/>
          <w:u w:val="single"/>
          <w:lang w:val="en-US"/>
        </w:rPr>
        <w:t xml:space="preserve">JOB </w:t>
      </w:r>
      <w:r w:rsidR="002A1C54" w:rsidRPr="008B7407">
        <w:rPr>
          <w:rFonts w:ascii="Arial" w:hAnsi="Arial" w:cs="Arial"/>
          <w:sz w:val="19"/>
          <w:szCs w:val="19"/>
          <w:u w:val="single"/>
          <w:lang w:val="en-US"/>
        </w:rPr>
        <w:t>#</w:t>
      </w:r>
      <w:r w:rsidRPr="008B7407">
        <w:rPr>
          <w:rFonts w:ascii="Arial" w:hAnsi="Arial" w:cs="Arial"/>
          <w:sz w:val="19"/>
          <w:szCs w:val="19"/>
          <w:u w:val="single"/>
          <w:lang w:val="en-US"/>
        </w:rPr>
        <w:t>’s:</w:t>
      </w:r>
    </w:p>
    <w:p w:rsidR="002A1C54" w:rsidRPr="008B7407" w:rsidRDefault="002A1C54" w:rsidP="00F974FB">
      <w:pPr>
        <w:pStyle w:val="ResProjectName"/>
        <w:rPr>
          <w:rFonts w:ascii="Arial" w:hAnsi="Arial" w:cs="Arial"/>
          <w:sz w:val="19"/>
          <w:szCs w:val="19"/>
          <w:u w:val="single"/>
          <w:lang w:val="en-US"/>
        </w:rPr>
      </w:pPr>
    </w:p>
    <w:p w:rsidR="002A1C54" w:rsidRPr="008B7407" w:rsidRDefault="002A1C54" w:rsidP="002A1C5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 xml:space="preserve">KSE Job #2508 CM CI for SR 1058-HT2, 77211 (SOI #E05249) – </w:t>
      </w:r>
      <w:r w:rsidRPr="008B7407">
        <w:t>Needs Description (XXXX)</w:t>
      </w: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B9077F" w:rsidRPr="008B7407" w:rsidRDefault="00B9077F" w:rsidP="00B907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bCs/>
        </w:rPr>
        <w:t>KSE Job #2375 PM/CM On-Call Services at PHL –</w:t>
      </w:r>
      <w:r w:rsidRPr="008B7407">
        <w:t xml:space="preserve"> Needs Description (XXXX)</w:t>
      </w:r>
    </w:p>
    <w:p w:rsidR="002E3499" w:rsidRPr="008B7407" w:rsidRDefault="002E3499" w:rsidP="002E3499">
      <w:pPr>
        <w:pStyle w:val="BodyText3"/>
        <w:jc w:val="both"/>
        <w:rPr>
          <w:szCs w:val="19"/>
        </w:rPr>
      </w:pPr>
    </w:p>
    <w:p w:rsidR="002E3499" w:rsidRPr="008B7407" w:rsidRDefault="002E3499" w:rsidP="002E3499">
      <w:pPr>
        <w:pStyle w:val="BodyText3"/>
        <w:jc w:val="both"/>
        <w:rPr>
          <w:szCs w:val="19"/>
        </w:rPr>
      </w:pPr>
      <w:r w:rsidRPr="008B7407">
        <w:rPr>
          <w:b/>
          <w:bCs/>
          <w:szCs w:val="19"/>
        </w:rPr>
        <w:t>KSE Job #2266 RFP No. 18-00118-ACKR – General Engineering Consulting Construction Management (GEC CM) Services –</w:t>
      </w:r>
      <w:r w:rsidRPr="008B7407">
        <w:rPr>
          <w:szCs w:val="19"/>
        </w:rPr>
        <w:t xml:space="preserve"> Needs Description (2019 – 2022)</w:t>
      </w:r>
    </w:p>
    <w:p w:rsidR="00E351BE" w:rsidRPr="008B7407" w:rsidRDefault="00E351BE" w:rsidP="00E351BE">
      <w:pPr>
        <w:pStyle w:val="BodyText3"/>
        <w:jc w:val="both"/>
        <w:rPr>
          <w:bCs/>
        </w:rPr>
      </w:pPr>
    </w:p>
    <w:p w:rsidR="00E351BE" w:rsidRPr="008B7407" w:rsidRDefault="00E351BE" w:rsidP="00E351BE">
      <w:pPr>
        <w:pStyle w:val="BodyText3"/>
        <w:jc w:val="both"/>
        <w:rPr>
          <w:bCs/>
        </w:rPr>
      </w:pPr>
      <w:r w:rsidRPr="008B7407">
        <w:rPr>
          <w:b/>
        </w:rPr>
        <w:t>KSE Job #2185 PATCO Contract No. 21 F – Track Resurfacing -</w:t>
      </w:r>
      <w:r w:rsidRPr="008B7407">
        <w:rPr>
          <w:bCs/>
        </w:rPr>
        <w:t xml:space="preserve"> KS Engineers, P.C. (KSE) has been retained to provide construction monitoring services for the PATCO Track Resurfacing, for the Delaware River Port Authority (DRPA). The PATCO Track Resurfacing Project consists of the surfacing of 21 miles of ballasted track on the PATCO Speedline. The limits of the project are the east end of the platform at Lindenwold Station to the west end of the Center Cut/Camden Tunnel Portal.</w:t>
      </w:r>
    </w:p>
    <w:p w:rsidR="00E351BE" w:rsidRPr="008B7407" w:rsidRDefault="00E351BE" w:rsidP="00E351BE">
      <w:pPr>
        <w:pStyle w:val="BodyText3"/>
        <w:jc w:val="both"/>
        <w:rPr>
          <w:bCs/>
        </w:rPr>
      </w:pPr>
    </w:p>
    <w:p w:rsidR="00E351BE" w:rsidRPr="008B7407" w:rsidRDefault="00E351BE" w:rsidP="00E351BE">
      <w:pPr>
        <w:pStyle w:val="BodyText3"/>
        <w:jc w:val="both"/>
        <w:rPr>
          <w:bCs/>
        </w:rPr>
      </w:pPr>
      <w:r w:rsidRPr="008B7407">
        <w:rPr>
          <w:bCs/>
        </w:rPr>
        <w:t>During the construction activities, KSE performs inspection and measurement of the interim and completed work to ensure compliance with the contract and industry requirements. Should work be found to be non-compliant, the inspector will notify the contractor immediately and work with the contractor to address and resolve the non-compliant issues. Our inspector maintains a complete and concise set of Daily Project Records, which describes in detail all work performed each day. (2019 – 2020)</w:t>
      </w:r>
    </w:p>
    <w:p w:rsidR="007A5BD2" w:rsidRPr="008B7407" w:rsidRDefault="007A5BD2" w:rsidP="007A5BD2">
      <w:pPr>
        <w:jc w:val="both"/>
        <w:rPr>
          <w:rFonts w:ascii="Arial" w:hAnsi="Arial" w:cs="Arial"/>
          <w:sz w:val="19"/>
          <w:szCs w:val="19"/>
        </w:rPr>
      </w:pPr>
    </w:p>
    <w:p w:rsidR="007A5BD2" w:rsidRPr="008B7407" w:rsidRDefault="007A5BD2" w:rsidP="007A5BD2">
      <w:pPr>
        <w:jc w:val="both"/>
        <w:rPr>
          <w:rFonts w:ascii="Arial" w:hAnsi="Arial" w:cs="Arial"/>
          <w:sz w:val="19"/>
          <w:szCs w:val="19"/>
        </w:rPr>
      </w:pPr>
      <w:r w:rsidRPr="008B7407">
        <w:rPr>
          <w:rFonts w:ascii="Arial" w:hAnsi="Arial" w:cs="Arial"/>
          <w:b/>
          <w:bCs/>
          <w:sz w:val="19"/>
          <w:szCs w:val="19"/>
        </w:rPr>
        <w:t>KSE Job #2055 Coating Consultant Services – Systemwide, Agreement No. T00084 -</w:t>
      </w:r>
      <w:r w:rsidRPr="008B7407">
        <w:rPr>
          <w:rFonts w:ascii="Arial" w:hAnsi="Arial" w:cs="Arial"/>
          <w:sz w:val="19"/>
          <w:szCs w:val="19"/>
        </w:rPr>
        <w:t xml:space="preserve"> KS Engineers, P.C. has been retained to provide construction inspection support services to the Pennsylvania Turnpike Commission under a contract for open-end construction coating inspection services, paint sampling and laboratory analysis, and consultation for various projects statewide on the Pennsylvania Turnpike System. The types of projects to be inspected under this agreement include, but are not limited to, existing steel bridges, water tanks, radio towers, sign structures, and field applications of coatings to shop primed steel.</w:t>
      </w:r>
    </w:p>
    <w:p w:rsidR="007A5BD2" w:rsidRPr="008B7407" w:rsidRDefault="007A5BD2" w:rsidP="007A5BD2">
      <w:pPr>
        <w:jc w:val="both"/>
        <w:rPr>
          <w:rFonts w:ascii="Arial" w:hAnsi="Arial" w:cs="Arial"/>
          <w:sz w:val="19"/>
          <w:szCs w:val="19"/>
        </w:rPr>
      </w:pPr>
    </w:p>
    <w:p w:rsidR="007A5BD2" w:rsidRPr="008B7407" w:rsidRDefault="007A5BD2" w:rsidP="007A5BD2">
      <w:pPr>
        <w:jc w:val="both"/>
        <w:rPr>
          <w:rFonts w:ascii="Arial" w:hAnsi="Arial" w:cs="Arial"/>
          <w:sz w:val="19"/>
          <w:szCs w:val="19"/>
        </w:rPr>
      </w:pPr>
      <w:r w:rsidRPr="008B7407">
        <w:rPr>
          <w:rFonts w:ascii="Arial" w:hAnsi="Arial" w:cs="Arial"/>
          <w:sz w:val="19"/>
          <w:szCs w:val="19"/>
        </w:rPr>
        <w:t>Other tasks potentially involved in this contract include the review of new coating and paint removal products, recommendation of coating selections, review of worker’s health and safety plans, environmental monitoring of field operations, specification preparation, existing steel corrosion surveys, cost effective paint maintenance strategy development, forensic premature coating failure analysis, and chemical content analysis of existing steel coatings. (2018 – Present)</w:t>
      </w:r>
    </w:p>
    <w:p w:rsidR="00F74364" w:rsidRPr="008B7407" w:rsidRDefault="00F74364" w:rsidP="00F74364">
      <w:pPr>
        <w:contextualSpacing/>
        <w:jc w:val="both"/>
        <w:rPr>
          <w:rFonts w:ascii="Arial" w:hAnsi="Arial" w:cs="Arial"/>
          <w:b/>
          <w:bCs/>
          <w:sz w:val="19"/>
          <w:szCs w:val="19"/>
        </w:rPr>
      </w:pPr>
    </w:p>
    <w:p w:rsidR="00F74364" w:rsidRPr="008B7407" w:rsidRDefault="00F74364" w:rsidP="00F74364">
      <w:pPr>
        <w:contextualSpacing/>
        <w:jc w:val="both"/>
        <w:rPr>
          <w:rFonts w:ascii="Arial" w:hAnsi="Arial" w:cs="Arial"/>
          <w:sz w:val="19"/>
          <w:szCs w:val="19"/>
        </w:rPr>
      </w:pPr>
      <w:r w:rsidRPr="008B7407">
        <w:rPr>
          <w:rFonts w:ascii="Arial" w:hAnsi="Arial" w:cs="Arial"/>
          <w:b/>
          <w:bCs/>
          <w:sz w:val="19"/>
          <w:szCs w:val="19"/>
        </w:rPr>
        <w:t xml:space="preserve">KSE Job #2021 OPS T3636; CI Services for T200.428, MP 0-84; T200.429 – </w:t>
      </w:r>
      <w:r w:rsidRPr="008B7407">
        <w:rPr>
          <w:rFonts w:ascii="Arial" w:hAnsi="Arial" w:cs="Arial"/>
          <w:sz w:val="19"/>
          <w:szCs w:val="19"/>
        </w:rPr>
        <w:t>Needs Description (XXXX)</w:t>
      </w:r>
    </w:p>
    <w:p w:rsidR="0070362B" w:rsidRPr="008B7407" w:rsidRDefault="0070362B" w:rsidP="0070362B">
      <w:pPr>
        <w:pStyle w:val="BodyText3"/>
        <w:jc w:val="both"/>
        <w:rPr>
          <w:b/>
        </w:rPr>
      </w:pPr>
    </w:p>
    <w:p w:rsidR="0070362B" w:rsidRPr="008B7407" w:rsidRDefault="0070362B" w:rsidP="0070362B">
      <w:pPr>
        <w:pStyle w:val="BodyText3"/>
        <w:jc w:val="both"/>
        <w:rPr>
          <w:bCs/>
        </w:rPr>
      </w:pPr>
      <w:r w:rsidRPr="008B7407">
        <w:rPr>
          <w:b/>
        </w:rPr>
        <w:t>KSE # 1816  Southeastern Pennsylvania Transportation Authority (SEPTA), GEC - CM and Inspection Services (GEC-CM-2015) – WSP –</w:t>
      </w:r>
      <w:r w:rsidRPr="008B7407">
        <w:rPr>
          <w:bCs/>
        </w:rPr>
        <w:t xml:space="preserve"> Needs Description (2016 – XXXX)</w:t>
      </w:r>
    </w:p>
    <w:p w:rsidR="00A91231" w:rsidRPr="008B7407" w:rsidRDefault="00A91231" w:rsidP="0070362B">
      <w:pPr>
        <w:pStyle w:val="BodyText3"/>
        <w:jc w:val="both"/>
        <w:rPr>
          <w:bCs/>
        </w:rPr>
      </w:pPr>
    </w:p>
    <w:p w:rsidR="00A91231" w:rsidRPr="008B7407" w:rsidRDefault="00A91231" w:rsidP="00A91231">
      <w:pPr>
        <w:pStyle w:val="BodyText3"/>
        <w:jc w:val="both"/>
        <w:rPr>
          <w:bCs/>
        </w:rPr>
      </w:pPr>
      <w:r w:rsidRPr="008B7407">
        <w:rPr>
          <w:b/>
        </w:rPr>
        <w:t>KSE # 1814  New Jersey Turnpike Authority - Turnpike Div. (NJTA), OPS P3539, Supervision of Construction Services for Contract No. P100.276 –</w:t>
      </w:r>
      <w:r w:rsidRPr="008B7407">
        <w:rPr>
          <w:bCs/>
        </w:rPr>
        <w:t xml:space="preserve"> Needs Description (XXXX)</w:t>
      </w:r>
    </w:p>
    <w:p w:rsidR="009E3F89" w:rsidRPr="008B7407" w:rsidRDefault="009E3F89" w:rsidP="009E3F89">
      <w:pPr>
        <w:pStyle w:val="BodyText3"/>
        <w:jc w:val="both"/>
        <w:rPr>
          <w:b/>
        </w:rPr>
      </w:pPr>
    </w:p>
    <w:p w:rsidR="009E3F89" w:rsidRPr="008B7407" w:rsidRDefault="009E3F89" w:rsidP="009E3F89">
      <w:pPr>
        <w:pStyle w:val="BodyText3"/>
        <w:jc w:val="both"/>
        <w:rPr>
          <w:bCs/>
        </w:rPr>
      </w:pPr>
      <w:r w:rsidRPr="008B7407">
        <w:rPr>
          <w:b/>
        </w:rPr>
        <w:t>KSE # 1791 Southeastern Pennsylvania Transportation Authority (SEPTA), GEC - CM - 2015, Construction Management – URBAN –</w:t>
      </w:r>
      <w:r w:rsidRPr="008B7407">
        <w:rPr>
          <w:bCs/>
        </w:rPr>
        <w:t xml:space="preserve"> Needs Description (XXXX)</w:t>
      </w:r>
    </w:p>
    <w:p w:rsidR="000307C7" w:rsidRPr="008B7407" w:rsidRDefault="000307C7" w:rsidP="000307C7">
      <w:pPr>
        <w:pStyle w:val="BodyText3"/>
        <w:jc w:val="both"/>
        <w:rPr>
          <w:b/>
        </w:rPr>
      </w:pPr>
    </w:p>
    <w:p w:rsidR="000307C7" w:rsidRPr="008B7407" w:rsidRDefault="000307C7" w:rsidP="000307C7">
      <w:pPr>
        <w:pStyle w:val="BodyText3"/>
        <w:jc w:val="both"/>
        <w:rPr>
          <w:bCs/>
        </w:rPr>
      </w:pPr>
      <w:r w:rsidRPr="008B7407">
        <w:rPr>
          <w:b/>
        </w:rPr>
        <w:t>KSE # 1779 Maryland Transit Administration (MTA), MTA-1411B - On-Call Construction Management &amp; Inspection for Statewide Construction Projects –</w:t>
      </w:r>
      <w:r w:rsidRPr="008B7407">
        <w:rPr>
          <w:bCs/>
        </w:rPr>
        <w:t xml:space="preserve"> Needs Description (XXXX)</w:t>
      </w:r>
    </w:p>
    <w:p w:rsidR="00D069F9" w:rsidRPr="008B7407" w:rsidRDefault="00D069F9" w:rsidP="00F974FB">
      <w:pPr>
        <w:pStyle w:val="ResProjectName"/>
        <w:rPr>
          <w:rFonts w:ascii="Arial" w:hAnsi="Arial" w:cs="Arial"/>
          <w:sz w:val="19"/>
          <w:szCs w:val="19"/>
        </w:rPr>
      </w:pPr>
    </w:p>
    <w:p w:rsidR="00F974FB" w:rsidRPr="008B7407" w:rsidRDefault="00F974FB" w:rsidP="00F974FB">
      <w:pPr>
        <w:pStyle w:val="ResProjectName"/>
        <w:rPr>
          <w:rFonts w:ascii="Arial" w:hAnsi="Arial" w:cs="Arial"/>
          <w:sz w:val="19"/>
          <w:szCs w:val="19"/>
          <w:lang w:val="en-US"/>
        </w:rPr>
      </w:pPr>
      <w:r w:rsidRPr="008B7407">
        <w:rPr>
          <w:rFonts w:ascii="Arial" w:hAnsi="Arial" w:cs="Arial"/>
          <w:sz w:val="19"/>
          <w:szCs w:val="19"/>
        </w:rPr>
        <w:t>NJTA</w:t>
      </w:r>
      <w:r w:rsidRPr="008B7407">
        <w:rPr>
          <w:rFonts w:ascii="Arial" w:hAnsi="Arial" w:cs="Arial"/>
          <w:sz w:val="19"/>
          <w:szCs w:val="19"/>
          <w:lang w:val="en-US"/>
        </w:rPr>
        <w:t>,</w:t>
      </w:r>
      <w:r w:rsidRPr="008B7407">
        <w:rPr>
          <w:rFonts w:ascii="Arial" w:hAnsi="Arial" w:cs="Arial"/>
          <w:sz w:val="19"/>
          <w:szCs w:val="19"/>
        </w:rPr>
        <w:t xml:space="preserve"> Garden State Parkway </w:t>
      </w:r>
      <w:r w:rsidRPr="008B7407">
        <w:rPr>
          <w:rFonts w:ascii="Arial" w:hAnsi="Arial" w:cs="Arial"/>
          <w:sz w:val="19"/>
          <w:szCs w:val="19"/>
          <w:lang w:val="en-US"/>
        </w:rPr>
        <w:t>Drainage Pipe Videoing, Cleaning and Repairs MP 30-60</w:t>
      </w:r>
      <w:r w:rsidRPr="008B7407">
        <w:rPr>
          <w:rFonts w:ascii="Arial" w:hAnsi="Arial" w:cs="Arial"/>
          <w:b w:val="0"/>
          <w:sz w:val="19"/>
          <w:szCs w:val="19"/>
        </w:rPr>
        <w:t xml:space="preserve"> - Project Manager</w:t>
      </w:r>
      <w:r w:rsidRPr="008B7407">
        <w:rPr>
          <w:rFonts w:ascii="Arial" w:hAnsi="Arial" w:cs="Arial"/>
          <w:b w:val="0"/>
          <w:sz w:val="19"/>
          <w:szCs w:val="19"/>
          <w:lang w:val="en-US"/>
        </w:rPr>
        <w:t xml:space="preserve">. </w:t>
      </w:r>
      <w:r w:rsidRPr="008B7407">
        <w:rPr>
          <w:rFonts w:ascii="Arial" w:hAnsi="Arial" w:cs="Arial"/>
          <w:b w:val="0"/>
          <w:sz w:val="19"/>
          <w:szCs w:val="19"/>
        </w:rPr>
        <w:t xml:space="preserve">Supervising construction services for the </w:t>
      </w:r>
      <w:r w:rsidRPr="008B7407">
        <w:rPr>
          <w:rFonts w:ascii="Arial" w:hAnsi="Arial" w:cs="Arial"/>
          <w:b w:val="0"/>
          <w:sz w:val="19"/>
          <w:szCs w:val="19"/>
          <w:lang w:val="en-US"/>
        </w:rPr>
        <w:t xml:space="preserve">videoing, cleaning and repair of various drainage pipe sizes.  The pipes varied between 12” diameter and 54” diameter.  The drainage pipes were initially videoed, then cleaned and videoed again to determine if any repairs were warranted.  Once repairs were completed the drainage pipes were videoed final to show condition of drainage pipes after repairs.  Cost $7.5 Million  </w:t>
      </w:r>
      <w:r w:rsidRPr="008B7407">
        <w:rPr>
          <w:rFonts w:ascii="Arial" w:hAnsi="Arial" w:cs="Arial"/>
          <w:b w:val="0"/>
          <w:sz w:val="19"/>
          <w:szCs w:val="19"/>
        </w:rPr>
        <w:t>(2/</w:t>
      </w:r>
      <w:r w:rsidRPr="008B7407">
        <w:rPr>
          <w:rFonts w:ascii="Arial" w:hAnsi="Arial" w:cs="Arial"/>
          <w:b w:val="0"/>
          <w:sz w:val="19"/>
          <w:szCs w:val="19"/>
          <w:lang w:val="en-US"/>
        </w:rPr>
        <w:t>2014</w:t>
      </w:r>
      <w:r w:rsidRPr="008B7407">
        <w:rPr>
          <w:rFonts w:ascii="Arial" w:hAnsi="Arial" w:cs="Arial"/>
          <w:b w:val="0"/>
          <w:sz w:val="19"/>
          <w:szCs w:val="19"/>
        </w:rPr>
        <w:t xml:space="preserve"> - </w:t>
      </w:r>
      <w:r w:rsidRPr="008B7407">
        <w:rPr>
          <w:rFonts w:ascii="Arial" w:hAnsi="Arial" w:cs="Arial"/>
          <w:b w:val="0"/>
          <w:sz w:val="19"/>
          <w:szCs w:val="19"/>
          <w:lang w:val="en-US"/>
        </w:rPr>
        <w:t>2015</w:t>
      </w:r>
      <w:r w:rsidRPr="008B7407">
        <w:rPr>
          <w:rFonts w:ascii="Arial" w:hAnsi="Arial" w:cs="Arial"/>
          <w:b w:val="0"/>
          <w:sz w:val="19"/>
          <w:szCs w:val="19"/>
        </w:rPr>
        <w:t xml:space="preserve">) </w:t>
      </w:r>
      <w:r w:rsidRPr="008B7407">
        <w:rPr>
          <w:rFonts w:ascii="Arial" w:hAnsi="Arial" w:cs="Arial"/>
          <w:sz w:val="19"/>
          <w:szCs w:val="19"/>
          <w:lang w:val="en-US"/>
        </w:rPr>
        <w:t>Ref: Joseph Johnson, PE, NJTA, 732.750.5300, Ext. 8254</w:t>
      </w:r>
    </w:p>
    <w:p w:rsidR="00A91231" w:rsidRPr="008B7407" w:rsidRDefault="00A91231" w:rsidP="00A91231">
      <w:pPr>
        <w:pStyle w:val="BodyText3"/>
        <w:jc w:val="both"/>
        <w:rPr>
          <w:b/>
        </w:rPr>
      </w:pPr>
    </w:p>
    <w:p w:rsidR="00F974FB" w:rsidRPr="008B7407" w:rsidRDefault="00F974FB" w:rsidP="00F974FB">
      <w:pPr>
        <w:pStyle w:val="ResProjectName"/>
        <w:spacing w:line="240" w:lineRule="auto"/>
        <w:jc w:val="both"/>
        <w:rPr>
          <w:rFonts w:ascii="Arial" w:hAnsi="Arial" w:cs="Arial"/>
          <w:b w:val="0"/>
          <w:sz w:val="19"/>
          <w:szCs w:val="19"/>
        </w:rPr>
      </w:pPr>
    </w:p>
    <w:p w:rsidR="000523A5" w:rsidRPr="008B7407" w:rsidRDefault="000523A5"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8B7407">
        <w:rPr>
          <w:b/>
          <w:szCs w:val="19"/>
        </w:rPr>
        <w:t>Cape May County Various Roads 2015 –</w:t>
      </w:r>
      <w:r w:rsidRPr="008B7407">
        <w:rPr>
          <w:szCs w:val="19"/>
        </w:rPr>
        <w:t xml:space="preserve"> </w:t>
      </w:r>
      <w:r w:rsidR="002B4E38" w:rsidRPr="008B7407">
        <w:rPr>
          <w:szCs w:val="19"/>
        </w:rPr>
        <w:t>Project Manager, supervising an inspection staff for services including milling, asphalt paving, curbs, sidewalks, driveways, resetting of utility boxes (water and gas), striping with long life stripes, and top-soiling and seeding. Mr. Scancella is overseeing a construction management and construction inspection team consisting of two inspectors and support staff. The project is over 15 miles long with the work being done mostly at night.</w:t>
      </w:r>
      <w:r w:rsidR="0005762A" w:rsidRPr="008B7407">
        <w:rPr>
          <w:szCs w:val="19"/>
        </w:rPr>
        <w:t xml:space="preserve"> </w:t>
      </w:r>
      <w:r w:rsidR="002B4E38" w:rsidRPr="008B7407">
        <w:rPr>
          <w:szCs w:val="19"/>
        </w:rPr>
        <w:t>The contractor would mill out the area first and then pave the next day. Contractor provided striping of centerline and edge lines before opening to traffic.</w:t>
      </w:r>
      <w:r w:rsidR="0005762A" w:rsidRPr="008B7407">
        <w:rPr>
          <w:szCs w:val="19"/>
        </w:rPr>
        <w:t xml:space="preserve"> </w:t>
      </w:r>
      <w:r w:rsidR="002B4E38" w:rsidRPr="008B7407">
        <w:rPr>
          <w:szCs w:val="19"/>
        </w:rPr>
        <w:t>MPT consisted of one way flagged traffic next to the constructing lane.</w:t>
      </w:r>
      <w:r w:rsidRPr="008B7407">
        <w:rPr>
          <w:szCs w:val="19"/>
        </w:rPr>
        <w:t xml:space="preserve"> (7/2015 – 10/2015) </w:t>
      </w:r>
      <w:r w:rsidRPr="008B7407">
        <w:rPr>
          <w:b/>
          <w:szCs w:val="19"/>
        </w:rPr>
        <w:t>Reference: Dale Foster, Cape May County Engineer. 609.465.1035</w:t>
      </w:r>
    </w:p>
    <w:p w:rsidR="000523A5" w:rsidRPr="008B7407" w:rsidRDefault="000523A5" w:rsidP="00D46B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C636B5" w:rsidRPr="008B7407" w:rsidRDefault="00C636B5" w:rsidP="00D46B02">
      <w:pPr>
        <w:pStyle w:val="ResProjectName"/>
        <w:spacing w:line="240" w:lineRule="auto"/>
        <w:jc w:val="both"/>
        <w:rPr>
          <w:rFonts w:ascii="Arial" w:hAnsi="Arial" w:cs="Arial"/>
          <w:sz w:val="19"/>
          <w:szCs w:val="19"/>
        </w:rPr>
      </w:pPr>
      <w:r w:rsidRPr="008B7407">
        <w:rPr>
          <w:rFonts w:ascii="Arial" w:hAnsi="Arial" w:cs="Arial"/>
          <w:sz w:val="19"/>
          <w:szCs w:val="19"/>
        </w:rPr>
        <w:t>DRPA</w:t>
      </w:r>
      <w:r w:rsidR="009B79B2" w:rsidRPr="008B7407">
        <w:rPr>
          <w:rFonts w:ascii="Arial" w:hAnsi="Arial" w:cs="Arial"/>
          <w:sz w:val="19"/>
          <w:szCs w:val="19"/>
          <w:lang w:val="en-US"/>
        </w:rPr>
        <w:t>,</w:t>
      </w:r>
      <w:r w:rsidRPr="008B7407">
        <w:rPr>
          <w:rFonts w:ascii="Arial" w:hAnsi="Arial" w:cs="Arial"/>
          <w:sz w:val="19"/>
          <w:szCs w:val="19"/>
        </w:rPr>
        <w:t xml:space="preserve"> PATCO Ventilation Vault Replacements Construction Inspection</w:t>
      </w:r>
      <w:r w:rsidR="009B79B2" w:rsidRPr="008B7407">
        <w:rPr>
          <w:rFonts w:ascii="Arial" w:hAnsi="Arial" w:cs="Arial"/>
          <w:sz w:val="19"/>
          <w:szCs w:val="19"/>
          <w:lang w:val="en-US"/>
        </w:rPr>
        <w:t xml:space="preserve"> </w:t>
      </w:r>
      <w:r w:rsidR="009B79B2" w:rsidRPr="008B7407">
        <w:rPr>
          <w:rFonts w:ascii="Arial" w:hAnsi="Arial" w:cs="Arial"/>
          <w:sz w:val="19"/>
          <w:szCs w:val="19"/>
        </w:rPr>
        <w:t>[Contract No. PATCO-50-2012]</w:t>
      </w:r>
      <w:r w:rsidR="009B79B2" w:rsidRPr="008B7407">
        <w:rPr>
          <w:rFonts w:ascii="Arial" w:hAnsi="Arial" w:cs="Arial"/>
          <w:sz w:val="19"/>
          <w:szCs w:val="19"/>
          <w:lang w:val="en-US"/>
        </w:rPr>
        <w:t>, Camden, NJ</w:t>
      </w:r>
      <w:r w:rsidRPr="008B7407">
        <w:rPr>
          <w:rFonts w:ascii="Arial" w:hAnsi="Arial" w:cs="Arial"/>
          <w:b w:val="0"/>
          <w:sz w:val="19"/>
          <w:szCs w:val="19"/>
        </w:rPr>
        <w:t xml:space="preserve"> - Project Manager</w:t>
      </w:r>
      <w:r w:rsidR="009B79B2" w:rsidRPr="008B7407">
        <w:rPr>
          <w:rFonts w:ascii="Arial" w:hAnsi="Arial" w:cs="Arial"/>
          <w:b w:val="0"/>
          <w:sz w:val="19"/>
          <w:szCs w:val="19"/>
          <w:lang w:val="en-US"/>
        </w:rPr>
        <w:t xml:space="preserve">. </w:t>
      </w:r>
      <w:r w:rsidRPr="008B7407">
        <w:rPr>
          <w:rFonts w:ascii="Arial" w:hAnsi="Arial" w:cs="Arial"/>
          <w:b w:val="0"/>
          <w:sz w:val="19"/>
          <w:szCs w:val="19"/>
        </w:rPr>
        <w:t>Supervising construction inspection services to replace, clean, and modify 250 sidewalk and curb ventilation vaults and grates over the PATCO line in Camden, NJ, for the DRPA. Mr. Scancella is managing the measurement of vaults to confirm opening sizes for the frame, grate, and emergency access. His team is setting up the pedestrian and vehicular traffic safety measures, and monitoring the demolition of the deteriorated portion of the vaults, cleaning of clogged vault drainage, repairing and replacing vault drip edge flashing, and installing new grates and emergency access hatches. Mr. Scancella is also overseeing ancillary work that includes the clean-up and restoration of disturbed sidewalk and driveways. (3/</w:t>
      </w:r>
      <w:r w:rsidR="009B79B2" w:rsidRPr="008B7407">
        <w:rPr>
          <w:rFonts w:ascii="Arial" w:hAnsi="Arial" w:cs="Arial"/>
          <w:b w:val="0"/>
          <w:sz w:val="19"/>
          <w:szCs w:val="19"/>
          <w:lang w:val="en-US"/>
        </w:rPr>
        <w:t>20</w:t>
      </w:r>
      <w:r w:rsidRPr="008B7407">
        <w:rPr>
          <w:rFonts w:ascii="Arial" w:hAnsi="Arial" w:cs="Arial"/>
          <w:b w:val="0"/>
          <w:sz w:val="19"/>
          <w:szCs w:val="19"/>
        </w:rPr>
        <w:t xml:space="preserve">12 - Present) </w:t>
      </w:r>
    </w:p>
    <w:p w:rsidR="00C636B5" w:rsidRPr="008B7407" w:rsidRDefault="00C636B5" w:rsidP="00D46B02">
      <w:pPr>
        <w:pStyle w:val="ResBody"/>
        <w:spacing w:line="240" w:lineRule="auto"/>
        <w:rPr>
          <w:rFonts w:ascii="Arial" w:hAnsi="Arial" w:cs="Arial"/>
          <w:sz w:val="19"/>
          <w:szCs w:val="19"/>
        </w:rPr>
      </w:pPr>
      <w:bookmarkStart w:id="2" w:name="OLE_LINK1"/>
      <w:bookmarkStart w:id="3" w:name="OLE_LINK2"/>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NJTA</w:t>
      </w:r>
      <w:bookmarkEnd w:id="2"/>
      <w:bookmarkEnd w:id="3"/>
      <w:r w:rsidR="009B79B2" w:rsidRPr="008B7407">
        <w:rPr>
          <w:rFonts w:ascii="Arial" w:hAnsi="Arial" w:cs="Arial"/>
          <w:sz w:val="19"/>
          <w:szCs w:val="19"/>
          <w:lang w:val="en-US"/>
        </w:rPr>
        <w:t>,</w:t>
      </w:r>
      <w:r w:rsidRPr="008B7407">
        <w:rPr>
          <w:rFonts w:ascii="Arial" w:hAnsi="Arial" w:cs="Arial"/>
          <w:sz w:val="19"/>
          <w:szCs w:val="19"/>
        </w:rPr>
        <w:t xml:space="preserve"> Garden State Parkway Widening from MP 63-80</w:t>
      </w:r>
      <w:r w:rsidRPr="008B7407">
        <w:rPr>
          <w:rFonts w:ascii="Arial" w:hAnsi="Arial" w:cs="Arial"/>
          <w:b w:val="0"/>
          <w:sz w:val="19"/>
          <w:szCs w:val="19"/>
        </w:rPr>
        <w:t xml:space="preserve"> - Project Manager</w:t>
      </w:r>
      <w:r w:rsidR="009B79B2" w:rsidRPr="008B7407">
        <w:rPr>
          <w:rFonts w:ascii="Arial" w:hAnsi="Arial" w:cs="Arial"/>
          <w:b w:val="0"/>
          <w:sz w:val="19"/>
          <w:szCs w:val="19"/>
          <w:lang w:val="en-US"/>
        </w:rPr>
        <w:t xml:space="preserve">. </w:t>
      </w:r>
      <w:r w:rsidRPr="008B7407">
        <w:rPr>
          <w:rFonts w:ascii="Arial" w:hAnsi="Arial" w:cs="Arial"/>
          <w:b w:val="0"/>
          <w:sz w:val="19"/>
          <w:szCs w:val="19"/>
        </w:rPr>
        <w:t>Supervising construction services for the widening of approximately 18 miles of the Garden State Parkway (GSP) northbound and southbound from Milepost 63 to Milepost 80. Th</w:t>
      </w:r>
      <w:r w:rsidR="002A2311" w:rsidRPr="008B7407">
        <w:rPr>
          <w:rFonts w:ascii="Arial" w:hAnsi="Arial" w:cs="Arial"/>
          <w:b w:val="0"/>
          <w:sz w:val="19"/>
          <w:szCs w:val="19"/>
          <w:lang w:val="en-US"/>
        </w:rPr>
        <w:t>is</w:t>
      </w:r>
      <w:r w:rsidRPr="008B7407">
        <w:rPr>
          <w:rFonts w:ascii="Arial" w:hAnsi="Arial" w:cs="Arial"/>
          <w:b w:val="0"/>
          <w:sz w:val="19"/>
          <w:szCs w:val="19"/>
        </w:rPr>
        <w:t xml:space="preserve"> $127 million NJTA project, which is being completed in three sections, also includes reconstruction at the Barnegat Toll Plaza and replacement of 10 bridges, </w:t>
      </w:r>
      <w:r w:rsidR="002A2311" w:rsidRPr="008B7407">
        <w:rPr>
          <w:rFonts w:ascii="Arial" w:hAnsi="Arial" w:cs="Arial"/>
          <w:b w:val="0"/>
          <w:sz w:val="19"/>
          <w:szCs w:val="19"/>
          <w:lang w:val="en-US"/>
        </w:rPr>
        <w:t>eight</w:t>
      </w:r>
      <w:r w:rsidRPr="008B7407">
        <w:rPr>
          <w:rFonts w:ascii="Arial" w:hAnsi="Arial" w:cs="Arial"/>
          <w:b w:val="0"/>
          <w:sz w:val="19"/>
          <w:szCs w:val="19"/>
        </w:rPr>
        <w:t xml:space="preserve"> in the northern section and </w:t>
      </w:r>
      <w:r w:rsidR="002A2311" w:rsidRPr="008B7407">
        <w:rPr>
          <w:rFonts w:ascii="Arial" w:hAnsi="Arial" w:cs="Arial"/>
          <w:b w:val="0"/>
          <w:sz w:val="19"/>
          <w:szCs w:val="19"/>
          <w:lang w:val="en-US"/>
        </w:rPr>
        <w:t>two</w:t>
      </w:r>
      <w:r w:rsidRPr="008B7407">
        <w:rPr>
          <w:rFonts w:ascii="Arial" w:hAnsi="Arial" w:cs="Arial"/>
          <w:b w:val="0"/>
          <w:sz w:val="19"/>
          <w:szCs w:val="19"/>
        </w:rPr>
        <w:t xml:space="preserve"> in the middle section. The southern section contains the construction of an administration building, several culvert extensions, and reconstruction of the toll plaza to complete one-way tolling and E-ZPass high-speed lanes. All sections involve drainage and the erection of signs, either overhead or cantilever. Mr. Scancella is overseeing a construction management and construction inspection team consisting of </w:t>
      </w:r>
      <w:r w:rsidR="002A2311" w:rsidRPr="008B7407">
        <w:rPr>
          <w:rFonts w:ascii="Arial" w:hAnsi="Arial" w:cs="Arial"/>
          <w:b w:val="0"/>
          <w:sz w:val="19"/>
          <w:szCs w:val="19"/>
          <w:lang w:val="en-US"/>
        </w:rPr>
        <w:t>three</w:t>
      </w:r>
      <w:r w:rsidRPr="008B7407">
        <w:rPr>
          <w:rFonts w:ascii="Arial" w:hAnsi="Arial" w:cs="Arial"/>
          <w:b w:val="0"/>
          <w:sz w:val="19"/>
          <w:szCs w:val="19"/>
        </w:rPr>
        <w:t xml:space="preserve"> resident engineers and 35 other inspection and support staff from </w:t>
      </w:r>
      <w:r w:rsidR="002A2311" w:rsidRPr="008B7407">
        <w:rPr>
          <w:rFonts w:ascii="Arial" w:hAnsi="Arial" w:cs="Arial"/>
          <w:b w:val="0"/>
          <w:sz w:val="19"/>
          <w:szCs w:val="19"/>
          <w:lang w:val="en-US"/>
        </w:rPr>
        <w:t>nine</w:t>
      </w:r>
      <w:r w:rsidRPr="008B7407">
        <w:rPr>
          <w:rFonts w:ascii="Arial" w:hAnsi="Arial" w:cs="Arial"/>
          <w:b w:val="0"/>
          <w:sz w:val="19"/>
          <w:szCs w:val="19"/>
        </w:rPr>
        <w:t xml:space="preserve"> different engineering firms.</w:t>
      </w:r>
      <w:r w:rsidR="006140AE" w:rsidRPr="008B7407">
        <w:rPr>
          <w:rFonts w:ascii="Arial" w:hAnsi="Arial" w:cs="Arial"/>
          <w:b w:val="0"/>
          <w:sz w:val="19"/>
          <w:szCs w:val="19"/>
        </w:rPr>
        <w:t xml:space="preserve"> </w:t>
      </w:r>
      <w:r w:rsidRPr="008B7407">
        <w:rPr>
          <w:rFonts w:ascii="Arial" w:hAnsi="Arial" w:cs="Arial"/>
          <w:b w:val="0"/>
          <w:sz w:val="19"/>
          <w:szCs w:val="19"/>
        </w:rPr>
        <w:t>(2/</w:t>
      </w:r>
      <w:r w:rsidR="002A2311" w:rsidRPr="008B7407">
        <w:rPr>
          <w:rFonts w:ascii="Arial" w:hAnsi="Arial" w:cs="Arial"/>
          <w:b w:val="0"/>
          <w:sz w:val="19"/>
          <w:szCs w:val="19"/>
          <w:lang w:val="en-US"/>
        </w:rPr>
        <w:t>20</w:t>
      </w:r>
      <w:r w:rsidRPr="008B7407">
        <w:rPr>
          <w:rFonts w:ascii="Arial" w:hAnsi="Arial" w:cs="Arial"/>
          <w:b w:val="0"/>
          <w:sz w:val="19"/>
          <w:szCs w:val="19"/>
        </w:rPr>
        <w:t>09 - Present)</w:t>
      </w:r>
      <w:r w:rsidR="009B79B2" w:rsidRPr="008B7407">
        <w:rPr>
          <w:rFonts w:ascii="Arial" w:hAnsi="Arial" w:cs="Arial"/>
          <w:b w:val="0"/>
          <w:sz w:val="19"/>
          <w:szCs w:val="19"/>
        </w:rPr>
        <w:t xml:space="preserve"> [</w:t>
      </w:r>
      <w:r w:rsidR="009B79B2" w:rsidRPr="008B7407">
        <w:rPr>
          <w:rFonts w:ascii="Arial" w:hAnsi="Arial" w:cs="Arial"/>
          <w:b w:val="0"/>
          <w:sz w:val="19"/>
          <w:szCs w:val="19"/>
          <w:lang w:val="en-US"/>
        </w:rPr>
        <w:t>C</w:t>
      </w:r>
      <w:proofErr w:type="spellStart"/>
      <w:r w:rsidR="009B79B2" w:rsidRPr="008B7407">
        <w:rPr>
          <w:rFonts w:ascii="Arial" w:hAnsi="Arial" w:cs="Arial"/>
          <w:b w:val="0"/>
          <w:sz w:val="19"/>
          <w:szCs w:val="19"/>
        </w:rPr>
        <w:t>onsolidated</w:t>
      </w:r>
      <w:proofErr w:type="spellEnd"/>
      <w:r w:rsidR="009B79B2" w:rsidRPr="008B7407">
        <w:rPr>
          <w:rFonts w:ascii="Arial" w:hAnsi="Arial" w:cs="Arial"/>
          <w:b w:val="0"/>
          <w:sz w:val="19"/>
          <w:szCs w:val="19"/>
        </w:rPr>
        <w:t xml:space="preserve"> </w:t>
      </w:r>
      <w:r w:rsidR="009B79B2" w:rsidRPr="008B7407">
        <w:rPr>
          <w:rFonts w:ascii="Arial" w:hAnsi="Arial" w:cs="Arial"/>
          <w:b w:val="0"/>
          <w:sz w:val="19"/>
          <w:szCs w:val="19"/>
          <w:lang w:val="en-US"/>
        </w:rPr>
        <w:t>D</w:t>
      </w:r>
      <w:proofErr w:type="spellStart"/>
      <w:r w:rsidR="009B79B2" w:rsidRPr="008B7407">
        <w:rPr>
          <w:rFonts w:ascii="Arial" w:hAnsi="Arial" w:cs="Arial"/>
          <w:b w:val="0"/>
          <w:sz w:val="19"/>
          <w:szCs w:val="19"/>
        </w:rPr>
        <w:t>escription</w:t>
      </w:r>
      <w:proofErr w:type="spellEnd"/>
      <w:r w:rsidR="009B79B2" w:rsidRPr="008B7407">
        <w:rPr>
          <w:rFonts w:ascii="Arial" w:hAnsi="Arial" w:cs="Arial"/>
          <w:b w:val="0"/>
          <w:sz w:val="19"/>
          <w:szCs w:val="19"/>
        </w:rPr>
        <w:t>]</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NJTA</w:t>
      </w:r>
      <w:r w:rsidR="002A2311" w:rsidRPr="008B7407">
        <w:rPr>
          <w:rFonts w:ascii="Arial" w:hAnsi="Arial" w:cs="Arial"/>
          <w:sz w:val="19"/>
          <w:szCs w:val="19"/>
          <w:lang w:val="en-US"/>
        </w:rPr>
        <w:t>,</w:t>
      </w:r>
      <w:r w:rsidRPr="008B7407">
        <w:rPr>
          <w:rFonts w:ascii="Arial" w:hAnsi="Arial" w:cs="Arial"/>
          <w:sz w:val="19"/>
          <w:szCs w:val="19"/>
        </w:rPr>
        <w:t xml:space="preserve"> Garden State Parkway Widening Task 1 MP 75-80</w:t>
      </w:r>
      <w:r w:rsidRPr="008B7407">
        <w:rPr>
          <w:rFonts w:ascii="Arial" w:hAnsi="Arial" w:cs="Arial"/>
          <w:b w:val="0"/>
          <w:sz w:val="19"/>
          <w:szCs w:val="19"/>
        </w:rPr>
        <w:t xml:space="preserve"> - Project Manager</w:t>
      </w:r>
      <w:r w:rsidR="002A2311" w:rsidRPr="008B7407">
        <w:rPr>
          <w:rFonts w:ascii="Arial" w:hAnsi="Arial" w:cs="Arial"/>
          <w:b w:val="0"/>
          <w:sz w:val="19"/>
          <w:szCs w:val="19"/>
          <w:lang w:val="en-US"/>
        </w:rPr>
        <w:t xml:space="preserve">. </w:t>
      </w:r>
      <w:r w:rsidRPr="008B7407">
        <w:rPr>
          <w:rFonts w:ascii="Arial" w:hAnsi="Arial" w:cs="Arial"/>
          <w:b w:val="0"/>
          <w:sz w:val="19"/>
          <w:szCs w:val="19"/>
        </w:rPr>
        <w:t>Managing construction services for the widening of the Garden State Parkway from Milepost 75 through Milepost 80, as Task 1 of the $127 million New Jersey Turnpike Authority project to widen approximately 18 mile</w:t>
      </w:r>
      <w:r w:rsidR="002A2311" w:rsidRPr="008B7407">
        <w:rPr>
          <w:rFonts w:ascii="Arial" w:hAnsi="Arial" w:cs="Arial"/>
          <w:b w:val="0"/>
          <w:sz w:val="19"/>
          <w:szCs w:val="19"/>
          <w:lang w:val="en-US"/>
        </w:rPr>
        <w:t>s</w:t>
      </w:r>
      <w:r w:rsidRPr="008B7407">
        <w:rPr>
          <w:rFonts w:ascii="Arial" w:hAnsi="Arial" w:cs="Arial"/>
          <w:b w:val="0"/>
          <w:sz w:val="19"/>
          <w:szCs w:val="19"/>
        </w:rPr>
        <w:t xml:space="preserve"> of the highway. The first task includes the townships of Lacey, Berkeley, and South Toms River Borough and services two local interchanges and a service area. It encompasses eight structure replacements, including the Birch Street overpass replacement, which connects several communities and is used to reach the entrance and exit ramps of the GSP at Exit 80. Construction of this bridge impacts traffic on local roads and require</w:t>
      </w:r>
      <w:r w:rsidR="002A2311" w:rsidRPr="008B7407">
        <w:rPr>
          <w:rFonts w:ascii="Arial" w:hAnsi="Arial" w:cs="Arial"/>
          <w:b w:val="0"/>
          <w:sz w:val="19"/>
          <w:szCs w:val="19"/>
          <w:lang w:val="en-US"/>
        </w:rPr>
        <w:t>s</w:t>
      </w:r>
      <w:r w:rsidRPr="008B7407">
        <w:rPr>
          <w:rFonts w:ascii="Arial" w:hAnsi="Arial" w:cs="Arial"/>
          <w:b w:val="0"/>
          <w:sz w:val="19"/>
          <w:szCs w:val="19"/>
        </w:rPr>
        <w:t xml:space="preserve"> coordination with local agencies. Mr. Scancella is facilitating the construction of bridges and structures that are either M270 Grade 50 Structural Steel or Type III AASHTO concrete I-beams. The structures are on 18-inch-diameter pipe piles, some over 20 feet in length. He is also guiding the construction of 16 cantilever sign structures and one overhead sign structure built on drilled shaft foundations. (2/</w:t>
      </w:r>
      <w:r w:rsidR="002A2311" w:rsidRPr="008B7407">
        <w:rPr>
          <w:rFonts w:ascii="Arial" w:hAnsi="Arial" w:cs="Arial"/>
          <w:b w:val="0"/>
          <w:sz w:val="19"/>
          <w:szCs w:val="19"/>
          <w:lang w:val="en-US"/>
        </w:rPr>
        <w:t>20</w:t>
      </w:r>
      <w:r w:rsidRPr="008B7407">
        <w:rPr>
          <w:rFonts w:ascii="Arial" w:hAnsi="Arial" w:cs="Arial"/>
          <w:b w:val="0"/>
          <w:sz w:val="19"/>
          <w:szCs w:val="19"/>
        </w:rPr>
        <w:t>09 - Present)</w:t>
      </w:r>
      <w:r w:rsidR="006140AE" w:rsidRPr="008B7407">
        <w:rPr>
          <w:rFonts w:ascii="Arial" w:hAnsi="Arial" w:cs="Arial"/>
          <w:b w:val="0"/>
          <w:sz w:val="19"/>
          <w:szCs w:val="19"/>
          <w:lang w:val="en-US"/>
        </w:rPr>
        <w:t xml:space="preserve"> </w:t>
      </w:r>
      <w:r w:rsidR="002A2311" w:rsidRPr="008B7407">
        <w:rPr>
          <w:rFonts w:ascii="Arial" w:hAnsi="Arial" w:cs="Arial"/>
          <w:b w:val="0"/>
          <w:sz w:val="19"/>
          <w:szCs w:val="19"/>
        </w:rPr>
        <w:t>[</w:t>
      </w:r>
      <w:r w:rsidR="002A2311" w:rsidRPr="008B7407">
        <w:rPr>
          <w:rFonts w:ascii="Arial" w:hAnsi="Arial" w:cs="Arial"/>
          <w:b w:val="0"/>
          <w:sz w:val="19"/>
          <w:szCs w:val="19"/>
          <w:lang w:val="en-US"/>
        </w:rPr>
        <w:t>I</w:t>
      </w:r>
      <w:proofErr w:type="spellStart"/>
      <w:r w:rsidR="002A2311" w:rsidRPr="008B7407">
        <w:rPr>
          <w:rFonts w:ascii="Arial" w:hAnsi="Arial" w:cs="Arial"/>
          <w:b w:val="0"/>
          <w:sz w:val="19"/>
          <w:szCs w:val="19"/>
        </w:rPr>
        <w:t>ndividual</w:t>
      </w:r>
      <w:proofErr w:type="spellEnd"/>
      <w:r w:rsidR="002A2311" w:rsidRPr="008B7407">
        <w:rPr>
          <w:rFonts w:ascii="Arial" w:hAnsi="Arial" w:cs="Arial"/>
          <w:b w:val="0"/>
          <w:sz w:val="19"/>
          <w:szCs w:val="19"/>
        </w:rPr>
        <w:t xml:space="preserve"> </w:t>
      </w:r>
      <w:r w:rsidR="002A2311" w:rsidRPr="008B7407">
        <w:rPr>
          <w:rFonts w:ascii="Arial" w:hAnsi="Arial" w:cs="Arial"/>
          <w:b w:val="0"/>
          <w:sz w:val="19"/>
          <w:szCs w:val="19"/>
          <w:lang w:val="en-US"/>
        </w:rPr>
        <w:t>D</w:t>
      </w:r>
      <w:proofErr w:type="spellStart"/>
      <w:r w:rsidR="002A2311" w:rsidRPr="008B7407">
        <w:rPr>
          <w:rFonts w:ascii="Arial" w:hAnsi="Arial" w:cs="Arial"/>
          <w:b w:val="0"/>
          <w:sz w:val="19"/>
          <w:szCs w:val="19"/>
        </w:rPr>
        <w:t>escription</w:t>
      </w:r>
      <w:proofErr w:type="spellEnd"/>
      <w:r w:rsidR="002A2311" w:rsidRPr="008B7407">
        <w:rPr>
          <w:rFonts w:ascii="Arial" w:hAnsi="Arial" w:cs="Arial"/>
          <w:b w:val="0"/>
          <w:sz w:val="19"/>
          <w:szCs w:val="19"/>
        </w:rPr>
        <w:t>]</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lang w:val="en-US"/>
        </w:rPr>
      </w:pPr>
      <w:r w:rsidRPr="008B7407">
        <w:rPr>
          <w:rFonts w:ascii="Arial" w:hAnsi="Arial" w:cs="Arial"/>
          <w:sz w:val="19"/>
          <w:szCs w:val="19"/>
        </w:rPr>
        <w:t>NJTA</w:t>
      </w:r>
      <w:r w:rsidR="002A2311" w:rsidRPr="008B7407">
        <w:rPr>
          <w:rFonts w:ascii="Arial" w:hAnsi="Arial" w:cs="Arial"/>
          <w:sz w:val="19"/>
          <w:szCs w:val="19"/>
          <w:lang w:val="en-US"/>
        </w:rPr>
        <w:t>,</w:t>
      </w:r>
      <w:r w:rsidRPr="008B7407">
        <w:rPr>
          <w:rFonts w:ascii="Arial" w:hAnsi="Arial" w:cs="Arial"/>
          <w:sz w:val="19"/>
          <w:szCs w:val="19"/>
        </w:rPr>
        <w:t xml:space="preserve"> Garden State Parkway Widening Task 2 MP 70-75</w:t>
      </w:r>
      <w:r w:rsidR="002A2311" w:rsidRPr="008B7407">
        <w:rPr>
          <w:rFonts w:ascii="Arial" w:hAnsi="Arial" w:cs="Arial"/>
          <w:sz w:val="19"/>
          <w:szCs w:val="19"/>
          <w:lang w:val="en-US"/>
        </w:rPr>
        <w:t>, Lacey and Ocean, NJ</w:t>
      </w:r>
      <w:r w:rsidRPr="008B7407">
        <w:rPr>
          <w:rFonts w:ascii="Arial" w:hAnsi="Arial" w:cs="Arial"/>
          <w:b w:val="0"/>
          <w:sz w:val="19"/>
          <w:szCs w:val="19"/>
        </w:rPr>
        <w:t xml:space="preserve"> - Project Manager</w:t>
      </w:r>
      <w:r w:rsidR="002A2311" w:rsidRPr="008B7407">
        <w:rPr>
          <w:rFonts w:ascii="Arial" w:hAnsi="Arial" w:cs="Arial"/>
          <w:b w:val="0"/>
          <w:sz w:val="19"/>
          <w:szCs w:val="19"/>
          <w:lang w:val="en-US"/>
        </w:rPr>
        <w:t xml:space="preserve">. </w:t>
      </w:r>
      <w:r w:rsidRPr="008B7407">
        <w:rPr>
          <w:rFonts w:ascii="Arial" w:hAnsi="Arial" w:cs="Arial"/>
          <w:b w:val="0"/>
          <w:sz w:val="19"/>
          <w:szCs w:val="19"/>
        </w:rPr>
        <w:t>Leading construction services for Task 2 of the $127 million widening of an 18-mile section of the Garden State Parkway for the NJTA. The second task starts at Milepost 70 and continues to Milepost 75 in the townships of Lacey and Ocean</w:t>
      </w:r>
      <w:r w:rsidR="002A2311" w:rsidRPr="008B7407">
        <w:rPr>
          <w:rFonts w:ascii="Arial" w:hAnsi="Arial" w:cs="Arial"/>
          <w:b w:val="0"/>
          <w:sz w:val="19"/>
          <w:szCs w:val="19"/>
          <w:lang w:val="en-US"/>
        </w:rPr>
        <w:t>,</w:t>
      </w:r>
      <w:r w:rsidRPr="008B7407">
        <w:rPr>
          <w:rFonts w:ascii="Arial" w:hAnsi="Arial" w:cs="Arial"/>
          <w:b w:val="0"/>
          <w:sz w:val="19"/>
          <w:szCs w:val="19"/>
        </w:rPr>
        <w:t xml:space="preserve"> and services two local interchanges. Mr. Scancella is managing the inner lane widening, six culvert extensions, two headwall extensions/replacements at the Middle Branch Forked River Bridge, and replacement of the North Branch Forked River Bridge using prestressed concrete box beams </w:t>
      </w:r>
      <w:r w:rsidR="002A2311" w:rsidRPr="008B7407">
        <w:rPr>
          <w:rFonts w:ascii="Arial" w:hAnsi="Arial" w:cs="Arial"/>
          <w:b w:val="0"/>
          <w:sz w:val="19"/>
          <w:szCs w:val="19"/>
          <w:lang w:val="en-US"/>
        </w:rPr>
        <w:t xml:space="preserve">of </w:t>
      </w:r>
      <w:r w:rsidRPr="008B7407">
        <w:rPr>
          <w:rFonts w:ascii="Arial" w:hAnsi="Arial" w:cs="Arial"/>
          <w:b w:val="0"/>
          <w:sz w:val="19"/>
          <w:szCs w:val="19"/>
        </w:rPr>
        <w:t>Type IV. One of the culverts is for Oyster Creek, which is tidal and runs by a nuclear power plant, requiring the team to have a worker medical surveillance program with a health and safety officer and a health and safety specialist. The project is being constructed within designated wetlands, pinelands jurisdiction, and sensitive endangered/threatened habitat. (2/</w:t>
      </w:r>
      <w:r w:rsidR="00026099" w:rsidRPr="008B7407">
        <w:rPr>
          <w:rFonts w:ascii="Arial" w:hAnsi="Arial" w:cs="Arial"/>
          <w:b w:val="0"/>
          <w:sz w:val="19"/>
          <w:szCs w:val="19"/>
          <w:lang w:val="en-US"/>
        </w:rPr>
        <w:t>20</w:t>
      </w:r>
      <w:r w:rsidRPr="008B7407">
        <w:rPr>
          <w:rFonts w:ascii="Arial" w:hAnsi="Arial" w:cs="Arial"/>
          <w:b w:val="0"/>
          <w:sz w:val="19"/>
          <w:szCs w:val="19"/>
        </w:rPr>
        <w:t>09 - Present)</w:t>
      </w:r>
      <w:r w:rsidR="006140AE" w:rsidRPr="008B7407">
        <w:rPr>
          <w:rFonts w:ascii="Arial" w:hAnsi="Arial" w:cs="Arial"/>
          <w:b w:val="0"/>
          <w:sz w:val="19"/>
          <w:szCs w:val="19"/>
          <w:lang w:val="en-US"/>
        </w:rPr>
        <w:t xml:space="preserve"> </w:t>
      </w:r>
      <w:r w:rsidR="002A2311" w:rsidRPr="008B7407">
        <w:rPr>
          <w:rFonts w:ascii="Arial" w:hAnsi="Arial" w:cs="Arial"/>
          <w:b w:val="0"/>
          <w:sz w:val="19"/>
          <w:szCs w:val="19"/>
        </w:rPr>
        <w:t>[</w:t>
      </w:r>
      <w:r w:rsidR="00026099" w:rsidRPr="008B7407">
        <w:rPr>
          <w:rFonts w:ascii="Arial" w:hAnsi="Arial" w:cs="Arial"/>
          <w:b w:val="0"/>
          <w:sz w:val="19"/>
          <w:szCs w:val="19"/>
          <w:lang w:val="en-US"/>
        </w:rPr>
        <w:t>I</w:t>
      </w:r>
      <w:proofErr w:type="spellStart"/>
      <w:r w:rsidR="002A2311" w:rsidRPr="008B7407">
        <w:rPr>
          <w:rFonts w:ascii="Arial" w:hAnsi="Arial" w:cs="Arial"/>
          <w:b w:val="0"/>
          <w:sz w:val="19"/>
          <w:szCs w:val="19"/>
        </w:rPr>
        <w:t>ndividual</w:t>
      </w:r>
      <w:proofErr w:type="spellEnd"/>
      <w:r w:rsidR="002A2311" w:rsidRPr="008B7407">
        <w:rPr>
          <w:rFonts w:ascii="Arial" w:hAnsi="Arial" w:cs="Arial"/>
          <w:b w:val="0"/>
          <w:sz w:val="19"/>
          <w:szCs w:val="19"/>
        </w:rPr>
        <w:t xml:space="preserve"> </w:t>
      </w:r>
      <w:r w:rsidR="00026099" w:rsidRPr="008B7407">
        <w:rPr>
          <w:rFonts w:ascii="Arial" w:hAnsi="Arial" w:cs="Arial"/>
          <w:b w:val="0"/>
          <w:sz w:val="19"/>
          <w:szCs w:val="19"/>
          <w:lang w:val="en-US"/>
        </w:rPr>
        <w:t>D</w:t>
      </w:r>
      <w:proofErr w:type="spellStart"/>
      <w:r w:rsidR="002A2311" w:rsidRPr="008B7407">
        <w:rPr>
          <w:rFonts w:ascii="Arial" w:hAnsi="Arial" w:cs="Arial"/>
          <w:b w:val="0"/>
          <w:sz w:val="19"/>
          <w:szCs w:val="19"/>
        </w:rPr>
        <w:t>escription</w:t>
      </w:r>
      <w:proofErr w:type="spellEnd"/>
      <w:r w:rsidR="002A2311" w:rsidRPr="008B7407">
        <w:rPr>
          <w:rFonts w:ascii="Arial" w:hAnsi="Arial" w:cs="Arial"/>
          <w:b w:val="0"/>
          <w:sz w:val="19"/>
          <w:szCs w:val="19"/>
        </w:rPr>
        <w:t>]</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lang w:val="en-US"/>
        </w:rPr>
      </w:pPr>
      <w:r w:rsidRPr="008B7407">
        <w:rPr>
          <w:rFonts w:ascii="Arial" w:hAnsi="Arial" w:cs="Arial"/>
          <w:sz w:val="19"/>
          <w:szCs w:val="19"/>
        </w:rPr>
        <w:t>NJTA</w:t>
      </w:r>
      <w:r w:rsidR="00026099" w:rsidRPr="008B7407">
        <w:rPr>
          <w:rFonts w:ascii="Arial" w:hAnsi="Arial" w:cs="Arial"/>
          <w:sz w:val="19"/>
          <w:szCs w:val="19"/>
          <w:lang w:val="en-US"/>
        </w:rPr>
        <w:t>,</w:t>
      </w:r>
      <w:r w:rsidRPr="008B7407">
        <w:rPr>
          <w:rFonts w:ascii="Arial" w:hAnsi="Arial" w:cs="Arial"/>
          <w:sz w:val="19"/>
          <w:szCs w:val="19"/>
        </w:rPr>
        <w:t xml:space="preserve"> Garden State Parkway Widening Task 3 MP 63-70</w:t>
      </w:r>
      <w:r w:rsidRPr="008B7407">
        <w:rPr>
          <w:rFonts w:ascii="Arial" w:hAnsi="Arial" w:cs="Arial"/>
          <w:b w:val="0"/>
          <w:sz w:val="19"/>
          <w:szCs w:val="19"/>
        </w:rPr>
        <w:t xml:space="preserve"> - Project Manager</w:t>
      </w:r>
      <w:r w:rsidR="00026099" w:rsidRPr="008B7407">
        <w:rPr>
          <w:rFonts w:ascii="Arial" w:hAnsi="Arial" w:cs="Arial"/>
          <w:b w:val="0"/>
          <w:sz w:val="19"/>
          <w:szCs w:val="19"/>
          <w:lang w:val="en-US"/>
        </w:rPr>
        <w:t>.</w:t>
      </w:r>
      <w:r w:rsidRPr="008B7407">
        <w:rPr>
          <w:rFonts w:ascii="Arial" w:hAnsi="Arial" w:cs="Arial"/>
          <w:b w:val="0"/>
          <w:sz w:val="19"/>
          <w:szCs w:val="19"/>
        </w:rPr>
        <w:t xml:space="preserve"> Directing construction services for Task 3 of the New Jersey Turnpike Authority widening of approximately 18 miles of the Garden State Parkway northbound and southbound from Milepost 63 to Milepost 80, a $127 million project. The third section starts at Milepost 63 and continues through Milepost 70 in the townships of Stafford and Ocean</w:t>
      </w:r>
      <w:r w:rsidR="00026099" w:rsidRPr="008B7407">
        <w:rPr>
          <w:rFonts w:ascii="Arial" w:hAnsi="Arial" w:cs="Arial"/>
          <w:b w:val="0"/>
          <w:sz w:val="19"/>
          <w:szCs w:val="19"/>
          <w:lang w:val="en-US"/>
        </w:rPr>
        <w:t>,</w:t>
      </w:r>
      <w:r w:rsidRPr="008B7407">
        <w:rPr>
          <w:rFonts w:ascii="Arial" w:hAnsi="Arial" w:cs="Arial"/>
          <w:b w:val="0"/>
          <w:sz w:val="19"/>
          <w:szCs w:val="19"/>
        </w:rPr>
        <w:t xml:space="preserve"> and services two local interchanges. Mr. Scancella is managing the demolition of the northbound toll booths of the Barnegat Plaza and construction of new southbound express toll lanes, a new administration building, and approximately </w:t>
      </w:r>
      <w:r w:rsidR="00C80CCC" w:rsidRPr="008B7407">
        <w:rPr>
          <w:rFonts w:ascii="Arial" w:hAnsi="Arial" w:cs="Arial"/>
          <w:b w:val="0"/>
          <w:sz w:val="19"/>
          <w:szCs w:val="19"/>
          <w:lang w:val="en-US"/>
        </w:rPr>
        <w:t>six</w:t>
      </w:r>
      <w:r w:rsidRPr="008B7407">
        <w:rPr>
          <w:rFonts w:ascii="Arial" w:hAnsi="Arial" w:cs="Arial"/>
          <w:b w:val="0"/>
          <w:sz w:val="19"/>
          <w:szCs w:val="19"/>
        </w:rPr>
        <w:t xml:space="preserve"> miles of GSP highway widening. He is also supervising the handoff of the Stage 1 Plaza reconstruction currently being expedited under a separate contract, obtainment of state Department of Community Affairs signoff </w:t>
      </w:r>
      <w:r w:rsidR="00C80CCC" w:rsidRPr="008B7407">
        <w:rPr>
          <w:rFonts w:ascii="Arial" w:hAnsi="Arial" w:cs="Arial"/>
          <w:b w:val="0"/>
          <w:sz w:val="19"/>
          <w:szCs w:val="19"/>
          <w:lang w:val="en-US"/>
        </w:rPr>
        <w:t>on</w:t>
      </w:r>
      <w:r w:rsidRPr="008B7407">
        <w:rPr>
          <w:rFonts w:ascii="Arial" w:hAnsi="Arial" w:cs="Arial"/>
          <w:b w:val="0"/>
          <w:sz w:val="19"/>
          <w:szCs w:val="19"/>
        </w:rPr>
        <w:t xml:space="preserve"> the toll plaza construction, coordination with local utility agencies, interface with NJTA toll operations, and staged traffic shifts employing concrete barrier placement within active traffic flows. (2/</w:t>
      </w:r>
      <w:r w:rsidR="00C80CCC" w:rsidRPr="008B7407">
        <w:rPr>
          <w:rFonts w:ascii="Arial" w:hAnsi="Arial" w:cs="Arial"/>
          <w:b w:val="0"/>
          <w:sz w:val="19"/>
          <w:szCs w:val="19"/>
          <w:lang w:val="en-US"/>
        </w:rPr>
        <w:t>20</w:t>
      </w:r>
      <w:r w:rsidRPr="008B7407">
        <w:rPr>
          <w:rFonts w:ascii="Arial" w:hAnsi="Arial" w:cs="Arial"/>
          <w:b w:val="0"/>
          <w:sz w:val="19"/>
          <w:szCs w:val="19"/>
        </w:rPr>
        <w:t>09 - Present)</w:t>
      </w:r>
      <w:r w:rsidR="006140AE" w:rsidRPr="008B7407">
        <w:rPr>
          <w:rFonts w:ascii="Arial" w:hAnsi="Arial" w:cs="Arial"/>
          <w:b w:val="0"/>
          <w:sz w:val="19"/>
          <w:szCs w:val="19"/>
          <w:lang w:val="en-US"/>
        </w:rPr>
        <w:t xml:space="preserve"> </w:t>
      </w:r>
      <w:r w:rsidR="00026099" w:rsidRPr="008B7407">
        <w:rPr>
          <w:rFonts w:ascii="Arial" w:hAnsi="Arial" w:cs="Arial"/>
          <w:b w:val="0"/>
          <w:sz w:val="19"/>
          <w:szCs w:val="19"/>
        </w:rPr>
        <w:t>[</w:t>
      </w:r>
      <w:r w:rsidR="00C80CCC" w:rsidRPr="008B7407">
        <w:rPr>
          <w:rFonts w:ascii="Arial" w:hAnsi="Arial" w:cs="Arial"/>
          <w:b w:val="0"/>
          <w:sz w:val="19"/>
          <w:szCs w:val="19"/>
          <w:lang w:val="en-US"/>
        </w:rPr>
        <w:t>I</w:t>
      </w:r>
      <w:proofErr w:type="spellStart"/>
      <w:r w:rsidR="00026099" w:rsidRPr="008B7407">
        <w:rPr>
          <w:rFonts w:ascii="Arial" w:hAnsi="Arial" w:cs="Arial"/>
          <w:b w:val="0"/>
          <w:sz w:val="19"/>
          <w:szCs w:val="19"/>
        </w:rPr>
        <w:t>ndividual</w:t>
      </w:r>
      <w:proofErr w:type="spellEnd"/>
      <w:r w:rsidR="00026099" w:rsidRPr="008B7407">
        <w:rPr>
          <w:rFonts w:ascii="Arial" w:hAnsi="Arial" w:cs="Arial"/>
          <w:b w:val="0"/>
          <w:sz w:val="19"/>
          <w:szCs w:val="19"/>
        </w:rPr>
        <w:t xml:space="preserve"> </w:t>
      </w:r>
      <w:r w:rsidR="00C80CCC" w:rsidRPr="008B7407">
        <w:rPr>
          <w:rFonts w:ascii="Arial" w:hAnsi="Arial" w:cs="Arial"/>
          <w:b w:val="0"/>
          <w:sz w:val="19"/>
          <w:szCs w:val="19"/>
          <w:lang w:val="en-US"/>
        </w:rPr>
        <w:t>D</w:t>
      </w:r>
      <w:proofErr w:type="spellStart"/>
      <w:r w:rsidR="00026099" w:rsidRPr="008B7407">
        <w:rPr>
          <w:rFonts w:ascii="Arial" w:hAnsi="Arial" w:cs="Arial"/>
          <w:b w:val="0"/>
          <w:sz w:val="19"/>
          <w:szCs w:val="19"/>
        </w:rPr>
        <w:t>escription</w:t>
      </w:r>
      <w:proofErr w:type="spellEnd"/>
      <w:r w:rsidR="00026099" w:rsidRPr="008B7407">
        <w:rPr>
          <w:rFonts w:ascii="Arial" w:hAnsi="Arial" w:cs="Arial"/>
          <w:b w:val="0"/>
          <w:sz w:val="19"/>
          <w:szCs w:val="19"/>
        </w:rPr>
        <w:t>]</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C80CCC" w:rsidRPr="008B7407">
        <w:rPr>
          <w:rFonts w:ascii="Arial" w:hAnsi="Arial" w:cs="Arial"/>
          <w:sz w:val="19"/>
          <w:szCs w:val="19"/>
          <w:lang w:val="en-US"/>
        </w:rPr>
        <w:t>,</w:t>
      </w:r>
      <w:r w:rsidRPr="008B7407">
        <w:rPr>
          <w:rFonts w:ascii="Arial" w:hAnsi="Arial" w:cs="Arial"/>
          <w:sz w:val="19"/>
          <w:szCs w:val="19"/>
        </w:rPr>
        <w:t xml:space="preserve"> Long Life Line Striping</w:t>
      </w:r>
      <w:r w:rsidR="00C80CCC" w:rsidRPr="008B7407">
        <w:rPr>
          <w:rFonts w:ascii="Arial" w:hAnsi="Arial" w:cs="Arial"/>
          <w:sz w:val="19"/>
          <w:szCs w:val="19"/>
          <w:lang w:val="en-US"/>
        </w:rPr>
        <w:t>,</w:t>
      </w:r>
      <w:r w:rsidRPr="008B7407">
        <w:rPr>
          <w:rFonts w:ascii="Arial" w:hAnsi="Arial" w:cs="Arial"/>
          <w:sz w:val="19"/>
          <w:szCs w:val="19"/>
        </w:rPr>
        <w:t xml:space="preserve"> Northern Region</w:t>
      </w:r>
      <w:r w:rsidRPr="008B7407">
        <w:rPr>
          <w:rFonts w:ascii="Arial" w:hAnsi="Arial" w:cs="Arial"/>
          <w:b w:val="0"/>
          <w:sz w:val="19"/>
          <w:szCs w:val="19"/>
        </w:rPr>
        <w:t xml:space="preserve"> - Project Manager</w:t>
      </w:r>
      <w:r w:rsidR="00C80CCC" w:rsidRPr="008B7407">
        <w:rPr>
          <w:rFonts w:ascii="Arial" w:hAnsi="Arial" w:cs="Arial"/>
          <w:b w:val="0"/>
          <w:sz w:val="19"/>
          <w:szCs w:val="19"/>
          <w:lang w:val="en-US"/>
        </w:rPr>
        <w:t xml:space="preserve">. </w:t>
      </w:r>
      <w:r w:rsidRPr="008B7407">
        <w:rPr>
          <w:rFonts w:ascii="Arial" w:hAnsi="Arial" w:cs="Arial"/>
          <w:b w:val="0"/>
          <w:sz w:val="19"/>
          <w:szCs w:val="19"/>
        </w:rPr>
        <w:t>Provided management services for this line striping project that included thermoplastic and epoxy resin stripes being placed on various roads within the North Region of the New Jersey. Mr. Scancella oversaw extensive night work for th</w:t>
      </w:r>
      <w:r w:rsidR="00C80CCC" w:rsidRPr="008B7407">
        <w:rPr>
          <w:rFonts w:ascii="Arial" w:hAnsi="Arial" w:cs="Arial"/>
          <w:b w:val="0"/>
          <w:sz w:val="19"/>
          <w:szCs w:val="19"/>
          <w:lang w:val="en-US"/>
        </w:rPr>
        <w:t>is</w:t>
      </w:r>
      <w:r w:rsidRPr="008B7407">
        <w:rPr>
          <w:rFonts w:ascii="Arial" w:hAnsi="Arial" w:cs="Arial"/>
          <w:b w:val="0"/>
          <w:sz w:val="19"/>
          <w:szCs w:val="19"/>
        </w:rPr>
        <w:t xml:space="preserve"> NJDOT project, and managed the complex maintenance and protection of traffic (MPT) schemes required to prevent accidents and protect workers and the public. (3/</w:t>
      </w:r>
      <w:r w:rsidR="00C80CCC" w:rsidRPr="008B7407">
        <w:rPr>
          <w:rFonts w:ascii="Arial" w:hAnsi="Arial" w:cs="Arial"/>
          <w:b w:val="0"/>
          <w:sz w:val="19"/>
          <w:szCs w:val="19"/>
          <w:lang w:val="en-US"/>
        </w:rPr>
        <w:t>20</w:t>
      </w:r>
      <w:r w:rsidRPr="008B7407">
        <w:rPr>
          <w:rFonts w:ascii="Arial" w:hAnsi="Arial" w:cs="Arial"/>
          <w:b w:val="0"/>
          <w:sz w:val="19"/>
          <w:szCs w:val="19"/>
        </w:rPr>
        <w:t>08 - 8/</w:t>
      </w:r>
      <w:r w:rsidR="00C80CCC" w:rsidRPr="008B7407">
        <w:rPr>
          <w:rFonts w:ascii="Arial" w:hAnsi="Arial" w:cs="Arial"/>
          <w:b w:val="0"/>
          <w:sz w:val="19"/>
          <w:szCs w:val="19"/>
          <w:lang w:val="en-US"/>
        </w:rPr>
        <w:t>20</w:t>
      </w:r>
      <w:r w:rsidRPr="008B7407">
        <w:rPr>
          <w:rFonts w:ascii="Arial" w:hAnsi="Arial" w:cs="Arial"/>
          <w:b w:val="0"/>
          <w:sz w:val="19"/>
          <w:szCs w:val="19"/>
        </w:rPr>
        <w:t>08)</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 Route 55 Interchange Improvements</w:t>
      </w:r>
      <w:r w:rsidRPr="008B7407">
        <w:rPr>
          <w:rFonts w:ascii="Arial" w:hAnsi="Arial" w:cs="Arial"/>
          <w:b w:val="0"/>
          <w:sz w:val="19"/>
          <w:szCs w:val="19"/>
        </w:rPr>
        <w:t xml:space="preserve"> - Project Manager</w:t>
      </w:r>
      <w:r w:rsidR="00C80CCC" w:rsidRPr="008B7407">
        <w:rPr>
          <w:rFonts w:ascii="Arial" w:hAnsi="Arial" w:cs="Arial"/>
          <w:b w:val="0"/>
          <w:sz w:val="19"/>
          <w:szCs w:val="19"/>
          <w:lang w:val="en-US"/>
        </w:rPr>
        <w:t xml:space="preserve">. </w:t>
      </w:r>
      <w:r w:rsidRPr="008B7407">
        <w:rPr>
          <w:rFonts w:ascii="Arial" w:hAnsi="Arial" w:cs="Arial"/>
          <w:b w:val="0"/>
          <w:sz w:val="19"/>
          <w:szCs w:val="19"/>
        </w:rPr>
        <w:t xml:space="preserve">Managed inspection services for the asphalt resurfacing of Route 55 for the New Jersey Department of Transportation (NJDOT), to improve safety </w:t>
      </w:r>
      <w:r w:rsidR="00C80CCC" w:rsidRPr="008B7407">
        <w:rPr>
          <w:rFonts w:ascii="Arial" w:hAnsi="Arial" w:cs="Arial"/>
          <w:b w:val="0"/>
          <w:sz w:val="19"/>
          <w:szCs w:val="19"/>
          <w:lang w:val="en-US"/>
        </w:rPr>
        <w:t xml:space="preserve">on </w:t>
      </w:r>
      <w:r w:rsidRPr="008B7407">
        <w:rPr>
          <w:rFonts w:ascii="Arial" w:hAnsi="Arial" w:cs="Arial"/>
          <w:b w:val="0"/>
          <w:sz w:val="19"/>
          <w:szCs w:val="19"/>
        </w:rPr>
        <w:t xml:space="preserve">one of southern New Jersey’s busiest corridors. Mr. Scancella supervised the inspection team on site throughout the project, which consisted of the resurfacing of 20 miles of Route 55 southbound from Deptford to Malaga, NJ, and </w:t>
      </w:r>
      <w:r w:rsidR="00C80CCC" w:rsidRPr="008B7407">
        <w:rPr>
          <w:rFonts w:ascii="Arial" w:hAnsi="Arial" w:cs="Arial"/>
          <w:b w:val="0"/>
          <w:sz w:val="19"/>
          <w:szCs w:val="19"/>
          <w:lang w:val="en-US"/>
        </w:rPr>
        <w:t>nine</w:t>
      </w:r>
      <w:r w:rsidRPr="008B7407">
        <w:rPr>
          <w:rFonts w:ascii="Arial" w:hAnsi="Arial" w:cs="Arial"/>
          <w:b w:val="0"/>
          <w:sz w:val="19"/>
          <w:szCs w:val="19"/>
        </w:rPr>
        <w:t xml:space="preserve"> miles of Route 55 southbound from Millville to Vineland, NJ. The project included asphalt milling and HMA-Superpave asphalt paving, and contractors completed much of the work during late-night hours. Mr. Scancella also guided pre-paving meetings with contractors to discuss proper procedures and managed the on-site monitoring of materials delivery, application of the asphalt, and installation of drainage.</w:t>
      </w:r>
      <w:r w:rsidR="006140AE" w:rsidRPr="008B7407">
        <w:rPr>
          <w:rFonts w:ascii="Arial" w:hAnsi="Arial" w:cs="Arial"/>
          <w:b w:val="0"/>
          <w:sz w:val="19"/>
          <w:szCs w:val="19"/>
        </w:rPr>
        <w:t xml:space="preserve"> </w:t>
      </w:r>
      <w:r w:rsidRPr="008B7407">
        <w:rPr>
          <w:rFonts w:ascii="Arial" w:hAnsi="Arial" w:cs="Arial"/>
          <w:b w:val="0"/>
          <w:sz w:val="19"/>
          <w:szCs w:val="19"/>
        </w:rPr>
        <w:t>(3/</w:t>
      </w:r>
      <w:r w:rsidR="00C80CCC" w:rsidRPr="008B7407">
        <w:rPr>
          <w:rFonts w:ascii="Arial" w:hAnsi="Arial" w:cs="Arial"/>
          <w:b w:val="0"/>
          <w:sz w:val="19"/>
          <w:szCs w:val="19"/>
          <w:lang w:val="en-US"/>
        </w:rPr>
        <w:t>20</w:t>
      </w:r>
      <w:r w:rsidRPr="008B7407">
        <w:rPr>
          <w:rFonts w:ascii="Arial" w:hAnsi="Arial" w:cs="Arial"/>
          <w:b w:val="0"/>
          <w:sz w:val="19"/>
          <w:szCs w:val="19"/>
        </w:rPr>
        <w:t>08 - 11/</w:t>
      </w:r>
      <w:r w:rsidR="00C80CCC" w:rsidRPr="008B7407">
        <w:rPr>
          <w:rFonts w:ascii="Arial" w:hAnsi="Arial" w:cs="Arial"/>
          <w:b w:val="0"/>
          <w:sz w:val="19"/>
          <w:szCs w:val="19"/>
          <w:lang w:val="en-US"/>
        </w:rPr>
        <w:t>20</w:t>
      </w:r>
      <w:r w:rsidRPr="008B7407">
        <w:rPr>
          <w:rFonts w:ascii="Arial" w:hAnsi="Arial" w:cs="Arial"/>
          <w:b w:val="0"/>
          <w:sz w:val="19"/>
          <w:szCs w:val="19"/>
        </w:rPr>
        <w:t>08)</w:t>
      </w:r>
    </w:p>
    <w:p w:rsidR="00C636B5" w:rsidRPr="008B7407" w:rsidRDefault="00C636B5" w:rsidP="00D46B02">
      <w:pPr>
        <w:pStyle w:val="ResProjectName"/>
        <w:spacing w:line="240" w:lineRule="auto"/>
        <w:jc w:val="both"/>
        <w:rPr>
          <w:rFonts w:ascii="Arial" w:hAnsi="Arial" w:cs="Arial"/>
          <w:b w:val="0"/>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Wal-Mart Route 9 Cape May Road Construction</w:t>
      </w:r>
      <w:r w:rsidR="00C80CCC" w:rsidRPr="008B7407">
        <w:rPr>
          <w:rFonts w:ascii="Arial" w:hAnsi="Arial" w:cs="Arial"/>
          <w:sz w:val="19"/>
          <w:szCs w:val="19"/>
          <w:lang w:val="en-US"/>
        </w:rPr>
        <w:t>, Rio Grande, NJ</w:t>
      </w:r>
      <w:r w:rsidRPr="008B7407">
        <w:rPr>
          <w:rFonts w:ascii="Arial" w:hAnsi="Arial" w:cs="Arial"/>
          <w:b w:val="0"/>
          <w:sz w:val="19"/>
          <w:szCs w:val="19"/>
        </w:rPr>
        <w:t xml:space="preserve"> - Project Manager</w:t>
      </w:r>
      <w:r w:rsidR="00C80CCC" w:rsidRPr="008B7407">
        <w:rPr>
          <w:rFonts w:ascii="Arial" w:hAnsi="Arial" w:cs="Arial"/>
          <w:b w:val="0"/>
          <w:sz w:val="19"/>
          <w:szCs w:val="19"/>
          <w:lang w:val="en-US"/>
        </w:rPr>
        <w:t xml:space="preserve">. </w:t>
      </w:r>
      <w:r w:rsidRPr="008B7407">
        <w:rPr>
          <w:rFonts w:ascii="Arial" w:hAnsi="Arial" w:cs="Arial"/>
          <w:b w:val="0"/>
          <w:sz w:val="19"/>
          <w:szCs w:val="19"/>
        </w:rPr>
        <w:t>Managed resident inspection services for the fast-track reconstruction and signalization of Route 9 in Rio Grande, NJ, to address traffic and access needs generated by the development of a new Wal-Mart superstore. Mr. Scancella directed the construction of a signalized intersection, roadway widening, and relocation of utilities by the contractor. The contract specifications and requirements met New Jersey Department of Transportation standards. (4/</w:t>
      </w:r>
      <w:r w:rsidR="00D13638" w:rsidRPr="008B7407">
        <w:rPr>
          <w:rFonts w:ascii="Arial" w:hAnsi="Arial" w:cs="Arial"/>
          <w:b w:val="0"/>
          <w:sz w:val="19"/>
          <w:szCs w:val="19"/>
          <w:lang w:val="en-US"/>
        </w:rPr>
        <w:t>20</w:t>
      </w:r>
      <w:r w:rsidRPr="008B7407">
        <w:rPr>
          <w:rFonts w:ascii="Arial" w:hAnsi="Arial" w:cs="Arial"/>
          <w:b w:val="0"/>
          <w:sz w:val="19"/>
          <w:szCs w:val="19"/>
        </w:rPr>
        <w:t>07 - 9/</w:t>
      </w:r>
      <w:r w:rsidR="00D13638" w:rsidRPr="008B7407">
        <w:rPr>
          <w:rFonts w:ascii="Arial" w:hAnsi="Arial" w:cs="Arial"/>
          <w:b w:val="0"/>
          <w:sz w:val="19"/>
          <w:szCs w:val="19"/>
          <w:lang w:val="en-US"/>
        </w:rPr>
        <w:t>20</w:t>
      </w:r>
      <w:r w:rsidRPr="008B7407">
        <w:rPr>
          <w:rFonts w:ascii="Arial" w:hAnsi="Arial" w:cs="Arial"/>
          <w:b w:val="0"/>
          <w:sz w:val="19"/>
          <w:szCs w:val="19"/>
        </w:rPr>
        <w:t>07)</w:t>
      </w:r>
    </w:p>
    <w:p w:rsidR="00C636B5" w:rsidRPr="008B7407" w:rsidRDefault="00C636B5" w:rsidP="00D46B02">
      <w:pPr>
        <w:pStyle w:val="ResBody"/>
        <w:spacing w:line="240" w:lineRule="auto"/>
        <w:rPr>
          <w:rFonts w:ascii="Arial" w:hAnsi="Arial" w:cs="Arial"/>
          <w:sz w:val="19"/>
          <w:szCs w:val="19"/>
          <w:lang w:val="en-US"/>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B56BC7" w:rsidRPr="008B7407">
        <w:rPr>
          <w:rFonts w:ascii="Arial" w:hAnsi="Arial" w:cs="Arial"/>
          <w:sz w:val="19"/>
          <w:szCs w:val="19"/>
          <w:lang w:val="en-US"/>
        </w:rPr>
        <w:t>,</w:t>
      </w:r>
      <w:r w:rsidRPr="008B7407">
        <w:rPr>
          <w:rFonts w:ascii="Arial" w:hAnsi="Arial" w:cs="Arial"/>
          <w:sz w:val="19"/>
          <w:szCs w:val="19"/>
        </w:rPr>
        <w:t xml:space="preserve"> Route 70/73 Marlton Circle Elimination</w:t>
      </w:r>
      <w:r w:rsidR="00B56BC7" w:rsidRPr="008B7407">
        <w:rPr>
          <w:rFonts w:ascii="Arial" w:hAnsi="Arial" w:cs="Arial"/>
          <w:sz w:val="19"/>
          <w:szCs w:val="19"/>
          <w:lang w:val="en-US"/>
        </w:rPr>
        <w:t>, Evesham, NJ</w:t>
      </w:r>
      <w:r w:rsidRPr="008B7407">
        <w:rPr>
          <w:rFonts w:ascii="Arial" w:hAnsi="Arial" w:cs="Arial"/>
          <w:b w:val="0"/>
          <w:sz w:val="19"/>
          <w:szCs w:val="19"/>
        </w:rPr>
        <w:t xml:space="preserve"> - Project Manager</w:t>
      </w:r>
      <w:r w:rsidR="00B56BC7" w:rsidRPr="008B7407">
        <w:rPr>
          <w:rFonts w:ascii="Arial" w:hAnsi="Arial" w:cs="Arial"/>
          <w:b w:val="0"/>
          <w:sz w:val="19"/>
          <w:szCs w:val="19"/>
          <w:lang w:val="en-US"/>
        </w:rPr>
        <w:t xml:space="preserve">. </w:t>
      </w:r>
      <w:r w:rsidRPr="008B7407">
        <w:rPr>
          <w:rFonts w:ascii="Arial" w:hAnsi="Arial" w:cs="Arial"/>
          <w:b w:val="0"/>
          <w:sz w:val="19"/>
          <w:szCs w:val="19"/>
        </w:rPr>
        <w:t>Provided project management for the removal of an existing circle with a signalized intersection of five roads in Burlington County, NJ, for the New Jersey Department of Transportation (NJDOT). Mr. Scancella oversaw construction services for drainage, roadway excavation, subgrade, subbases, asphalt paving, utilities, and maintenance and protection of traffic (MPT).</w:t>
      </w:r>
      <w:r w:rsidR="006140AE" w:rsidRPr="008B7407">
        <w:rPr>
          <w:rFonts w:ascii="Arial" w:hAnsi="Arial" w:cs="Arial"/>
          <w:b w:val="0"/>
          <w:sz w:val="19"/>
          <w:szCs w:val="19"/>
        </w:rPr>
        <w:t xml:space="preserve"> </w:t>
      </w:r>
      <w:r w:rsidRPr="008B7407">
        <w:rPr>
          <w:rFonts w:ascii="Arial" w:hAnsi="Arial" w:cs="Arial"/>
          <w:b w:val="0"/>
          <w:sz w:val="19"/>
          <w:szCs w:val="19"/>
        </w:rPr>
        <w:t>(5/</w:t>
      </w:r>
      <w:r w:rsidR="00B56BC7" w:rsidRPr="008B7407">
        <w:rPr>
          <w:rFonts w:ascii="Arial" w:hAnsi="Arial" w:cs="Arial"/>
          <w:b w:val="0"/>
          <w:sz w:val="19"/>
          <w:szCs w:val="19"/>
          <w:lang w:val="en-US"/>
        </w:rPr>
        <w:t>20</w:t>
      </w:r>
      <w:r w:rsidRPr="008B7407">
        <w:rPr>
          <w:rFonts w:ascii="Arial" w:hAnsi="Arial" w:cs="Arial"/>
          <w:b w:val="0"/>
          <w:sz w:val="19"/>
          <w:szCs w:val="19"/>
        </w:rPr>
        <w:t>06 - 12/</w:t>
      </w:r>
      <w:r w:rsidR="00B56BC7" w:rsidRPr="008B7407">
        <w:rPr>
          <w:rFonts w:ascii="Arial" w:hAnsi="Arial" w:cs="Arial"/>
          <w:b w:val="0"/>
          <w:sz w:val="19"/>
          <w:szCs w:val="19"/>
          <w:lang w:val="en-US"/>
        </w:rPr>
        <w:t>20</w:t>
      </w:r>
      <w:r w:rsidRPr="008B7407">
        <w:rPr>
          <w:rFonts w:ascii="Arial" w:hAnsi="Arial" w:cs="Arial"/>
          <w:b w:val="0"/>
          <w:sz w:val="19"/>
          <w:szCs w:val="19"/>
        </w:rPr>
        <w:t>06)</w:t>
      </w:r>
    </w:p>
    <w:p w:rsidR="00C636B5" w:rsidRPr="008B7407" w:rsidRDefault="00C636B5" w:rsidP="00D46B02">
      <w:pPr>
        <w:pStyle w:val="ResBody"/>
        <w:spacing w:line="240" w:lineRule="auto"/>
        <w:rPr>
          <w:rFonts w:ascii="Arial" w:hAnsi="Arial" w:cs="Arial"/>
          <w:sz w:val="19"/>
          <w:szCs w:val="19"/>
        </w:rPr>
      </w:pPr>
    </w:p>
    <w:p w:rsidR="00C636B5" w:rsidRPr="008B7407" w:rsidRDefault="006E4CE1" w:rsidP="00D46B02">
      <w:pPr>
        <w:pStyle w:val="ResProjectName"/>
        <w:spacing w:line="240" w:lineRule="auto"/>
        <w:jc w:val="both"/>
        <w:rPr>
          <w:rFonts w:ascii="Arial" w:hAnsi="Arial" w:cs="Arial"/>
          <w:b w:val="0"/>
          <w:sz w:val="19"/>
          <w:szCs w:val="19"/>
        </w:rPr>
      </w:pPr>
      <w:r w:rsidRPr="008B7407">
        <w:rPr>
          <w:rFonts w:ascii="Arial" w:hAnsi="Arial" w:cs="Arial"/>
          <w:sz w:val="19"/>
          <w:szCs w:val="19"/>
        </w:rPr>
        <w:t>Virginia Department of Transportation (</w:t>
      </w:r>
      <w:r w:rsidR="00C636B5" w:rsidRPr="008B7407">
        <w:rPr>
          <w:rFonts w:ascii="Arial" w:hAnsi="Arial" w:cs="Arial"/>
          <w:sz w:val="19"/>
          <w:szCs w:val="19"/>
        </w:rPr>
        <w:t>VDOT</w:t>
      </w:r>
      <w:r w:rsidRPr="008B7407">
        <w:rPr>
          <w:rFonts w:ascii="Arial" w:hAnsi="Arial" w:cs="Arial"/>
          <w:sz w:val="19"/>
          <w:szCs w:val="19"/>
          <w:lang w:val="en-US"/>
        </w:rPr>
        <w:t>),</w:t>
      </w:r>
      <w:r w:rsidR="00C636B5" w:rsidRPr="008B7407">
        <w:rPr>
          <w:rFonts w:ascii="Arial" w:hAnsi="Arial" w:cs="Arial"/>
          <w:sz w:val="19"/>
          <w:szCs w:val="19"/>
        </w:rPr>
        <w:t xml:space="preserve"> Route 95/627 Interchange</w:t>
      </w:r>
      <w:r w:rsidRPr="008B7407">
        <w:rPr>
          <w:rFonts w:ascii="Arial" w:hAnsi="Arial" w:cs="Arial"/>
          <w:sz w:val="19"/>
          <w:szCs w:val="19"/>
          <w:lang w:val="en-US"/>
        </w:rPr>
        <w:t xml:space="preserve">, </w:t>
      </w:r>
      <w:r w:rsidRPr="008B7407">
        <w:rPr>
          <w:rFonts w:ascii="Arial" w:hAnsi="Arial" w:cs="Arial"/>
          <w:sz w:val="19"/>
          <w:szCs w:val="19"/>
        </w:rPr>
        <w:t>Fredericksburg, VA</w:t>
      </w:r>
      <w:r w:rsidR="00C636B5" w:rsidRPr="008B7407">
        <w:rPr>
          <w:rFonts w:ascii="Arial" w:hAnsi="Arial" w:cs="Arial"/>
          <w:b w:val="0"/>
          <w:sz w:val="19"/>
          <w:szCs w:val="19"/>
        </w:rPr>
        <w:t xml:space="preserve"> - Construction Project Manager</w:t>
      </w:r>
      <w:r w:rsidRPr="008B7407">
        <w:rPr>
          <w:rFonts w:ascii="Arial" w:hAnsi="Arial" w:cs="Arial"/>
          <w:b w:val="0"/>
          <w:sz w:val="19"/>
          <w:szCs w:val="19"/>
          <w:lang w:val="en-US"/>
        </w:rPr>
        <w:t xml:space="preserve">. </w:t>
      </w:r>
      <w:r w:rsidR="00C636B5" w:rsidRPr="008B7407">
        <w:rPr>
          <w:rFonts w:ascii="Arial" w:hAnsi="Arial" w:cs="Arial"/>
          <w:b w:val="0"/>
          <w:sz w:val="19"/>
          <w:szCs w:val="19"/>
        </w:rPr>
        <w:t xml:space="preserve">Managed the construction of a new diamond interchange on the Route 95/627 interchange </w:t>
      </w:r>
      <w:r w:rsidRPr="008B7407">
        <w:rPr>
          <w:rFonts w:ascii="Arial" w:hAnsi="Arial" w:cs="Arial"/>
          <w:b w:val="0"/>
          <w:sz w:val="19"/>
          <w:szCs w:val="19"/>
          <w:lang w:val="en-US"/>
        </w:rPr>
        <w:t xml:space="preserve">site </w:t>
      </w:r>
      <w:r w:rsidR="00C636B5" w:rsidRPr="008B7407">
        <w:rPr>
          <w:rFonts w:ascii="Arial" w:hAnsi="Arial" w:cs="Arial"/>
          <w:b w:val="0"/>
          <w:sz w:val="19"/>
          <w:szCs w:val="19"/>
        </w:rPr>
        <w:t xml:space="preserve">in Fredericksburg, VA. Mr. Scancella was called in on this Virginia Department of Transportation (VDOT) project after communications between the contractor, client, and consultant had failed, and he was able to bring the project, communications, and workability back under control. The project included construction of temporary roads, excavation and grading, surcharging, pavement construction, </w:t>
      </w:r>
      <w:r w:rsidR="00C636B5" w:rsidRPr="008B7407">
        <w:rPr>
          <w:rFonts w:ascii="Arial" w:hAnsi="Arial" w:cs="Arial"/>
          <w:b w:val="0"/>
          <w:bCs/>
          <w:sz w:val="19"/>
          <w:szCs w:val="19"/>
        </w:rPr>
        <w:t>four bridge structures</w:t>
      </w:r>
      <w:r w:rsidR="00C636B5" w:rsidRPr="008B7407">
        <w:rPr>
          <w:rFonts w:ascii="Arial" w:hAnsi="Arial" w:cs="Arial"/>
          <w:b w:val="0"/>
          <w:sz w:val="19"/>
          <w:szCs w:val="19"/>
        </w:rPr>
        <w:t xml:space="preserve">, drainage, and signalization. In addition to monitoring various aspects of the construction and managing a staff of resident engineers and inspectors, Mr. Scancella was responsible for contract change orders, review of contract documents, and preparation of pay estimates. He also </w:t>
      </w:r>
      <w:r w:rsidR="00C636B5" w:rsidRPr="008B7407">
        <w:rPr>
          <w:rFonts w:ascii="Arial" w:hAnsi="Arial" w:cs="Arial"/>
          <w:b w:val="0"/>
          <w:bCs/>
          <w:sz w:val="19"/>
          <w:szCs w:val="19"/>
        </w:rPr>
        <w:t>monitored field operations, critical path method (CPM) review and evaluation, and the preparation of monthly progress reports</w:t>
      </w:r>
      <w:r w:rsidR="00C636B5" w:rsidRPr="008B7407">
        <w:rPr>
          <w:rFonts w:ascii="Arial" w:hAnsi="Arial" w:cs="Arial"/>
          <w:b w:val="0"/>
          <w:sz w:val="19"/>
          <w:szCs w:val="19"/>
        </w:rPr>
        <w:t>.</w:t>
      </w:r>
      <w:r w:rsidR="006140AE" w:rsidRPr="008B7407">
        <w:rPr>
          <w:rFonts w:ascii="Arial" w:hAnsi="Arial" w:cs="Arial"/>
          <w:b w:val="0"/>
          <w:sz w:val="19"/>
          <w:szCs w:val="19"/>
        </w:rPr>
        <w:t xml:space="preserve"> </w:t>
      </w:r>
      <w:r w:rsidR="00C636B5" w:rsidRPr="008B7407">
        <w:rPr>
          <w:rFonts w:ascii="Arial" w:hAnsi="Arial" w:cs="Arial"/>
          <w:b w:val="0"/>
          <w:sz w:val="19"/>
          <w:szCs w:val="19"/>
        </w:rPr>
        <w:t xml:space="preserve">(2005 - 2006) </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NJTA</w:t>
      </w:r>
      <w:r w:rsidR="006E4CE1" w:rsidRPr="008B7407">
        <w:rPr>
          <w:rFonts w:ascii="Arial" w:hAnsi="Arial" w:cs="Arial"/>
          <w:sz w:val="19"/>
          <w:szCs w:val="19"/>
          <w:lang w:val="en-US"/>
        </w:rPr>
        <w:t>,</w:t>
      </w:r>
      <w:r w:rsidRPr="008B7407">
        <w:rPr>
          <w:rFonts w:ascii="Arial" w:hAnsi="Arial" w:cs="Arial"/>
          <w:sz w:val="19"/>
          <w:szCs w:val="19"/>
        </w:rPr>
        <w:t xml:space="preserve"> Interchange 1 Relocation</w:t>
      </w:r>
      <w:r w:rsidR="006E4CE1" w:rsidRPr="008B7407">
        <w:rPr>
          <w:rFonts w:ascii="Arial" w:hAnsi="Arial" w:cs="Arial"/>
          <w:sz w:val="19"/>
          <w:szCs w:val="19"/>
          <w:lang w:val="en-US"/>
        </w:rPr>
        <w:t xml:space="preserve">, </w:t>
      </w:r>
      <w:r w:rsidR="006E4CE1" w:rsidRPr="008B7407">
        <w:rPr>
          <w:rFonts w:ascii="Arial" w:hAnsi="Arial" w:cs="Arial"/>
          <w:sz w:val="19"/>
          <w:szCs w:val="19"/>
        </w:rPr>
        <w:t>Carneys Point, NJ</w:t>
      </w:r>
      <w:r w:rsidR="006E4CE1" w:rsidRPr="008B7407">
        <w:rPr>
          <w:rFonts w:ascii="Arial" w:hAnsi="Arial" w:cs="Arial"/>
          <w:b w:val="0"/>
          <w:sz w:val="19"/>
          <w:szCs w:val="19"/>
          <w:lang w:val="en-US"/>
        </w:rPr>
        <w:t xml:space="preserve"> </w:t>
      </w:r>
      <w:r w:rsidRPr="008B7407">
        <w:rPr>
          <w:rFonts w:ascii="Arial" w:hAnsi="Arial" w:cs="Arial"/>
          <w:b w:val="0"/>
          <w:sz w:val="19"/>
          <w:szCs w:val="19"/>
        </w:rPr>
        <w:t>- Construction Project Manager</w:t>
      </w:r>
      <w:r w:rsidR="006E4CE1" w:rsidRPr="008B7407">
        <w:rPr>
          <w:rFonts w:ascii="Arial" w:hAnsi="Arial" w:cs="Arial"/>
          <w:b w:val="0"/>
          <w:sz w:val="19"/>
          <w:szCs w:val="19"/>
          <w:lang w:val="en-US"/>
        </w:rPr>
        <w:t xml:space="preserve">. </w:t>
      </w:r>
      <w:r w:rsidRPr="008B7407">
        <w:rPr>
          <w:rFonts w:ascii="Arial" w:hAnsi="Arial" w:cs="Arial"/>
          <w:b w:val="0"/>
          <w:sz w:val="19"/>
          <w:szCs w:val="19"/>
        </w:rPr>
        <w:t xml:space="preserve">Oversaw various New Jersey Turnpike Authority (NJTA) projects related to the construction of a new 23-lane toll facility to accommodate future widening plans of the expressway in Carneys Point, NJ. The projects included the construction of temporary roads, excavation and grading, surcharging, pavement, construction of </w:t>
      </w:r>
      <w:r w:rsidRPr="008B7407">
        <w:rPr>
          <w:rFonts w:ascii="Arial" w:hAnsi="Arial" w:cs="Arial"/>
          <w:b w:val="0"/>
          <w:bCs/>
          <w:sz w:val="19"/>
          <w:szCs w:val="19"/>
        </w:rPr>
        <w:t>three truss bridge structures</w:t>
      </w:r>
      <w:r w:rsidRPr="008B7407">
        <w:rPr>
          <w:rFonts w:ascii="Arial" w:hAnsi="Arial" w:cs="Arial"/>
          <w:b w:val="0"/>
          <w:sz w:val="19"/>
          <w:szCs w:val="19"/>
        </w:rPr>
        <w:t xml:space="preserve">, toll plaza construction, and building demolition. Mr. Scancella was responsible for monitoring various aspects of the construction and managing a staff of resident engineers and inspectors. He was responsible for contract change orders, reviewing contract documents, and preparing pay estimates. Mr. Scancella also </w:t>
      </w:r>
      <w:r w:rsidRPr="008B7407">
        <w:rPr>
          <w:rFonts w:ascii="Arial" w:hAnsi="Arial" w:cs="Arial"/>
          <w:b w:val="0"/>
          <w:bCs/>
          <w:sz w:val="19"/>
          <w:szCs w:val="19"/>
        </w:rPr>
        <w:t>monitored field operations, reviewed and evaluated the critical path method (CPM) schedule, and prepared monthly progress reports</w:t>
      </w:r>
      <w:r w:rsidRPr="008B7407">
        <w:rPr>
          <w:rFonts w:ascii="Arial" w:hAnsi="Arial" w:cs="Arial"/>
          <w:b w:val="0"/>
          <w:sz w:val="19"/>
          <w:szCs w:val="19"/>
        </w:rPr>
        <w:t>.</w:t>
      </w:r>
      <w:r w:rsidR="006140AE" w:rsidRPr="008B7407">
        <w:rPr>
          <w:rFonts w:ascii="Arial" w:hAnsi="Arial" w:cs="Arial"/>
          <w:b w:val="0"/>
          <w:sz w:val="19"/>
          <w:szCs w:val="19"/>
        </w:rPr>
        <w:t xml:space="preserve"> </w:t>
      </w:r>
      <w:r w:rsidRPr="008B7407">
        <w:rPr>
          <w:rFonts w:ascii="Arial" w:hAnsi="Arial" w:cs="Arial"/>
          <w:b w:val="0"/>
          <w:sz w:val="19"/>
          <w:szCs w:val="19"/>
        </w:rPr>
        <w:t>(1999 - 2005)</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6E4CE1" w:rsidRPr="008B7407">
        <w:rPr>
          <w:rFonts w:ascii="Arial" w:hAnsi="Arial" w:cs="Arial"/>
          <w:sz w:val="19"/>
          <w:szCs w:val="19"/>
          <w:lang w:val="en-US"/>
        </w:rPr>
        <w:t>,</w:t>
      </w:r>
      <w:r w:rsidRPr="008B7407">
        <w:rPr>
          <w:rFonts w:ascii="Arial" w:hAnsi="Arial" w:cs="Arial"/>
          <w:sz w:val="19"/>
          <w:szCs w:val="19"/>
        </w:rPr>
        <w:t xml:space="preserve"> Route 133/Hightstown Bypass Section 1</w:t>
      </w:r>
      <w:r w:rsidRPr="008B7407">
        <w:rPr>
          <w:rFonts w:ascii="Arial" w:hAnsi="Arial" w:cs="Arial"/>
          <w:bCs/>
          <w:sz w:val="19"/>
          <w:szCs w:val="19"/>
        </w:rPr>
        <w:t xml:space="preserve"> Design-Build</w:t>
      </w:r>
      <w:r w:rsidRPr="008B7407">
        <w:rPr>
          <w:rFonts w:ascii="Arial" w:hAnsi="Arial" w:cs="Arial"/>
          <w:b w:val="0"/>
          <w:bCs/>
          <w:sz w:val="19"/>
          <w:szCs w:val="19"/>
        </w:rPr>
        <w:t xml:space="preserve"> </w:t>
      </w:r>
      <w:r w:rsidRPr="008B7407">
        <w:rPr>
          <w:rFonts w:ascii="Arial" w:hAnsi="Arial" w:cs="Arial"/>
          <w:b w:val="0"/>
          <w:sz w:val="19"/>
          <w:szCs w:val="19"/>
        </w:rPr>
        <w:t>- Project Manager</w:t>
      </w:r>
      <w:r w:rsidR="006E4CE1" w:rsidRPr="008B7407">
        <w:rPr>
          <w:rFonts w:ascii="Arial" w:hAnsi="Arial" w:cs="Arial"/>
          <w:b w:val="0"/>
          <w:sz w:val="19"/>
          <w:szCs w:val="19"/>
          <w:lang w:val="en-US"/>
        </w:rPr>
        <w:t xml:space="preserve">. </w:t>
      </w:r>
      <w:r w:rsidRPr="008B7407">
        <w:rPr>
          <w:rFonts w:ascii="Arial" w:hAnsi="Arial" w:cs="Arial"/>
          <w:b w:val="0"/>
          <w:sz w:val="19"/>
          <w:szCs w:val="19"/>
        </w:rPr>
        <w:t xml:space="preserve">Managed this $65 million design-build transportation project in Mercer County, NJ. The project consisted of </w:t>
      </w:r>
      <w:r w:rsidR="006E4CE1" w:rsidRPr="008B7407">
        <w:rPr>
          <w:rFonts w:ascii="Arial" w:hAnsi="Arial" w:cs="Arial"/>
          <w:b w:val="0"/>
          <w:sz w:val="19"/>
          <w:szCs w:val="19"/>
          <w:lang w:val="en-US"/>
        </w:rPr>
        <w:t>seven</w:t>
      </w:r>
      <w:r w:rsidRPr="008B7407">
        <w:rPr>
          <w:rFonts w:ascii="Arial" w:hAnsi="Arial" w:cs="Arial"/>
          <w:b w:val="0"/>
          <w:sz w:val="19"/>
          <w:szCs w:val="19"/>
        </w:rPr>
        <w:t xml:space="preserve"> miles of new roadway, 15 new structures, wetlands mitigation, threatened and endangered species mitigation, noise mitigation, and close community involvement. This was the first design-build project undertaken by the New Jersey Department of Transportation (NJDOT). Mr. Scancella made sure that the contractor and design consultant produced a quality assurance and quality control (QA/QC) </w:t>
      </w:r>
      <w:r w:rsidR="006E4CE1" w:rsidRPr="008B7407">
        <w:rPr>
          <w:rFonts w:ascii="Arial" w:hAnsi="Arial" w:cs="Arial"/>
          <w:b w:val="0"/>
          <w:sz w:val="19"/>
          <w:szCs w:val="19"/>
          <w:lang w:val="en-US"/>
        </w:rPr>
        <w:t>m</w:t>
      </w:r>
      <w:r w:rsidRPr="008B7407">
        <w:rPr>
          <w:rFonts w:ascii="Arial" w:hAnsi="Arial" w:cs="Arial"/>
          <w:b w:val="0"/>
          <w:sz w:val="19"/>
          <w:szCs w:val="19"/>
        </w:rPr>
        <w:t xml:space="preserve">anual that was a “living” document which could evolve over the duration of the contract, and that it set standards and specifications on materials, construction and design practices and principles, and performance specifications. Additionally, he ensured that the contractor and his design consultant prepared plans, studies, and other regulatory standards to meet </w:t>
      </w:r>
      <w:r w:rsidRPr="008B7407">
        <w:rPr>
          <w:rFonts w:ascii="Arial" w:hAnsi="Arial" w:cs="Arial"/>
          <w:b w:val="0"/>
          <w:bCs/>
          <w:sz w:val="19"/>
          <w:szCs w:val="19"/>
        </w:rPr>
        <w:t>NJDOT quality standards</w:t>
      </w:r>
      <w:r w:rsidRPr="008B7407">
        <w:rPr>
          <w:rFonts w:ascii="Arial" w:hAnsi="Arial" w:cs="Arial"/>
          <w:b w:val="0"/>
          <w:sz w:val="19"/>
          <w:szCs w:val="19"/>
        </w:rPr>
        <w:t xml:space="preserve"> established for the project, applicable code references and/or requirements, and standard regulatory references and/or requirements. (1996 - 1999) </w:t>
      </w:r>
    </w:p>
    <w:p w:rsidR="00C636B5" w:rsidRPr="008B7407" w:rsidRDefault="00C636B5" w:rsidP="00D46B02">
      <w:pPr>
        <w:jc w:val="both"/>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6E4CE1" w:rsidRPr="008B7407">
        <w:rPr>
          <w:rFonts w:ascii="Arial" w:hAnsi="Arial" w:cs="Arial"/>
          <w:sz w:val="19"/>
          <w:szCs w:val="19"/>
          <w:lang w:val="en-US"/>
        </w:rPr>
        <w:t>,</w:t>
      </w:r>
      <w:r w:rsidRPr="008B7407">
        <w:rPr>
          <w:rFonts w:ascii="Arial" w:hAnsi="Arial" w:cs="Arial"/>
          <w:sz w:val="19"/>
          <w:szCs w:val="19"/>
        </w:rPr>
        <w:t xml:space="preserve"> Route 168 Reconstruction Section 1</w:t>
      </w:r>
      <w:r w:rsidRPr="008B7407">
        <w:rPr>
          <w:rFonts w:ascii="Arial" w:hAnsi="Arial" w:cs="Arial"/>
          <w:b w:val="0"/>
          <w:sz w:val="19"/>
          <w:szCs w:val="19"/>
        </w:rPr>
        <w:t xml:space="preserve"> - Project Manager</w:t>
      </w:r>
      <w:r w:rsidR="006E4CE1" w:rsidRPr="008B7407">
        <w:rPr>
          <w:rFonts w:ascii="Arial" w:hAnsi="Arial" w:cs="Arial"/>
          <w:b w:val="0"/>
          <w:sz w:val="19"/>
          <w:szCs w:val="19"/>
          <w:lang w:val="en-US"/>
        </w:rPr>
        <w:t xml:space="preserve">. </w:t>
      </w:r>
      <w:r w:rsidRPr="008B7407">
        <w:rPr>
          <w:rFonts w:ascii="Arial" w:hAnsi="Arial" w:cs="Arial"/>
          <w:b w:val="0"/>
          <w:sz w:val="19"/>
          <w:szCs w:val="19"/>
        </w:rPr>
        <w:t xml:space="preserve">Managed the reconstruction of a portion of Route 168 in Camden County, NJ. Mr. Scancella was responsible for project management and quality assurance and quality control (QA/QC) for traffic analysis and traffic control plans, environmental issues and permitting, utilities, geotechnical studies, drainage, hydraulics/hydrology, pavement design, right-of-way (ROW), baseline development, </w:t>
      </w:r>
      <w:r w:rsidR="006E4CE1" w:rsidRPr="008B7407">
        <w:rPr>
          <w:rFonts w:ascii="Arial" w:hAnsi="Arial" w:cs="Arial"/>
          <w:b w:val="0"/>
          <w:sz w:val="19"/>
          <w:szCs w:val="19"/>
          <w:lang w:val="en-US"/>
        </w:rPr>
        <w:t xml:space="preserve">and </w:t>
      </w:r>
      <w:r w:rsidRPr="008B7407">
        <w:rPr>
          <w:rFonts w:ascii="Arial" w:hAnsi="Arial" w:cs="Arial"/>
          <w:b w:val="0"/>
          <w:sz w:val="19"/>
          <w:szCs w:val="19"/>
        </w:rPr>
        <w:t xml:space="preserve">FHWA review and oversight. The QA/QC also included worksite safety, lighting, signing and striping, design exception reports, typical section, slope limits, horizontal and vertical control, profiles, cross-sections, and earthwork summary. All plans were created in accordance with New Jersey Department of Transportation (NJDOT) </w:t>
      </w:r>
      <w:r w:rsidRPr="008B7407">
        <w:rPr>
          <w:rFonts w:ascii="Arial" w:hAnsi="Arial" w:cs="Arial"/>
          <w:b w:val="0"/>
          <w:i/>
          <w:sz w:val="19"/>
          <w:szCs w:val="19"/>
        </w:rPr>
        <w:t>Highway Design Manual</w:t>
      </w:r>
      <w:r w:rsidRPr="008B7407">
        <w:rPr>
          <w:rFonts w:ascii="Arial" w:hAnsi="Arial" w:cs="Arial"/>
          <w:b w:val="0"/>
          <w:sz w:val="19"/>
          <w:szCs w:val="19"/>
        </w:rPr>
        <w:t xml:space="preserve">, NJDOT </w:t>
      </w:r>
      <w:r w:rsidRPr="008B7407">
        <w:rPr>
          <w:rFonts w:ascii="Arial" w:hAnsi="Arial" w:cs="Arial"/>
          <w:b w:val="0"/>
          <w:i/>
          <w:sz w:val="19"/>
          <w:szCs w:val="19"/>
        </w:rPr>
        <w:t>Procedures Manual</w:t>
      </w:r>
      <w:r w:rsidRPr="008B7407">
        <w:rPr>
          <w:rFonts w:ascii="Arial" w:hAnsi="Arial" w:cs="Arial"/>
          <w:b w:val="0"/>
          <w:sz w:val="19"/>
          <w:szCs w:val="19"/>
        </w:rPr>
        <w:t>, and AASHTO specifications.</w:t>
      </w:r>
      <w:r w:rsidR="006140AE" w:rsidRPr="008B7407">
        <w:rPr>
          <w:rFonts w:ascii="Arial" w:hAnsi="Arial" w:cs="Arial"/>
          <w:b w:val="0"/>
          <w:sz w:val="19"/>
          <w:szCs w:val="19"/>
        </w:rPr>
        <w:t xml:space="preserve"> </w:t>
      </w:r>
      <w:r w:rsidRPr="008B7407">
        <w:rPr>
          <w:rFonts w:ascii="Arial" w:hAnsi="Arial" w:cs="Arial"/>
          <w:b w:val="0"/>
          <w:sz w:val="19"/>
          <w:szCs w:val="19"/>
        </w:rPr>
        <w:t>(1996 - 1999)</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6E4CE1" w:rsidRPr="008B7407">
        <w:rPr>
          <w:rFonts w:ascii="Arial" w:hAnsi="Arial" w:cs="Arial"/>
          <w:sz w:val="19"/>
          <w:szCs w:val="19"/>
          <w:lang w:val="en-US"/>
        </w:rPr>
        <w:t>,</w:t>
      </w:r>
      <w:r w:rsidRPr="008B7407">
        <w:rPr>
          <w:rFonts w:ascii="Arial" w:hAnsi="Arial" w:cs="Arial"/>
          <w:sz w:val="19"/>
          <w:szCs w:val="19"/>
        </w:rPr>
        <w:t xml:space="preserve"> Bureau of Materials</w:t>
      </w:r>
      <w:r w:rsidRPr="008B7407">
        <w:rPr>
          <w:rFonts w:ascii="Arial" w:hAnsi="Arial" w:cs="Arial"/>
          <w:b w:val="0"/>
          <w:sz w:val="19"/>
          <w:szCs w:val="19"/>
        </w:rPr>
        <w:t xml:space="preserve"> - Former Project Engineer, Materials/Project Manager Inspection Unit</w:t>
      </w:r>
      <w:r w:rsidR="006E4CE1" w:rsidRPr="008B7407">
        <w:rPr>
          <w:rFonts w:ascii="Arial" w:hAnsi="Arial" w:cs="Arial"/>
          <w:b w:val="0"/>
          <w:sz w:val="19"/>
          <w:szCs w:val="19"/>
          <w:lang w:val="en-US"/>
        </w:rPr>
        <w:t xml:space="preserve">. </w:t>
      </w:r>
      <w:r w:rsidRPr="008B7407">
        <w:rPr>
          <w:rFonts w:ascii="Arial" w:hAnsi="Arial" w:cs="Arial"/>
          <w:b w:val="0"/>
          <w:sz w:val="19"/>
          <w:szCs w:val="19"/>
        </w:rPr>
        <w:t xml:space="preserve">Responsible for the quality assurance and quality control (QA/QC) of all materials used on New Jersey Department of Transportation (NJDOT) construction projects. The materials included structural steel for bridges, prestressed and post-tensioned structural concrete, drainage items, aggregates, and other miscellaneous items such as cement and structural paint. Mr. Scancella developed a QA/QC </w:t>
      </w:r>
      <w:r w:rsidR="006E4CE1" w:rsidRPr="008B7407">
        <w:rPr>
          <w:rFonts w:ascii="Arial" w:hAnsi="Arial" w:cs="Arial"/>
          <w:b w:val="0"/>
          <w:sz w:val="19"/>
          <w:szCs w:val="19"/>
          <w:lang w:val="en-US"/>
        </w:rPr>
        <w:t>m</w:t>
      </w:r>
      <w:r w:rsidRPr="008B7407">
        <w:rPr>
          <w:rFonts w:ascii="Arial" w:hAnsi="Arial" w:cs="Arial"/>
          <w:b w:val="0"/>
          <w:sz w:val="19"/>
          <w:szCs w:val="19"/>
        </w:rPr>
        <w:t xml:space="preserve">anual to establish procedures and practices for each type of construction material. He also worked with field personnel to ensure that QA/QC measures were being followed. During Mr. </w:t>
      </w:r>
      <w:proofErr w:type="spellStart"/>
      <w:r w:rsidRPr="008B7407">
        <w:rPr>
          <w:rFonts w:ascii="Arial" w:hAnsi="Arial" w:cs="Arial"/>
          <w:b w:val="0"/>
          <w:sz w:val="19"/>
          <w:szCs w:val="19"/>
        </w:rPr>
        <w:t>Scancella’s</w:t>
      </w:r>
      <w:proofErr w:type="spellEnd"/>
      <w:r w:rsidRPr="008B7407">
        <w:rPr>
          <w:rFonts w:ascii="Arial" w:hAnsi="Arial" w:cs="Arial"/>
          <w:b w:val="0"/>
          <w:sz w:val="19"/>
          <w:szCs w:val="19"/>
        </w:rPr>
        <w:t xml:space="preserve"> tenure in this position, he was responsible for managing the material inspections for more than 100 construction projects. He worked with state resident engineers to ensure prompt and timely inspections, provided insight and/or valuable information to the </w:t>
      </w:r>
      <w:r w:rsidR="006E4CE1" w:rsidRPr="008B7407">
        <w:rPr>
          <w:rFonts w:ascii="Arial" w:hAnsi="Arial" w:cs="Arial"/>
          <w:b w:val="0"/>
          <w:sz w:val="19"/>
          <w:szCs w:val="19"/>
          <w:lang w:val="en-US"/>
        </w:rPr>
        <w:t>P</w:t>
      </w:r>
      <w:r w:rsidRPr="008B7407">
        <w:rPr>
          <w:rFonts w:ascii="Arial" w:hAnsi="Arial" w:cs="Arial"/>
          <w:b w:val="0"/>
          <w:sz w:val="19"/>
          <w:szCs w:val="19"/>
        </w:rPr>
        <w:t xml:space="preserve">roject </w:t>
      </w:r>
      <w:r w:rsidR="006E4CE1" w:rsidRPr="008B7407">
        <w:rPr>
          <w:rFonts w:ascii="Arial" w:hAnsi="Arial" w:cs="Arial"/>
          <w:b w:val="0"/>
          <w:sz w:val="19"/>
          <w:szCs w:val="19"/>
          <w:lang w:val="en-US"/>
        </w:rPr>
        <w:t>M</w:t>
      </w:r>
      <w:proofErr w:type="spellStart"/>
      <w:r w:rsidRPr="008B7407">
        <w:rPr>
          <w:rFonts w:ascii="Arial" w:hAnsi="Arial" w:cs="Arial"/>
          <w:b w:val="0"/>
          <w:sz w:val="19"/>
          <w:szCs w:val="19"/>
        </w:rPr>
        <w:t>anager</w:t>
      </w:r>
      <w:proofErr w:type="spellEnd"/>
      <w:r w:rsidRPr="008B7407">
        <w:rPr>
          <w:rFonts w:ascii="Arial" w:hAnsi="Arial" w:cs="Arial"/>
          <w:b w:val="0"/>
          <w:sz w:val="19"/>
          <w:szCs w:val="19"/>
        </w:rPr>
        <w:t xml:space="preserve"> and other personnel so that proper and expedient decisions could be made when problems arose, and made independent decisions when requested to keep projects on schedule with a high-quality product.</w:t>
      </w:r>
      <w:r w:rsidR="006140AE" w:rsidRPr="008B7407">
        <w:rPr>
          <w:rFonts w:ascii="Arial" w:hAnsi="Arial" w:cs="Arial"/>
          <w:b w:val="0"/>
          <w:sz w:val="19"/>
          <w:szCs w:val="19"/>
        </w:rPr>
        <w:t xml:space="preserve"> </w:t>
      </w:r>
      <w:r w:rsidRPr="008B7407">
        <w:rPr>
          <w:rFonts w:ascii="Arial" w:hAnsi="Arial" w:cs="Arial"/>
          <w:b w:val="0"/>
          <w:sz w:val="19"/>
          <w:szCs w:val="19"/>
        </w:rPr>
        <w:t>(1991 - 1996)</w:t>
      </w:r>
    </w:p>
    <w:p w:rsidR="00C636B5" w:rsidRPr="008B7407" w:rsidRDefault="00C636B5" w:rsidP="00D46B02">
      <w:pPr>
        <w:pStyle w:val="ResBody"/>
        <w:spacing w:line="240" w:lineRule="auto"/>
        <w:rPr>
          <w:rFonts w:ascii="Arial" w:hAnsi="Arial" w:cs="Arial"/>
          <w:sz w:val="19"/>
          <w:szCs w:val="19"/>
        </w:rPr>
      </w:pPr>
    </w:p>
    <w:p w:rsidR="00C636B5" w:rsidRPr="008B7407" w:rsidRDefault="00C636B5" w:rsidP="00D46B02">
      <w:pPr>
        <w:tabs>
          <w:tab w:val="left" w:pos="-1080"/>
          <w:tab w:val="left" w:pos="-720"/>
          <w:tab w:val="left" w:pos="-180"/>
          <w:tab w:val="left" w:pos="270"/>
          <w:tab w:val="left" w:pos="540"/>
          <w:tab w:val="left" w:pos="2160"/>
        </w:tabs>
        <w:jc w:val="both"/>
        <w:rPr>
          <w:rFonts w:ascii="Arial" w:hAnsi="Arial" w:cs="Arial"/>
          <w:sz w:val="19"/>
          <w:szCs w:val="19"/>
        </w:rPr>
      </w:pPr>
      <w:r w:rsidRPr="008B7407">
        <w:rPr>
          <w:rStyle w:val="ResProjectNameChar"/>
          <w:rFonts w:ascii="Arial" w:hAnsi="Arial" w:cs="Arial"/>
          <w:sz w:val="19"/>
          <w:szCs w:val="19"/>
        </w:rPr>
        <w:t>NJDOT</w:t>
      </w:r>
      <w:r w:rsidR="006E4CE1" w:rsidRPr="008B7407">
        <w:rPr>
          <w:rStyle w:val="ResProjectNameChar"/>
          <w:rFonts w:ascii="Arial" w:hAnsi="Arial" w:cs="Arial"/>
          <w:sz w:val="19"/>
          <w:szCs w:val="19"/>
        </w:rPr>
        <w:t>,</w:t>
      </w:r>
      <w:r w:rsidRPr="008B7407">
        <w:rPr>
          <w:rStyle w:val="ResProjectNameChar"/>
          <w:rFonts w:ascii="Arial" w:hAnsi="Arial" w:cs="Arial"/>
          <w:sz w:val="19"/>
          <w:szCs w:val="19"/>
        </w:rPr>
        <w:t xml:space="preserve"> Route 30 Widening and Reconstruction</w:t>
      </w:r>
      <w:r w:rsidRPr="008B7407">
        <w:rPr>
          <w:rStyle w:val="ResProjectNameChar"/>
          <w:rFonts w:ascii="Arial" w:hAnsi="Arial" w:cs="Arial"/>
          <w:b w:val="0"/>
          <w:sz w:val="19"/>
          <w:szCs w:val="19"/>
        </w:rPr>
        <w:t xml:space="preserve"> - Resident Engineer</w:t>
      </w:r>
      <w:r w:rsidR="006E4CE1" w:rsidRPr="008B7407">
        <w:rPr>
          <w:rStyle w:val="ResProjectNameChar"/>
          <w:rFonts w:ascii="Arial" w:hAnsi="Arial" w:cs="Arial"/>
          <w:b w:val="0"/>
          <w:sz w:val="19"/>
          <w:szCs w:val="19"/>
        </w:rPr>
        <w:t>.</w:t>
      </w:r>
      <w:r w:rsidR="006E4CE1" w:rsidRPr="008B7407">
        <w:rPr>
          <w:rStyle w:val="ResProjectNameChar"/>
          <w:rFonts w:ascii="Arial" w:hAnsi="Arial" w:cs="Arial"/>
          <w:sz w:val="19"/>
          <w:szCs w:val="19"/>
        </w:rPr>
        <w:t xml:space="preserve"> </w:t>
      </w:r>
      <w:r w:rsidRPr="008B7407">
        <w:rPr>
          <w:rFonts w:ascii="Arial" w:hAnsi="Arial" w:cs="Arial"/>
          <w:sz w:val="19"/>
          <w:szCs w:val="19"/>
        </w:rPr>
        <w:t>Provided resident engineering services for the New Jersey Department of Transportation (NJDOT) construction and widening of Route 30 from Hammonton to Berlin, NJ</w:t>
      </w:r>
      <w:r w:rsidR="006E4CE1" w:rsidRPr="008B7407">
        <w:rPr>
          <w:rFonts w:ascii="Arial" w:hAnsi="Arial" w:cs="Arial"/>
          <w:sz w:val="19"/>
          <w:szCs w:val="19"/>
        </w:rPr>
        <w:t>.</w:t>
      </w:r>
      <w:r w:rsidRPr="008B7407">
        <w:rPr>
          <w:rFonts w:ascii="Arial" w:hAnsi="Arial" w:cs="Arial"/>
          <w:sz w:val="19"/>
          <w:szCs w:val="19"/>
        </w:rPr>
        <w:t xml:space="preserve"> Mr. Scancella was responsible for managing the roadway construction. The project scope consisted of widening and resurfacing, bridge repair and construction, and intersection improvements. Mr. Scancella managed the utility layout and geometric design at the project ends and during construction. He was also responsible for reviewing and managing traffic control plans for geometric correctness, lane control, and standards to the NJDOT </w:t>
      </w:r>
      <w:r w:rsidRPr="008B7407">
        <w:rPr>
          <w:rFonts w:ascii="Arial" w:hAnsi="Arial" w:cs="Arial"/>
          <w:i/>
          <w:sz w:val="19"/>
          <w:szCs w:val="19"/>
        </w:rPr>
        <w:t>Roadway Design Manual</w:t>
      </w:r>
      <w:r w:rsidRPr="008B7407">
        <w:rPr>
          <w:rFonts w:ascii="Arial" w:hAnsi="Arial" w:cs="Arial"/>
          <w:sz w:val="19"/>
          <w:szCs w:val="19"/>
        </w:rPr>
        <w:t>. Mr. Scancella also reviewed and approved geometric staged construction plans and details.</w:t>
      </w:r>
      <w:r w:rsidR="006140AE" w:rsidRPr="008B7407">
        <w:rPr>
          <w:rFonts w:ascii="Arial" w:hAnsi="Arial" w:cs="Arial"/>
          <w:sz w:val="19"/>
          <w:szCs w:val="19"/>
        </w:rPr>
        <w:t xml:space="preserve"> </w:t>
      </w:r>
      <w:r w:rsidRPr="008B7407">
        <w:rPr>
          <w:rFonts w:ascii="Arial" w:hAnsi="Arial" w:cs="Arial"/>
          <w:sz w:val="19"/>
          <w:szCs w:val="19"/>
        </w:rPr>
        <w:t>(12/</w:t>
      </w:r>
      <w:r w:rsidR="0006015F" w:rsidRPr="008B7407">
        <w:rPr>
          <w:rFonts w:ascii="Arial" w:hAnsi="Arial" w:cs="Arial"/>
          <w:sz w:val="19"/>
          <w:szCs w:val="19"/>
        </w:rPr>
        <w:t>19</w:t>
      </w:r>
      <w:r w:rsidRPr="008B7407">
        <w:rPr>
          <w:rFonts w:ascii="Arial" w:hAnsi="Arial" w:cs="Arial"/>
          <w:sz w:val="19"/>
          <w:szCs w:val="19"/>
        </w:rPr>
        <w:t>86 - 2/</w:t>
      </w:r>
      <w:r w:rsidR="0006015F" w:rsidRPr="008B7407">
        <w:rPr>
          <w:rFonts w:ascii="Arial" w:hAnsi="Arial" w:cs="Arial"/>
          <w:sz w:val="19"/>
          <w:szCs w:val="19"/>
        </w:rPr>
        <w:t>19</w:t>
      </w:r>
      <w:r w:rsidRPr="008B7407">
        <w:rPr>
          <w:rFonts w:ascii="Arial" w:hAnsi="Arial" w:cs="Arial"/>
          <w:sz w:val="19"/>
          <w:szCs w:val="19"/>
        </w:rPr>
        <w:t>88)</w:t>
      </w:r>
    </w:p>
    <w:p w:rsidR="00C636B5" w:rsidRPr="008B7407" w:rsidRDefault="00C636B5" w:rsidP="00D46B02">
      <w:pPr>
        <w:pStyle w:val="ResBody"/>
        <w:spacing w:line="240" w:lineRule="auto"/>
        <w:rPr>
          <w:rStyle w:val="ResProjectNameChar"/>
          <w:rFonts w:ascii="Arial" w:hAnsi="Arial" w:cs="Arial"/>
          <w:sz w:val="19"/>
          <w:szCs w:val="19"/>
        </w:rPr>
      </w:pPr>
    </w:p>
    <w:p w:rsidR="00C636B5" w:rsidRPr="008B7407" w:rsidRDefault="00C636B5" w:rsidP="00D46B02">
      <w:pPr>
        <w:pStyle w:val="ResProjectName"/>
        <w:spacing w:line="240" w:lineRule="auto"/>
        <w:jc w:val="both"/>
        <w:rPr>
          <w:rFonts w:ascii="Arial" w:hAnsi="Arial" w:cs="Arial"/>
          <w:b w:val="0"/>
          <w:sz w:val="19"/>
          <w:szCs w:val="19"/>
        </w:rPr>
      </w:pPr>
      <w:r w:rsidRPr="008B7407">
        <w:rPr>
          <w:rFonts w:ascii="Arial" w:hAnsi="Arial" w:cs="Arial"/>
          <w:sz w:val="19"/>
          <w:szCs w:val="19"/>
        </w:rPr>
        <w:t>NJDOT</w:t>
      </w:r>
      <w:r w:rsidR="0006015F" w:rsidRPr="008B7407">
        <w:rPr>
          <w:rFonts w:ascii="Arial" w:hAnsi="Arial" w:cs="Arial"/>
          <w:sz w:val="19"/>
          <w:szCs w:val="19"/>
          <w:lang w:val="en-US"/>
        </w:rPr>
        <w:t>,</w:t>
      </w:r>
      <w:r w:rsidRPr="008B7407">
        <w:rPr>
          <w:rFonts w:ascii="Arial" w:hAnsi="Arial" w:cs="Arial"/>
          <w:sz w:val="19"/>
          <w:szCs w:val="19"/>
        </w:rPr>
        <w:t xml:space="preserve"> Routes 40 and 322 Widening</w:t>
      </w:r>
      <w:r w:rsidR="0006015F" w:rsidRPr="008B7407">
        <w:rPr>
          <w:rFonts w:ascii="Arial" w:hAnsi="Arial" w:cs="Arial"/>
          <w:sz w:val="19"/>
          <w:szCs w:val="19"/>
          <w:lang w:val="en-US"/>
        </w:rPr>
        <w:t>, Pleasantville, NJ</w:t>
      </w:r>
      <w:r w:rsidRPr="008B7407">
        <w:rPr>
          <w:rFonts w:ascii="Arial" w:hAnsi="Arial" w:cs="Arial"/>
          <w:b w:val="0"/>
          <w:sz w:val="19"/>
          <w:szCs w:val="19"/>
        </w:rPr>
        <w:t xml:space="preserve"> - Resident Engineer/Construction Project Manager</w:t>
      </w:r>
      <w:r w:rsidR="0006015F" w:rsidRPr="008B7407">
        <w:rPr>
          <w:rFonts w:ascii="Arial" w:hAnsi="Arial" w:cs="Arial"/>
          <w:b w:val="0"/>
          <w:sz w:val="19"/>
          <w:szCs w:val="19"/>
          <w:lang w:val="en-US"/>
        </w:rPr>
        <w:t xml:space="preserve">. </w:t>
      </w:r>
      <w:r w:rsidRPr="008B7407">
        <w:rPr>
          <w:rFonts w:ascii="Arial" w:hAnsi="Arial" w:cs="Arial"/>
          <w:b w:val="0"/>
          <w:sz w:val="19"/>
          <w:szCs w:val="19"/>
        </w:rPr>
        <w:t xml:space="preserve">Managed a $10 million New Jersey Department of Transportation (NJDOT) roadway widening from Route 9 to Franklin Avenue in Pleasantville, NJ. This project included three intersections with traffic signals, drainage, and roadway reconstruction. Mr. Scancella also managed the utility layout and geometric design at the project’s ends. He was responsible for reviewing and managing traffic control plans for geometric correctness and lane control and standards to the NJDOT </w:t>
      </w:r>
      <w:r w:rsidRPr="008B7407">
        <w:rPr>
          <w:rFonts w:ascii="Arial" w:hAnsi="Arial" w:cs="Arial"/>
          <w:b w:val="0"/>
          <w:i/>
          <w:sz w:val="19"/>
          <w:szCs w:val="19"/>
        </w:rPr>
        <w:t>Roadway Design Manual</w:t>
      </w:r>
      <w:r w:rsidRPr="008B7407">
        <w:rPr>
          <w:rFonts w:ascii="Arial" w:hAnsi="Arial" w:cs="Arial"/>
          <w:b w:val="0"/>
          <w:sz w:val="19"/>
          <w:szCs w:val="19"/>
        </w:rPr>
        <w:t>. Mr. Scancella also reviewed and approved geometric staged construction plans and details.</w:t>
      </w:r>
      <w:r w:rsidR="006140AE" w:rsidRPr="008B7407">
        <w:rPr>
          <w:rFonts w:ascii="Arial" w:hAnsi="Arial" w:cs="Arial"/>
          <w:b w:val="0"/>
          <w:sz w:val="19"/>
          <w:szCs w:val="19"/>
        </w:rPr>
        <w:t xml:space="preserve"> </w:t>
      </w:r>
      <w:r w:rsidRPr="008B7407">
        <w:rPr>
          <w:rFonts w:ascii="Arial" w:hAnsi="Arial" w:cs="Arial"/>
          <w:b w:val="0"/>
          <w:sz w:val="19"/>
          <w:szCs w:val="19"/>
        </w:rPr>
        <w:t>(9/</w:t>
      </w:r>
      <w:r w:rsidR="0006015F" w:rsidRPr="008B7407">
        <w:rPr>
          <w:rFonts w:ascii="Arial" w:hAnsi="Arial" w:cs="Arial"/>
          <w:b w:val="0"/>
          <w:sz w:val="19"/>
          <w:szCs w:val="19"/>
          <w:lang w:val="en-US"/>
        </w:rPr>
        <w:t>19</w:t>
      </w:r>
      <w:r w:rsidRPr="008B7407">
        <w:rPr>
          <w:rFonts w:ascii="Arial" w:hAnsi="Arial" w:cs="Arial"/>
          <w:b w:val="0"/>
          <w:sz w:val="19"/>
          <w:szCs w:val="19"/>
        </w:rPr>
        <w:t>84 - 11/</w:t>
      </w:r>
      <w:r w:rsidR="0006015F" w:rsidRPr="008B7407">
        <w:rPr>
          <w:rFonts w:ascii="Arial" w:hAnsi="Arial" w:cs="Arial"/>
          <w:b w:val="0"/>
          <w:sz w:val="19"/>
          <w:szCs w:val="19"/>
          <w:lang w:val="en-US"/>
        </w:rPr>
        <w:t>19</w:t>
      </w:r>
      <w:r w:rsidRPr="008B7407">
        <w:rPr>
          <w:rFonts w:ascii="Arial" w:hAnsi="Arial" w:cs="Arial"/>
          <w:b w:val="0"/>
          <w:sz w:val="19"/>
          <w:szCs w:val="19"/>
        </w:rPr>
        <w:t>86)</w:t>
      </w:r>
    </w:p>
    <w:p w:rsidR="002E3499" w:rsidRPr="008B7407" w:rsidRDefault="002E3499" w:rsidP="002E349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E3499" w:rsidRDefault="002E3499" w:rsidP="002E349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B7407">
        <w:rPr>
          <w:b/>
        </w:rPr>
        <w:t>Delaware River Joint Toll Bridge Commission (DRJTBC), CM/CI, New Hope-Lambertville Toll Bridge, Solebury Township, PA and Delaware Township, NJ</w:t>
      </w:r>
      <w:r w:rsidRPr="008B7407">
        <w:t xml:space="preserve"> - Project Manager. Coordinated painting activities during construction management (CM) and construction inspection (CI) of the rehabilitation and repainting of approach roadways to the New Hope-Lambertville Toll Bridge, which carries Route 202 over the Delaware River between Solebury Township, PA and Delaware Township, NJ. This DRJTBC project involved milling, in-place reclamation of existing asphalt, and installation of a new two-inch overlay, as well as concrete and spall repairs, concrete deck repairs and sealing, and new line striping. (6/2013 - 11/2013) Ref: Chris Rood, PE (AECOM), 267-790-1084</w:t>
      </w:r>
    </w:p>
    <w:p w:rsidR="002E3499" w:rsidRPr="0006015F" w:rsidRDefault="002E3499" w:rsidP="00D46B02">
      <w:pPr>
        <w:pStyle w:val="ResProjectName"/>
        <w:spacing w:line="240" w:lineRule="auto"/>
        <w:jc w:val="both"/>
        <w:rPr>
          <w:rFonts w:ascii="Arial" w:hAnsi="Arial" w:cs="Arial"/>
          <w:b w:val="0"/>
          <w:sz w:val="19"/>
          <w:szCs w:val="19"/>
        </w:rPr>
      </w:pPr>
    </w:p>
    <w:sectPr w:rsidR="002E3499" w:rsidRPr="0006015F" w:rsidSect="0096426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7A4" w:rsidRDefault="005467A4">
      <w:r>
        <w:separator/>
      </w:r>
    </w:p>
  </w:endnote>
  <w:endnote w:type="continuationSeparator" w:id="0">
    <w:p w:rsidR="005467A4" w:rsidRDefault="00546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59tyj">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6E4CE1" w:rsidRDefault="006E4CE1"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1B49C7" w:rsidRDefault="001B49C7"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p w:rsidR="006E4CE1" w:rsidRDefault="001B49C7"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Format\Scancella, R\Master_ScancellaR.doc</w:t>
    </w:r>
    <w:r>
      <w:rPr>
        <w:sz w:val="10"/>
        <w:szCs w:val="10"/>
      </w:rPr>
      <w:fldChar w:fldCharType="end"/>
    </w:r>
    <w:r w:rsidR="006E4CE1">
      <w:rPr>
        <w:noProof/>
      </w:rPr>
      <w:pict>
        <v:rect id="_x0000_s1038" style="position:absolute;margin-left:425.3pt;margin-top:1.95pt;width:79.75pt;height:27.2pt;z-index:251657728;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E4CE1" w:rsidRDefault="006E4CE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7A4" w:rsidRDefault="005467A4">
      <w:r>
        <w:separator/>
      </w:r>
    </w:p>
  </w:footnote>
  <w:footnote w:type="continuationSeparator" w:id="0">
    <w:p w:rsidR="005467A4" w:rsidRDefault="00546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rsidP="00B05F17">
    <w:pPr>
      <w:tabs>
        <w:tab w:val="right" w:pos="10080"/>
      </w:tabs>
      <w:rPr>
        <w:rFonts w:ascii="Arial" w:hAnsi="Arial" w:cs="Arial"/>
        <w:b/>
        <w:bCs/>
        <w:sz w:val="24"/>
      </w:rPr>
    </w:pPr>
    <w:r>
      <w:rPr>
        <w:rFonts w:ascii="Arial" w:hAnsi="Arial" w:cs="Arial"/>
        <w:b/>
        <w:bCs/>
        <w:sz w:val="24"/>
      </w:rPr>
      <w:t xml:space="preserve">ROBERT J. SCANCELLA, PE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6E4CE1" w:rsidRDefault="006E4CE1" w:rsidP="00B05F1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Construction Services</w:t>
    </w:r>
  </w:p>
  <w:p w:rsidR="006E4CE1" w:rsidRDefault="006E4CE1" w:rsidP="00B05F17">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rsidP="00B05F17">
    <w:pPr>
      <w:tabs>
        <w:tab w:val="right" w:pos="10080"/>
      </w:tabs>
      <w:rPr>
        <w:rFonts w:ascii="Arial" w:hAnsi="Arial" w:cs="Arial"/>
        <w:b/>
        <w:bCs/>
        <w:sz w:val="24"/>
      </w:rPr>
    </w:pPr>
    <w:r>
      <w:rPr>
        <w:rFonts w:ascii="Arial" w:hAnsi="Arial" w:cs="Arial"/>
        <w:b/>
        <w:bCs/>
        <w:sz w:val="24"/>
      </w:rPr>
      <w:t>ROBERT J. SCANCELLA, PE</w:t>
    </w:r>
    <w:r w:rsidR="00DD2D1A">
      <w:rPr>
        <w:rFonts w:ascii="Arial" w:hAnsi="Arial" w:cs="Arial"/>
        <w:b/>
        <w:bCs/>
        <w:sz w:val="24"/>
      </w:rPr>
      <w:t>, FDBIA</w:t>
    </w:r>
    <w:r>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6E4CE1" w:rsidRDefault="006E4CE1" w:rsidP="00B05F1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Construction Services</w:t>
    </w:r>
  </w:p>
  <w:p w:rsidR="006E4CE1" w:rsidRPr="00B05F17" w:rsidRDefault="006E4CE1" w:rsidP="00B05F17">
    <w:r w:rsidRPr="00B05F17">
      <w:rPr>
        <w:noProof/>
        <w:sz w:val="19"/>
        <w:szCs w:val="19"/>
      </w:rPr>
      <w:pict>
        <v:line id="_x0000_s1042" style="position:absolute;z-index:251661824"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CE1" w:rsidRDefault="006E4CE1" w:rsidP="007E63E1">
    <w:pPr>
      <w:tabs>
        <w:tab w:val="right" w:pos="10080"/>
      </w:tabs>
      <w:rPr>
        <w:rFonts w:ascii="Arial" w:hAnsi="Arial" w:cs="Arial"/>
        <w:b/>
        <w:bCs/>
        <w:sz w:val="24"/>
      </w:rPr>
    </w:pPr>
    <w:r>
      <w:rPr>
        <w:rFonts w:ascii="Arial" w:hAnsi="Arial" w:cs="Arial"/>
        <w:b/>
        <w:bCs/>
        <w:sz w:val="24"/>
      </w:rPr>
      <w:t>ROBERT J. SCANCELLA,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6E4CE1" w:rsidRDefault="006E4CE1" w:rsidP="007E63E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Construction Services</w:t>
    </w:r>
  </w:p>
  <w:p w:rsidR="006E4CE1" w:rsidRPr="00B05F17" w:rsidRDefault="006E4CE1" w:rsidP="007E63E1">
    <w:pPr>
      <w:rPr>
        <w:rFonts w:ascii="Arial" w:hAnsi="Arial" w:cs="Arial"/>
        <w:sz w:val="19"/>
        <w:szCs w:val="19"/>
      </w:rPr>
    </w:pPr>
    <w:r w:rsidRPr="00B05F17">
      <w:rPr>
        <w:noProof/>
        <w:sz w:val="19"/>
        <w:szCs w:val="19"/>
      </w:rPr>
      <w:pict>
        <v:line id="_x0000_s1028" style="position:absolute;z-index:251654656"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74E7"/>
    <w:multiLevelType w:val="hybridMultilevel"/>
    <w:tmpl w:val="A6DE399C"/>
    <w:lvl w:ilvl="0" w:tplc="B1C44E9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403986304">
    <w:abstractNumId w:val="1"/>
  </w:num>
  <w:num w:numId="2" w16cid:durableId="169006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3E1"/>
    <w:rsid w:val="00004F2A"/>
    <w:rsid w:val="00021FE0"/>
    <w:rsid w:val="00026099"/>
    <w:rsid w:val="000307C7"/>
    <w:rsid w:val="00037E7A"/>
    <w:rsid w:val="00041B8D"/>
    <w:rsid w:val="00044407"/>
    <w:rsid w:val="00044E24"/>
    <w:rsid w:val="000523A5"/>
    <w:rsid w:val="0005762A"/>
    <w:rsid w:val="0006015F"/>
    <w:rsid w:val="00060BB2"/>
    <w:rsid w:val="00066524"/>
    <w:rsid w:val="00067CFC"/>
    <w:rsid w:val="00073AFF"/>
    <w:rsid w:val="00082E6D"/>
    <w:rsid w:val="001073DB"/>
    <w:rsid w:val="001079D3"/>
    <w:rsid w:val="00140D21"/>
    <w:rsid w:val="00155307"/>
    <w:rsid w:val="0018206C"/>
    <w:rsid w:val="00183EB8"/>
    <w:rsid w:val="00185F23"/>
    <w:rsid w:val="00190078"/>
    <w:rsid w:val="001B2B87"/>
    <w:rsid w:val="001B49C7"/>
    <w:rsid w:val="002026CF"/>
    <w:rsid w:val="00214EE2"/>
    <w:rsid w:val="0021551B"/>
    <w:rsid w:val="00220FB4"/>
    <w:rsid w:val="00227E57"/>
    <w:rsid w:val="002415B8"/>
    <w:rsid w:val="00257D1B"/>
    <w:rsid w:val="00260D01"/>
    <w:rsid w:val="00264689"/>
    <w:rsid w:val="002715E8"/>
    <w:rsid w:val="002810BE"/>
    <w:rsid w:val="002836BF"/>
    <w:rsid w:val="00285D06"/>
    <w:rsid w:val="002949A1"/>
    <w:rsid w:val="002A1C54"/>
    <w:rsid w:val="002A2311"/>
    <w:rsid w:val="002B17A7"/>
    <w:rsid w:val="002B4E38"/>
    <w:rsid w:val="002B5015"/>
    <w:rsid w:val="002C585A"/>
    <w:rsid w:val="002E3499"/>
    <w:rsid w:val="002F0B25"/>
    <w:rsid w:val="002F0D7C"/>
    <w:rsid w:val="003154D5"/>
    <w:rsid w:val="0031761C"/>
    <w:rsid w:val="00327ADE"/>
    <w:rsid w:val="00327F1A"/>
    <w:rsid w:val="00330CFF"/>
    <w:rsid w:val="00332078"/>
    <w:rsid w:val="00337472"/>
    <w:rsid w:val="003414BE"/>
    <w:rsid w:val="00344B66"/>
    <w:rsid w:val="00344CB3"/>
    <w:rsid w:val="003530A1"/>
    <w:rsid w:val="00363982"/>
    <w:rsid w:val="00377823"/>
    <w:rsid w:val="003A4AC4"/>
    <w:rsid w:val="003E1C6C"/>
    <w:rsid w:val="003F3460"/>
    <w:rsid w:val="00434951"/>
    <w:rsid w:val="00472805"/>
    <w:rsid w:val="00485748"/>
    <w:rsid w:val="00487FAD"/>
    <w:rsid w:val="004942CC"/>
    <w:rsid w:val="004A1DB9"/>
    <w:rsid w:val="004A3F17"/>
    <w:rsid w:val="004C3627"/>
    <w:rsid w:val="004D5E1F"/>
    <w:rsid w:val="004D6D12"/>
    <w:rsid w:val="004F435D"/>
    <w:rsid w:val="004F6C29"/>
    <w:rsid w:val="0052432D"/>
    <w:rsid w:val="00525421"/>
    <w:rsid w:val="0053196D"/>
    <w:rsid w:val="005424BB"/>
    <w:rsid w:val="005467A4"/>
    <w:rsid w:val="005B774C"/>
    <w:rsid w:val="005C4A9C"/>
    <w:rsid w:val="005D0F5F"/>
    <w:rsid w:val="005D219C"/>
    <w:rsid w:val="005D3BC6"/>
    <w:rsid w:val="005E4A76"/>
    <w:rsid w:val="006131B5"/>
    <w:rsid w:val="006140AE"/>
    <w:rsid w:val="00632884"/>
    <w:rsid w:val="0067355B"/>
    <w:rsid w:val="00687EBD"/>
    <w:rsid w:val="006B31B9"/>
    <w:rsid w:val="006B3715"/>
    <w:rsid w:val="006C0C66"/>
    <w:rsid w:val="006D0CBE"/>
    <w:rsid w:val="006D2655"/>
    <w:rsid w:val="006E1390"/>
    <w:rsid w:val="006E4CE1"/>
    <w:rsid w:val="0070362B"/>
    <w:rsid w:val="00703F58"/>
    <w:rsid w:val="00722DB2"/>
    <w:rsid w:val="00723D27"/>
    <w:rsid w:val="007250C8"/>
    <w:rsid w:val="0074625E"/>
    <w:rsid w:val="00752568"/>
    <w:rsid w:val="00784175"/>
    <w:rsid w:val="0079494C"/>
    <w:rsid w:val="007A5575"/>
    <w:rsid w:val="007A5BD2"/>
    <w:rsid w:val="007E63E1"/>
    <w:rsid w:val="007F57B0"/>
    <w:rsid w:val="007F7B93"/>
    <w:rsid w:val="00813C93"/>
    <w:rsid w:val="0083626D"/>
    <w:rsid w:val="00851F4F"/>
    <w:rsid w:val="00866154"/>
    <w:rsid w:val="008922A8"/>
    <w:rsid w:val="008A2C94"/>
    <w:rsid w:val="008A61E5"/>
    <w:rsid w:val="008B7407"/>
    <w:rsid w:val="008E169E"/>
    <w:rsid w:val="008E3FC5"/>
    <w:rsid w:val="008F4CAA"/>
    <w:rsid w:val="00916447"/>
    <w:rsid w:val="00945C6F"/>
    <w:rsid w:val="0094754E"/>
    <w:rsid w:val="009509B1"/>
    <w:rsid w:val="00963211"/>
    <w:rsid w:val="00964260"/>
    <w:rsid w:val="009669B0"/>
    <w:rsid w:val="00966FFD"/>
    <w:rsid w:val="00975073"/>
    <w:rsid w:val="009B79B2"/>
    <w:rsid w:val="009D4D07"/>
    <w:rsid w:val="009D6DF9"/>
    <w:rsid w:val="009E3F89"/>
    <w:rsid w:val="009E400D"/>
    <w:rsid w:val="009F2BE3"/>
    <w:rsid w:val="00A004B3"/>
    <w:rsid w:val="00A137FA"/>
    <w:rsid w:val="00A2192B"/>
    <w:rsid w:val="00A329E8"/>
    <w:rsid w:val="00A32D1F"/>
    <w:rsid w:val="00A33E04"/>
    <w:rsid w:val="00A40DB5"/>
    <w:rsid w:val="00A47D6D"/>
    <w:rsid w:val="00A5545A"/>
    <w:rsid w:val="00A56C38"/>
    <w:rsid w:val="00A62ED3"/>
    <w:rsid w:val="00A777E5"/>
    <w:rsid w:val="00A91231"/>
    <w:rsid w:val="00A92EB6"/>
    <w:rsid w:val="00A97DEF"/>
    <w:rsid w:val="00AA0A6E"/>
    <w:rsid w:val="00AA480D"/>
    <w:rsid w:val="00AC3939"/>
    <w:rsid w:val="00B05F17"/>
    <w:rsid w:val="00B256E0"/>
    <w:rsid w:val="00B25DF7"/>
    <w:rsid w:val="00B265BD"/>
    <w:rsid w:val="00B3064F"/>
    <w:rsid w:val="00B356E6"/>
    <w:rsid w:val="00B56BC7"/>
    <w:rsid w:val="00B57B55"/>
    <w:rsid w:val="00B57EED"/>
    <w:rsid w:val="00B64966"/>
    <w:rsid w:val="00B6776D"/>
    <w:rsid w:val="00B816BD"/>
    <w:rsid w:val="00B837F8"/>
    <w:rsid w:val="00B85161"/>
    <w:rsid w:val="00B9077F"/>
    <w:rsid w:val="00B97F16"/>
    <w:rsid w:val="00BA0FB9"/>
    <w:rsid w:val="00BB5758"/>
    <w:rsid w:val="00BC7765"/>
    <w:rsid w:val="00BD30C1"/>
    <w:rsid w:val="00BE6CB0"/>
    <w:rsid w:val="00C014C1"/>
    <w:rsid w:val="00C043F1"/>
    <w:rsid w:val="00C436D7"/>
    <w:rsid w:val="00C45822"/>
    <w:rsid w:val="00C636B5"/>
    <w:rsid w:val="00C67899"/>
    <w:rsid w:val="00C80CCC"/>
    <w:rsid w:val="00C86307"/>
    <w:rsid w:val="00CB4E9D"/>
    <w:rsid w:val="00CD35D7"/>
    <w:rsid w:val="00D069F9"/>
    <w:rsid w:val="00D13638"/>
    <w:rsid w:val="00D14AEA"/>
    <w:rsid w:val="00D178E4"/>
    <w:rsid w:val="00D21E64"/>
    <w:rsid w:val="00D255C9"/>
    <w:rsid w:val="00D46B02"/>
    <w:rsid w:val="00D52B53"/>
    <w:rsid w:val="00D54DA6"/>
    <w:rsid w:val="00D74743"/>
    <w:rsid w:val="00D96E67"/>
    <w:rsid w:val="00DB02C1"/>
    <w:rsid w:val="00DB72AC"/>
    <w:rsid w:val="00DC1152"/>
    <w:rsid w:val="00DD2D1A"/>
    <w:rsid w:val="00DE75D5"/>
    <w:rsid w:val="00DF18E5"/>
    <w:rsid w:val="00E10D6C"/>
    <w:rsid w:val="00E248B4"/>
    <w:rsid w:val="00E351BE"/>
    <w:rsid w:val="00E4429F"/>
    <w:rsid w:val="00E6090D"/>
    <w:rsid w:val="00E71EA9"/>
    <w:rsid w:val="00E72B20"/>
    <w:rsid w:val="00E7558C"/>
    <w:rsid w:val="00E97968"/>
    <w:rsid w:val="00EA2922"/>
    <w:rsid w:val="00EB192F"/>
    <w:rsid w:val="00F061CC"/>
    <w:rsid w:val="00F0629B"/>
    <w:rsid w:val="00F13CC8"/>
    <w:rsid w:val="00F31080"/>
    <w:rsid w:val="00F54264"/>
    <w:rsid w:val="00F74364"/>
    <w:rsid w:val="00F76C17"/>
    <w:rsid w:val="00F77A5D"/>
    <w:rsid w:val="00F974FB"/>
    <w:rsid w:val="00FB5656"/>
    <w:rsid w:val="00FB613A"/>
    <w:rsid w:val="00FD0214"/>
    <w:rsid w:val="00FD7302"/>
    <w:rsid w:val="00FE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3074">
      <o:colormru v:ext="edit" colors="#e1e1e1"/>
    </o:shapedefaults>
    <o:shapelayout v:ext="edit">
      <o:idmap v:ext="edit" data="2"/>
    </o:shapelayout>
  </w:shapeDefaults>
  <w:decimalSymbol w:val="."/>
  <w:listSeparator w:val=","/>
  <w15:chartTrackingRefBased/>
  <w15:docId w15:val="{69B82C20-35C2-4CBC-81A1-07D36B7A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5">
    <w:name w:val="heading 5"/>
    <w:basedOn w:val="Normal"/>
    <w:next w:val="Normal"/>
    <w:link w:val="Heading5Char"/>
    <w:uiPriority w:val="9"/>
    <w:semiHidden/>
    <w:unhideWhenUsed/>
    <w:qFormat/>
    <w:rsid w:val="00044E24"/>
    <w:pPr>
      <w:keepNext/>
      <w:keepLines/>
      <w:widowControl/>
      <w:autoSpaceDE/>
      <w:autoSpaceDN/>
      <w:adjustRightInd/>
      <w:spacing w:before="40"/>
      <w:outlineLvl w:val="4"/>
    </w:pPr>
    <w:rPr>
      <w:rFonts w:ascii="Calibri Light" w:hAnsi="Calibri Light"/>
      <w:color w:val="2E74B5"/>
      <w:sz w:val="22"/>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Sidebody">
    <w:name w:val="Side body"/>
    <w:basedOn w:val="Normal"/>
    <w:next w:val="Normal"/>
    <w:link w:val="SidebodyChar"/>
    <w:autoRedefine/>
    <w:rsid w:val="004942CC"/>
    <w:pPr>
      <w:widowControl/>
      <w:autoSpaceDE/>
      <w:autoSpaceDN/>
      <w:adjustRightInd/>
      <w:spacing w:after="60" w:line="240" w:lineRule="exact"/>
    </w:pPr>
    <w:rPr>
      <w:rFonts w:ascii="Times" w:hAnsi="Times"/>
      <w:w w:val="75"/>
      <w:lang w:val="x-none" w:eastAsia="x-none"/>
    </w:rPr>
  </w:style>
  <w:style w:type="character" w:customStyle="1" w:styleId="SidebodyChar">
    <w:name w:val="Side body Char"/>
    <w:link w:val="Sidebody"/>
    <w:rsid w:val="004942CC"/>
    <w:rPr>
      <w:rFonts w:ascii="Times" w:hAnsi="Times"/>
      <w:w w:val="75"/>
    </w:rPr>
  </w:style>
  <w:style w:type="paragraph" w:customStyle="1" w:styleId="Profile">
    <w:name w:val="Profile"/>
    <w:basedOn w:val="Normal"/>
    <w:next w:val="Normal"/>
    <w:autoRedefine/>
    <w:rsid w:val="005D0F5F"/>
    <w:pPr>
      <w:widowControl/>
      <w:autoSpaceDE/>
      <w:autoSpaceDN/>
      <w:adjustRightInd/>
      <w:spacing w:line="264" w:lineRule="exact"/>
      <w:jc w:val="both"/>
    </w:pPr>
    <w:rPr>
      <w:rFonts w:ascii="Times" w:hAnsi="Times"/>
      <w:i/>
      <w:sz w:val="22"/>
      <w:szCs w:val="22"/>
    </w:rPr>
  </w:style>
  <w:style w:type="paragraph" w:customStyle="1" w:styleId="SideHeading">
    <w:name w:val="Side Heading"/>
    <w:basedOn w:val="Normal"/>
    <w:link w:val="SideHeadingChar"/>
    <w:autoRedefine/>
    <w:rsid w:val="005D0F5F"/>
    <w:pPr>
      <w:widowControl/>
      <w:autoSpaceDE/>
      <w:autoSpaceDN/>
      <w:adjustRightInd/>
      <w:spacing w:before="80" w:line="288" w:lineRule="exact"/>
    </w:pPr>
    <w:rPr>
      <w:rFonts w:ascii="Times" w:hAnsi="Times"/>
      <w:b/>
      <w:i/>
      <w:w w:val="75"/>
      <w:sz w:val="24"/>
      <w:szCs w:val="24"/>
      <w:lang w:val="x-none" w:eastAsia="x-none"/>
    </w:rPr>
  </w:style>
  <w:style w:type="character" w:customStyle="1" w:styleId="SideHeadingChar">
    <w:name w:val="Side Heading Char"/>
    <w:link w:val="SideHeading"/>
    <w:rsid w:val="005D0F5F"/>
    <w:rPr>
      <w:rFonts w:ascii="Times" w:hAnsi="Times"/>
      <w:b/>
      <w:i/>
      <w:w w:val="75"/>
      <w:sz w:val="24"/>
      <w:szCs w:val="24"/>
    </w:rPr>
  </w:style>
  <w:style w:type="paragraph" w:customStyle="1" w:styleId="Default">
    <w:name w:val="Default"/>
    <w:rsid w:val="00B05F17"/>
    <w:pPr>
      <w:widowControl w:val="0"/>
      <w:autoSpaceDE w:val="0"/>
      <w:autoSpaceDN w:val="0"/>
      <w:adjustRightInd w:val="0"/>
    </w:pPr>
    <w:rPr>
      <w:rFonts w:ascii="Arial" w:hAnsi="Arial" w:cs="Arial"/>
      <w:color w:val="000000"/>
      <w:sz w:val="24"/>
      <w:szCs w:val="24"/>
    </w:rPr>
  </w:style>
  <w:style w:type="paragraph" w:customStyle="1" w:styleId="CM14">
    <w:name w:val="CM14"/>
    <w:basedOn w:val="Default"/>
    <w:next w:val="Default"/>
    <w:uiPriority w:val="99"/>
    <w:rsid w:val="00B05F17"/>
    <w:rPr>
      <w:color w:val="auto"/>
    </w:rPr>
  </w:style>
  <w:style w:type="paragraph" w:customStyle="1" w:styleId="ResBody">
    <w:name w:val="Res Body"/>
    <w:basedOn w:val="Normal"/>
    <w:link w:val="ResBodyChar"/>
    <w:autoRedefine/>
    <w:rsid w:val="00F0629B"/>
    <w:pPr>
      <w:widowControl/>
      <w:autoSpaceDE/>
      <w:autoSpaceDN/>
      <w:adjustRightInd/>
      <w:spacing w:line="264" w:lineRule="exact"/>
      <w:jc w:val="both"/>
    </w:pPr>
    <w:rPr>
      <w:rFonts w:ascii="Times" w:hAnsi="Times"/>
      <w:sz w:val="22"/>
      <w:lang w:val="x-none" w:eastAsia="x-none"/>
    </w:rPr>
  </w:style>
  <w:style w:type="paragraph" w:customStyle="1" w:styleId="ResProjectName">
    <w:name w:val="Res Project Name"/>
    <w:basedOn w:val="ResBody"/>
    <w:link w:val="ResProjectNameChar"/>
    <w:autoRedefine/>
    <w:rsid w:val="00F0629B"/>
    <w:pPr>
      <w:jc w:val="left"/>
    </w:pPr>
    <w:rPr>
      <w:b/>
    </w:rPr>
  </w:style>
  <w:style w:type="character" w:customStyle="1" w:styleId="ResBodyChar">
    <w:name w:val="Res Body Char"/>
    <w:link w:val="ResBody"/>
    <w:rsid w:val="00F0629B"/>
    <w:rPr>
      <w:rFonts w:ascii="Times" w:hAnsi="Times"/>
      <w:sz w:val="22"/>
    </w:rPr>
  </w:style>
  <w:style w:type="character" w:customStyle="1" w:styleId="ResProjectNameChar">
    <w:name w:val="Res Project Name Char"/>
    <w:link w:val="ResProjectName"/>
    <w:rsid w:val="00F0629B"/>
    <w:rPr>
      <w:rFonts w:ascii="Times" w:hAnsi="Times"/>
      <w:b/>
      <w:sz w:val="22"/>
    </w:rPr>
  </w:style>
  <w:style w:type="paragraph" w:styleId="BalloonText">
    <w:name w:val="Balloon Text"/>
    <w:basedOn w:val="Normal"/>
    <w:link w:val="BalloonTextChar"/>
    <w:uiPriority w:val="99"/>
    <w:semiHidden/>
    <w:unhideWhenUsed/>
    <w:rsid w:val="00041B8D"/>
    <w:rPr>
      <w:rFonts w:ascii="Segoe UI" w:hAnsi="Segoe UI" w:cs="Segoe UI"/>
      <w:sz w:val="18"/>
      <w:szCs w:val="18"/>
    </w:rPr>
  </w:style>
  <w:style w:type="character" w:customStyle="1" w:styleId="BalloonTextChar">
    <w:name w:val="Balloon Text Char"/>
    <w:link w:val="BalloonText"/>
    <w:uiPriority w:val="99"/>
    <w:semiHidden/>
    <w:rsid w:val="00041B8D"/>
    <w:rPr>
      <w:rFonts w:ascii="Segoe UI" w:hAnsi="Segoe UI" w:cs="Segoe UI"/>
      <w:sz w:val="18"/>
      <w:szCs w:val="18"/>
    </w:rPr>
  </w:style>
  <w:style w:type="character" w:customStyle="1" w:styleId="Heading5Char">
    <w:name w:val="Heading 5 Char"/>
    <w:link w:val="Heading5"/>
    <w:uiPriority w:val="9"/>
    <w:semiHidden/>
    <w:rsid w:val="00044E24"/>
    <w:rPr>
      <w:rFonts w:ascii="Calibri Light" w:hAnsi="Calibri Light"/>
      <w:color w:val="2E74B5"/>
      <w:sz w:val="22"/>
      <w:szCs w:val="24"/>
    </w:rPr>
  </w:style>
  <w:style w:type="character" w:customStyle="1" w:styleId="BodyText3Char">
    <w:name w:val="Body Text 3 Char"/>
    <w:link w:val="BodyText3"/>
    <w:semiHidden/>
    <w:rsid w:val="002B17A7"/>
    <w:rPr>
      <w:rFonts w:ascii="Arial" w:hAnsi="Arial" w:cs="Arial"/>
      <w:sz w:val="19"/>
    </w:rPr>
  </w:style>
  <w:style w:type="paragraph" w:styleId="Revision">
    <w:name w:val="Revision"/>
    <w:hidden/>
    <w:uiPriority w:val="99"/>
    <w:semiHidden/>
    <w:rsid w:val="00004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14191">
      <w:bodyDiv w:val="1"/>
      <w:marLeft w:val="0"/>
      <w:marRight w:val="0"/>
      <w:marTop w:val="0"/>
      <w:marBottom w:val="0"/>
      <w:divBdr>
        <w:top w:val="none" w:sz="0" w:space="0" w:color="auto"/>
        <w:left w:val="none" w:sz="0" w:space="0" w:color="auto"/>
        <w:bottom w:val="none" w:sz="0" w:space="0" w:color="auto"/>
        <w:right w:val="none" w:sz="0" w:space="0" w:color="auto"/>
      </w:divBdr>
    </w:div>
    <w:div w:id="116747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17493</Words>
  <Characters>99714</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2016-06-27T18:33:00Z</cp:lastPrinted>
  <dcterms:created xsi:type="dcterms:W3CDTF">2025-08-15T16:16:00Z</dcterms:created>
  <dcterms:modified xsi:type="dcterms:W3CDTF">2025-08-15T16:16:00Z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b571003beca30886255938973e6668a05ed64e9a14d18944a99d4b06f415679d</vt:lpwstr>
  </property>
</Properties>
</file>