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2DD8" w:rsidRPr="004B55F2" w:rsidRDefault="007F2DD8" w:rsidP="00E270D3">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4B55F2">
        <w:rPr>
          <w:rFonts w:ascii="Arial" w:hAnsi="Arial" w:cs="Arial"/>
          <w:kern w:val="20"/>
          <w:sz w:val="19"/>
          <w:szCs w:val="19"/>
        </w:rPr>
        <w:t>EDUCATION</w:t>
      </w:r>
    </w:p>
    <w:p w:rsidR="007F2DD8" w:rsidRPr="004B55F2" w:rsidRDefault="00921A1B" w:rsidP="007F2DD8">
      <w:pPr>
        <w:tabs>
          <w:tab w:val="left" w:pos="11660"/>
        </w:tabs>
        <w:ind w:right="-14"/>
        <w:rPr>
          <w:rFonts w:ascii="Arial" w:hAnsi="Arial" w:cs="Arial"/>
          <w:bCs/>
          <w:sz w:val="19"/>
          <w:szCs w:val="19"/>
        </w:rPr>
      </w:pPr>
      <w:r w:rsidRPr="004B55F2">
        <w:rPr>
          <w:rFonts w:ascii="Arial" w:hAnsi="Arial" w:cs="Arial"/>
          <w:bCs/>
          <w:sz w:val="19"/>
          <w:szCs w:val="19"/>
        </w:rPr>
        <w:t>MS/</w:t>
      </w:r>
      <w:r w:rsidR="007F2DD8" w:rsidRPr="004B55F2">
        <w:rPr>
          <w:rFonts w:ascii="Arial" w:hAnsi="Arial" w:cs="Arial"/>
          <w:bCs/>
          <w:sz w:val="19"/>
          <w:szCs w:val="19"/>
        </w:rPr>
        <w:t>Civil Engineering, Drexel University, Philadelphia, PA, 2005</w:t>
      </w:r>
    </w:p>
    <w:p w:rsidR="00672401" w:rsidRPr="004B55F2" w:rsidRDefault="00921A1B" w:rsidP="007F2DD8">
      <w:pPr>
        <w:tabs>
          <w:tab w:val="left" w:pos="11660"/>
        </w:tabs>
        <w:ind w:right="-14"/>
        <w:rPr>
          <w:rFonts w:ascii="Arial" w:hAnsi="Arial" w:cs="Arial"/>
          <w:sz w:val="19"/>
          <w:szCs w:val="19"/>
        </w:rPr>
      </w:pPr>
      <w:r w:rsidRPr="004B55F2">
        <w:rPr>
          <w:rFonts w:ascii="Arial" w:hAnsi="Arial" w:cs="Arial"/>
          <w:bCs/>
          <w:sz w:val="19"/>
          <w:szCs w:val="19"/>
        </w:rPr>
        <w:t>BS/</w:t>
      </w:r>
      <w:r w:rsidR="007F2DD8" w:rsidRPr="004B55F2">
        <w:rPr>
          <w:rFonts w:ascii="Arial" w:hAnsi="Arial" w:cs="Arial"/>
          <w:bCs/>
          <w:spacing w:val="3"/>
          <w:sz w:val="19"/>
          <w:szCs w:val="19"/>
        </w:rPr>
        <w:t>C</w:t>
      </w:r>
      <w:r w:rsidR="007F2DD8" w:rsidRPr="004B55F2">
        <w:rPr>
          <w:rFonts w:ascii="Arial" w:hAnsi="Arial" w:cs="Arial"/>
          <w:bCs/>
          <w:spacing w:val="-3"/>
          <w:sz w:val="19"/>
          <w:szCs w:val="19"/>
        </w:rPr>
        <w:t>i</w:t>
      </w:r>
      <w:r w:rsidR="007F2DD8" w:rsidRPr="004B55F2">
        <w:rPr>
          <w:rFonts w:ascii="Arial" w:hAnsi="Arial" w:cs="Arial"/>
          <w:bCs/>
          <w:spacing w:val="10"/>
          <w:sz w:val="19"/>
          <w:szCs w:val="19"/>
        </w:rPr>
        <w:t>v</w:t>
      </w:r>
      <w:r w:rsidR="007F2DD8" w:rsidRPr="004B55F2">
        <w:rPr>
          <w:rFonts w:ascii="Arial" w:hAnsi="Arial" w:cs="Arial"/>
          <w:bCs/>
          <w:spacing w:val="-3"/>
          <w:sz w:val="19"/>
          <w:szCs w:val="19"/>
        </w:rPr>
        <w:t>i</w:t>
      </w:r>
      <w:r w:rsidR="007F2DD8" w:rsidRPr="004B55F2">
        <w:rPr>
          <w:rFonts w:ascii="Arial" w:hAnsi="Arial" w:cs="Arial"/>
          <w:bCs/>
          <w:sz w:val="19"/>
          <w:szCs w:val="19"/>
        </w:rPr>
        <w:t>l</w:t>
      </w:r>
      <w:r w:rsidR="007F2DD8" w:rsidRPr="004B55F2">
        <w:rPr>
          <w:rFonts w:ascii="Arial" w:hAnsi="Arial" w:cs="Arial"/>
          <w:bCs/>
          <w:spacing w:val="2"/>
          <w:sz w:val="19"/>
          <w:szCs w:val="19"/>
        </w:rPr>
        <w:t xml:space="preserve"> </w:t>
      </w:r>
      <w:r w:rsidR="007F2DD8" w:rsidRPr="004B55F2">
        <w:rPr>
          <w:rFonts w:ascii="Arial" w:hAnsi="Arial" w:cs="Arial"/>
          <w:bCs/>
          <w:sz w:val="19"/>
          <w:szCs w:val="19"/>
        </w:rPr>
        <w:t>E</w:t>
      </w:r>
      <w:r w:rsidR="007F2DD8" w:rsidRPr="004B55F2">
        <w:rPr>
          <w:rFonts w:ascii="Arial" w:hAnsi="Arial" w:cs="Arial"/>
          <w:bCs/>
          <w:spacing w:val="-7"/>
          <w:sz w:val="19"/>
          <w:szCs w:val="19"/>
        </w:rPr>
        <w:t>n</w:t>
      </w:r>
      <w:r w:rsidR="007F2DD8" w:rsidRPr="004B55F2">
        <w:rPr>
          <w:rFonts w:ascii="Arial" w:hAnsi="Arial" w:cs="Arial"/>
          <w:bCs/>
          <w:spacing w:val="10"/>
          <w:sz w:val="19"/>
          <w:szCs w:val="19"/>
        </w:rPr>
        <w:t>g</w:t>
      </w:r>
      <w:r w:rsidR="007F2DD8" w:rsidRPr="004B55F2">
        <w:rPr>
          <w:rFonts w:ascii="Arial" w:hAnsi="Arial" w:cs="Arial"/>
          <w:bCs/>
          <w:spacing w:val="-3"/>
          <w:sz w:val="19"/>
          <w:szCs w:val="19"/>
        </w:rPr>
        <w:t>i</w:t>
      </w:r>
      <w:r w:rsidR="007F2DD8" w:rsidRPr="004B55F2">
        <w:rPr>
          <w:rFonts w:ascii="Arial" w:hAnsi="Arial" w:cs="Arial"/>
          <w:bCs/>
          <w:spacing w:val="-7"/>
          <w:sz w:val="19"/>
          <w:szCs w:val="19"/>
        </w:rPr>
        <w:t>n</w:t>
      </w:r>
      <w:r w:rsidR="007F2DD8" w:rsidRPr="004B55F2">
        <w:rPr>
          <w:rFonts w:ascii="Arial" w:hAnsi="Arial" w:cs="Arial"/>
          <w:bCs/>
          <w:spacing w:val="7"/>
          <w:sz w:val="19"/>
          <w:szCs w:val="19"/>
        </w:rPr>
        <w:t>eer</w:t>
      </w:r>
      <w:r w:rsidR="007F2DD8" w:rsidRPr="004B55F2">
        <w:rPr>
          <w:rFonts w:ascii="Arial" w:hAnsi="Arial" w:cs="Arial"/>
          <w:bCs/>
          <w:spacing w:val="-3"/>
          <w:sz w:val="19"/>
          <w:szCs w:val="19"/>
        </w:rPr>
        <w:t>i</w:t>
      </w:r>
      <w:r w:rsidR="007F2DD8" w:rsidRPr="004B55F2">
        <w:rPr>
          <w:rFonts w:ascii="Arial" w:hAnsi="Arial" w:cs="Arial"/>
          <w:bCs/>
          <w:spacing w:val="-7"/>
          <w:sz w:val="19"/>
          <w:szCs w:val="19"/>
        </w:rPr>
        <w:t>n</w:t>
      </w:r>
      <w:r w:rsidR="007F2DD8" w:rsidRPr="004B55F2">
        <w:rPr>
          <w:rFonts w:ascii="Arial" w:hAnsi="Arial" w:cs="Arial"/>
          <w:bCs/>
          <w:sz w:val="19"/>
          <w:szCs w:val="19"/>
        </w:rPr>
        <w:t>g, Drexel University, Philadelphia, PA, 2005</w:t>
      </w:r>
      <w:r w:rsidR="00672401" w:rsidRPr="004B55F2">
        <w:rPr>
          <w:rFonts w:ascii="Arial" w:hAnsi="Arial" w:cs="Arial"/>
          <w:b/>
          <w:bCs/>
          <w:sz w:val="19"/>
          <w:szCs w:val="19"/>
        </w:rPr>
        <w:tab/>
      </w:r>
      <w:r w:rsidR="00672401" w:rsidRPr="004B55F2">
        <w:rPr>
          <w:rFonts w:ascii="Arial" w:hAnsi="Arial" w:cs="Arial"/>
          <w:spacing w:val="3"/>
          <w:sz w:val="19"/>
          <w:szCs w:val="19"/>
        </w:rPr>
        <w:t>J</w:t>
      </w:r>
      <w:r w:rsidR="00672401" w:rsidRPr="004B55F2">
        <w:rPr>
          <w:rFonts w:ascii="Arial" w:hAnsi="Arial" w:cs="Arial"/>
          <w:spacing w:val="10"/>
          <w:sz w:val="19"/>
          <w:szCs w:val="19"/>
        </w:rPr>
        <w:t>un</w:t>
      </w:r>
      <w:r w:rsidR="00672401" w:rsidRPr="004B55F2">
        <w:rPr>
          <w:rFonts w:ascii="Arial" w:hAnsi="Arial" w:cs="Arial"/>
          <w:sz w:val="19"/>
          <w:szCs w:val="19"/>
        </w:rPr>
        <w:t>e</w:t>
      </w:r>
      <w:r w:rsidR="00672401" w:rsidRPr="004B55F2">
        <w:rPr>
          <w:rFonts w:ascii="Arial" w:hAnsi="Arial" w:cs="Arial"/>
          <w:spacing w:val="-9"/>
          <w:sz w:val="19"/>
          <w:szCs w:val="19"/>
        </w:rPr>
        <w:t xml:space="preserve"> </w:t>
      </w:r>
      <w:r w:rsidR="00672401" w:rsidRPr="004B55F2">
        <w:rPr>
          <w:rFonts w:ascii="Arial" w:hAnsi="Arial" w:cs="Arial"/>
          <w:spacing w:val="10"/>
          <w:sz w:val="19"/>
          <w:szCs w:val="19"/>
        </w:rPr>
        <w:t>2</w:t>
      </w:r>
      <w:r w:rsidR="00672401" w:rsidRPr="004B55F2">
        <w:rPr>
          <w:rFonts w:ascii="Arial" w:hAnsi="Arial" w:cs="Arial"/>
          <w:spacing w:val="-10"/>
          <w:sz w:val="19"/>
          <w:szCs w:val="19"/>
        </w:rPr>
        <w:t>0</w:t>
      </w:r>
      <w:r w:rsidR="00672401" w:rsidRPr="004B55F2">
        <w:rPr>
          <w:rFonts w:ascii="Arial" w:hAnsi="Arial" w:cs="Arial"/>
          <w:spacing w:val="10"/>
          <w:sz w:val="19"/>
          <w:szCs w:val="19"/>
        </w:rPr>
        <w:t>0</w:t>
      </w:r>
      <w:r w:rsidR="00672401" w:rsidRPr="004B55F2">
        <w:rPr>
          <w:rFonts w:ascii="Arial" w:hAnsi="Arial" w:cs="Arial"/>
          <w:sz w:val="19"/>
          <w:szCs w:val="19"/>
        </w:rPr>
        <w:t>5</w:t>
      </w:r>
    </w:p>
    <w:p w:rsidR="00EF5C70" w:rsidRPr="004B55F2" w:rsidRDefault="00EF5C70" w:rsidP="00081957">
      <w:pPr>
        <w:jc w:val="both"/>
        <w:rPr>
          <w:rFonts w:ascii="Arial" w:hAnsi="Arial" w:cs="Arial"/>
          <w:sz w:val="19"/>
          <w:szCs w:val="19"/>
        </w:rPr>
      </w:pPr>
    </w:p>
    <w:p w:rsidR="000B2658" w:rsidRPr="004B55F2" w:rsidRDefault="000B2658" w:rsidP="00081957">
      <w:pPr>
        <w:widowControl/>
        <w:jc w:val="both"/>
        <w:rPr>
          <w:rFonts w:ascii="Arial" w:hAnsi="Arial" w:cs="Arial"/>
          <w:kern w:val="20"/>
          <w:sz w:val="19"/>
          <w:szCs w:val="19"/>
        </w:rPr>
      </w:pPr>
      <w:r w:rsidRPr="004B55F2">
        <w:rPr>
          <w:rFonts w:ascii="Arial" w:hAnsi="Arial" w:cs="Arial"/>
          <w:b/>
          <w:bCs/>
          <w:kern w:val="20"/>
          <w:sz w:val="19"/>
          <w:szCs w:val="19"/>
        </w:rPr>
        <w:t>PROFESSIONAL REGISTRATIONS/CERTIFICATIONS</w:t>
      </w:r>
    </w:p>
    <w:p w:rsidR="000B2658" w:rsidRPr="004B55F2" w:rsidRDefault="000E5D86" w:rsidP="000E5D86">
      <w:pPr>
        <w:widowControl/>
        <w:autoSpaceDE/>
        <w:autoSpaceDN/>
        <w:adjustRightInd/>
        <w:rPr>
          <w:rFonts w:ascii="Arial" w:hAnsi="Arial" w:cs="Arial"/>
          <w:kern w:val="20"/>
          <w:sz w:val="19"/>
          <w:szCs w:val="19"/>
        </w:rPr>
      </w:pPr>
      <w:r w:rsidRPr="004B55F2">
        <w:rPr>
          <w:rFonts w:ascii="Arial" w:hAnsi="Arial" w:cs="Arial"/>
          <w:kern w:val="20"/>
          <w:sz w:val="19"/>
          <w:szCs w:val="19"/>
        </w:rPr>
        <w:t>Professional Engineer</w:t>
      </w:r>
      <w:r w:rsidR="00921A1B" w:rsidRPr="004B55F2">
        <w:rPr>
          <w:rFonts w:ascii="Arial" w:hAnsi="Arial" w:cs="Arial"/>
          <w:kern w:val="20"/>
          <w:sz w:val="19"/>
          <w:szCs w:val="19"/>
        </w:rPr>
        <w:t>/</w:t>
      </w:r>
      <w:r w:rsidRPr="004B55F2">
        <w:rPr>
          <w:rFonts w:ascii="Arial" w:hAnsi="Arial" w:cs="Arial"/>
          <w:kern w:val="20"/>
          <w:sz w:val="19"/>
          <w:szCs w:val="19"/>
        </w:rPr>
        <w:t>PA (</w:t>
      </w:r>
      <w:r w:rsidR="00297E46" w:rsidRPr="004B55F2">
        <w:rPr>
          <w:rFonts w:ascii="Arial" w:hAnsi="Arial" w:cs="Arial"/>
          <w:kern w:val="20"/>
          <w:sz w:val="19"/>
          <w:szCs w:val="19"/>
        </w:rPr>
        <w:t>PE078118 |</w:t>
      </w:r>
      <w:r w:rsidRPr="004B55F2">
        <w:rPr>
          <w:rFonts w:ascii="Arial" w:hAnsi="Arial" w:cs="Arial"/>
          <w:kern w:val="20"/>
          <w:sz w:val="19"/>
          <w:szCs w:val="19"/>
        </w:rPr>
        <w:t xml:space="preserve"> </w:t>
      </w:r>
      <w:r w:rsidR="00297E46" w:rsidRPr="004B55F2">
        <w:rPr>
          <w:rFonts w:ascii="Arial" w:hAnsi="Arial" w:cs="Arial"/>
          <w:kern w:val="20"/>
          <w:sz w:val="19"/>
          <w:szCs w:val="19"/>
        </w:rPr>
        <w:t>Effective Date:</w:t>
      </w:r>
      <w:r w:rsidR="00E815E1" w:rsidRPr="004B55F2">
        <w:rPr>
          <w:rFonts w:ascii="Arial" w:hAnsi="Arial" w:cs="Arial"/>
          <w:kern w:val="20"/>
          <w:sz w:val="19"/>
          <w:szCs w:val="19"/>
        </w:rPr>
        <w:t xml:space="preserve"> </w:t>
      </w:r>
      <w:r w:rsidR="00516FAE" w:rsidRPr="004B55F2">
        <w:rPr>
          <w:rFonts w:ascii="Arial" w:hAnsi="Arial" w:cs="Arial"/>
          <w:kern w:val="20"/>
          <w:sz w:val="19"/>
          <w:szCs w:val="19"/>
        </w:rPr>
        <w:t>09/09/</w:t>
      </w:r>
      <w:r w:rsidR="007F6615" w:rsidRPr="004B55F2">
        <w:rPr>
          <w:rFonts w:ascii="Arial" w:hAnsi="Arial" w:cs="Arial"/>
          <w:kern w:val="20"/>
          <w:sz w:val="19"/>
          <w:szCs w:val="19"/>
        </w:rPr>
        <w:t>2010</w:t>
      </w:r>
      <w:r w:rsidR="00297E46" w:rsidRPr="004B55F2">
        <w:rPr>
          <w:rFonts w:ascii="Arial" w:hAnsi="Arial" w:cs="Arial"/>
          <w:kern w:val="20"/>
          <w:sz w:val="19"/>
          <w:szCs w:val="19"/>
        </w:rPr>
        <w:t xml:space="preserve"> |</w:t>
      </w:r>
      <w:r w:rsidR="008B2CE6" w:rsidRPr="004B55F2">
        <w:rPr>
          <w:rFonts w:ascii="Arial" w:hAnsi="Arial" w:cs="Arial"/>
          <w:kern w:val="20"/>
          <w:sz w:val="19"/>
          <w:szCs w:val="19"/>
        </w:rPr>
        <w:t xml:space="preserve"> </w:t>
      </w:r>
      <w:r w:rsidR="00297E46" w:rsidRPr="004B55F2">
        <w:rPr>
          <w:rFonts w:ascii="Arial" w:hAnsi="Arial" w:cs="Arial"/>
          <w:kern w:val="20"/>
          <w:sz w:val="19"/>
          <w:szCs w:val="19"/>
        </w:rPr>
        <w:t xml:space="preserve">Expiration Date: </w:t>
      </w:r>
      <w:r w:rsidR="008B2CE6" w:rsidRPr="004B55F2">
        <w:rPr>
          <w:rFonts w:ascii="Arial" w:hAnsi="Arial" w:cs="Arial"/>
          <w:kern w:val="20"/>
          <w:sz w:val="19"/>
          <w:szCs w:val="19"/>
        </w:rPr>
        <w:t>09</w:t>
      </w:r>
      <w:r w:rsidR="00297E46" w:rsidRPr="004B55F2">
        <w:rPr>
          <w:rFonts w:ascii="Arial" w:hAnsi="Arial" w:cs="Arial"/>
          <w:kern w:val="20"/>
          <w:sz w:val="19"/>
          <w:szCs w:val="19"/>
        </w:rPr>
        <w:t>/</w:t>
      </w:r>
      <w:r w:rsidR="008B2CE6" w:rsidRPr="004B55F2">
        <w:rPr>
          <w:rFonts w:ascii="Arial" w:hAnsi="Arial" w:cs="Arial"/>
          <w:kern w:val="20"/>
          <w:sz w:val="19"/>
          <w:szCs w:val="19"/>
        </w:rPr>
        <w:t>30</w:t>
      </w:r>
      <w:r w:rsidR="00297E46" w:rsidRPr="004B55F2">
        <w:rPr>
          <w:rFonts w:ascii="Arial" w:hAnsi="Arial" w:cs="Arial"/>
          <w:kern w:val="20"/>
          <w:sz w:val="19"/>
          <w:szCs w:val="19"/>
        </w:rPr>
        <w:t>/</w:t>
      </w:r>
      <w:r w:rsidR="008B2CE6" w:rsidRPr="004B55F2">
        <w:rPr>
          <w:rFonts w:ascii="Arial" w:hAnsi="Arial" w:cs="Arial"/>
          <w:kern w:val="20"/>
          <w:sz w:val="19"/>
          <w:szCs w:val="19"/>
        </w:rPr>
        <w:t>202</w:t>
      </w:r>
      <w:ins w:id="0" w:author="Margret Thomas" w:date="2024-02-26T09:42:00Z">
        <w:r w:rsidR="00115D35">
          <w:rPr>
            <w:rFonts w:ascii="Arial" w:hAnsi="Arial" w:cs="Arial"/>
            <w:kern w:val="20"/>
            <w:sz w:val="19"/>
            <w:szCs w:val="19"/>
          </w:rPr>
          <w:t>5</w:t>
        </w:r>
      </w:ins>
      <w:del w:id="1" w:author="Margret Thomas" w:date="2024-02-26T09:42:00Z">
        <w:r w:rsidR="00302503" w:rsidRPr="004B55F2" w:rsidDel="00115D35">
          <w:rPr>
            <w:rFonts w:ascii="Arial" w:hAnsi="Arial" w:cs="Arial"/>
            <w:kern w:val="20"/>
            <w:sz w:val="19"/>
            <w:szCs w:val="19"/>
          </w:rPr>
          <w:delText>3</w:delText>
        </w:r>
      </w:del>
      <w:r w:rsidR="00516FAE" w:rsidRPr="004B55F2">
        <w:rPr>
          <w:rFonts w:ascii="Arial" w:hAnsi="Arial" w:cs="Arial"/>
          <w:kern w:val="20"/>
          <w:sz w:val="19"/>
          <w:szCs w:val="19"/>
        </w:rPr>
        <w:t>)</w:t>
      </w:r>
    </w:p>
    <w:p w:rsidR="000B2658" w:rsidRPr="004B55F2" w:rsidRDefault="000B2658" w:rsidP="00081957">
      <w:pPr>
        <w:jc w:val="both"/>
        <w:rPr>
          <w:rFonts w:ascii="Arial" w:hAnsi="Arial" w:cs="Arial"/>
          <w:kern w:val="20"/>
          <w:sz w:val="19"/>
          <w:szCs w:val="19"/>
        </w:rPr>
      </w:pPr>
    </w:p>
    <w:p w:rsidR="000B2658" w:rsidRPr="004B55F2" w:rsidRDefault="000B2658" w:rsidP="00081957">
      <w:pPr>
        <w:widowControl/>
        <w:jc w:val="both"/>
        <w:rPr>
          <w:rFonts w:ascii="Arial" w:hAnsi="Arial" w:cs="Arial"/>
          <w:b/>
          <w:bCs/>
          <w:kern w:val="20"/>
          <w:sz w:val="19"/>
          <w:szCs w:val="19"/>
        </w:rPr>
      </w:pPr>
      <w:r w:rsidRPr="004B55F2">
        <w:rPr>
          <w:rFonts w:ascii="Arial" w:hAnsi="Arial" w:cs="Arial"/>
          <w:b/>
          <w:bCs/>
          <w:kern w:val="20"/>
          <w:sz w:val="19"/>
          <w:szCs w:val="19"/>
        </w:rPr>
        <w:t>PROFESSIONAL AFFILIATIONS</w:t>
      </w:r>
    </w:p>
    <w:p w:rsidR="005958BA" w:rsidRPr="004B55F2" w:rsidRDefault="005958BA" w:rsidP="00081957">
      <w:pPr>
        <w:jc w:val="both"/>
        <w:rPr>
          <w:rFonts w:ascii="Arial" w:hAnsi="Arial" w:cs="Arial"/>
          <w:kern w:val="20"/>
          <w:sz w:val="19"/>
          <w:szCs w:val="19"/>
        </w:rPr>
      </w:pPr>
      <w:r w:rsidRPr="004B55F2">
        <w:rPr>
          <w:rFonts w:ascii="Arial" w:hAnsi="Arial" w:cs="Arial"/>
          <w:kern w:val="20"/>
          <w:sz w:val="19"/>
          <w:szCs w:val="19"/>
        </w:rPr>
        <w:t>Governor Appointee – Small Business Assistance Program Compliance Advisory Committee – Pennsylvania Department of Environmental Protection – January 2021 to Present</w:t>
      </w:r>
    </w:p>
    <w:p w:rsidR="007F6615" w:rsidRPr="004B55F2" w:rsidRDefault="007F6615" w:rsidP="00081957">
      <w:pPr>
        <w:jc w:val="both"/>
        <w:rPr>
          <w:rFonts w:ascii="Arial" w:hAnsi="Arial" w:cs="Arial"/>
          <w:kern w:val="20"/>
          <w:sz w:val="19"/>
          <w:szCs w:val="19"/>
        </w:rPr>
      </w:pPr>
    </w:p>
    <w:p w:rsidR="005F37E3" w:rsidRPr="004B55F2" w:rsidRDefault="005F37E3" w:rsidP="00081957">
      <w:pPr>
        <w:widowControl/>
        <w:jc w:val="both"/>
        <w:rPr>
          <w:rFonts w:ascii="Arial" w:hAnsi="Arial" w:cs="Arial"/>
          <w:kern w:val="20"/>
          <w:sz w:val="19"/>
          <w:szCs w:val="19"/>
        </w:rPr>
      </w:pPr>
      <w:r w:rsidRPr="004B55F2">
        <w:rPr>
          <w:rFonts w:ascii="Arial" w:hAnsi="Arial" w:cs="Arial"/>
          <w:b/>
          <w:bCs/>
          <w:kern w:val="20"/>
          <w:sz w:val="19"/>
          <w:szCs w:val="19"/>
        </w:rPr>
        <w:t>EXPERIENCE SUMMARY</w:t>
      </w:r>
    </w:p>
    <w:p w:rsidR="00C6335E" w:rsidRPr="004B55F2" w:rsidRDefault="006F6A48" w:rsidP="004B55F2">
      <w:pPr>
        <w:jc w:val="both"/>
        <w:rPr>
          <w:rFonts w:ascii="Arial" w:hAnsi="Arial" w:cs="Arial"/>
          <w:kern w:val="20"/>
          <w:sz w:val="19"/>
          <w:szCs w:val="19"/>
        </w:rPr>
      </w:pPr>
      <w:r w:rsidRPr="004B55F2">
        <w:rPr>
          <w:rFonts w:ascii="Arial" w:hAnsi="Arial" w:cs="Arial"/>
          <w:kern w:val="20"/>
          <w:sz w:val="19"/>
          <w:szCs w:val="19"/>
        </w:rPr>
        <w:t xml:space="preserve">Mr. Burrell has </w:t>
      </w:r>
      <w:r w:rsidR="00302503" w:rsidRPr="004B55F2">
        <w:rPr>
          <w:rFonts w:ascii="Arial" w:hAnsi="Arial" w:cs="Arial"/>
          <w:kern w:val="20"/>
          <w:sz w:val="19"/>
          <w:szCs w:val="19"/>
        </w:rPr>
        <w:t>17</w:t>
      </w:r>
      <w:r w:rsidRPr="004B55F2">
        <w:rPr>
          <w:rFonts w:ascii="Arial" w:hAnsi="Arial" w:cs="Arial"/>
          <w:kern w:val="20"/>
          <w:sz w:val="19"/>
          <w:szCs w:val="19"/>
        </w:rPr>
        <w:t xml:space="preserve"> years of experience</w:t>
      </w:r>
      <w:r w:rsidR="00F23C7E" w:rsidRPr="004B55F2">
        <w:rPr>
          <w:rFonts w:ascii="Arial" w:hAnsi="Arial" w:cs="Arial"/>
          <w:kern w:val="20"/>
          <w:sz w:val="19"/>
          <w:szCs w:val="19"/>
        </w:rPr>
        <w:t>,</w:t>
      </w:r>
      <w:r w:rsidRPr="004B55F2">
        <w:rPr>
          <w:rFonts w:ascii="Arial" w:hAnsi="Arial" w:cs="Arial"/>
          <w:kern w:val="20"/>
          <w:sz w:val="19"/>
          <w:szCs w:val="19"/>
        </w:rPr>
        <w:t xml:space="preserve"> </w:t>
      </w:r>
      <w:r w:rsidR="00921A1B" w:rsidRPr="004B55F2">
        <w:rPr>
          <w:rFonts w:ascii="Arial" w:hAnsi="Arial" w:cs="Arial"/>
          <w:kern w:val="20"/>
          <w:sz w:val="19"/>
          <w:szCs w:val="19"/>
        </w:rPr>
        <w:t xml:space="preserve">developing </w:t>
      </w:r>
      <w:r w:rsidRPr="004B55F2">
        <w:rPr>
          <w:rFonts w:ascii="Arial" w:hAnsi="Arial" w:cs="Arial"/>
          <w:kern w:val="20"/>
          <w:sz w:val="19"/>
          <w:szCs w:val="19"/>
        </w:rPr>
        <w:t>skill</w:t>
      </w:r>
      <w:r w:rsidR="00921A1B" w:rsidRPr="004B55F2">
        <w:rPr>
          <w:rFonts w:ascii="Arial" w:hAnsi="Arial" w:cs="Arial"/>
          <w:kern w:val="20"/>
          <w:sz w:val="19"/>
          <w:szCs w:val="19"/>
        </w:rPr>
        <w:t>s</w:t>
      </w:r>
      <w:r w:rsidRPr="004B55F2">
        <w:rPr>
          <w:rFonts w:ascii="Arial" w:hAnsi="Arial" w:cs="Arial"/>
          <w:kern w:val="20"/>
          <w:sz w:val="19"/>
          <w:szCs w:val="19"/>
        </w:rPr>
        <w:t xml:space="preserve"> in all facets of </w:t>
      </w:r>
      <w:r w:rsidR="003B6923" w:rsidRPr="004B55F2">
        <w:rPr>
          <w:rFonts w:ascii="Arial" w:hAnsi="Arial" w:cs="Arial"/>
          <w:kern w:val="20"/>
          <w:sz w:val="19"/>
          <w:szCs w:val="19"/>
        </w:rPr>
        <w:t xml:space="preserve">civil site and </w:t>
      </w:r>
      <w:r w:rsidRPr="004B55F2">
        <w:rPr>
          <w:rFonts w:ascii="Arial" w:hAnsi="Arial" w:cs="Arial"/>
          <w:kern w:val="20"/>
          <w:sz w:val="19"/>
          <w:szCs w:val="19"/>
        </w:rPr>
        <w:t xml:space="preserve">highway design; leading and managing teams of professionals to deliver on-time, on-budget, and innovative </w:t>
      </w:r>
      <w:r w:rsidR="00F32775" w:rsidRPr="004B55F2">
        <w:rPr>
          <w:rFonts w:ascii="Arial" w:hAnsi="Arial" w:cs="Arial"/>
          <w:kern w:val="20"/>
          <w:sz w:val="19"/>
          <w:szCs w:val="19"/>
        </w:rPr>
        <w:t>design and construction solutions for clients in both the public and private sectors</w:t>
      </w:r>
      <w:r w:rsidRPr="004B55F2">
        <w:rPr>
          <w:rFonts w:ascii="Arial" w:hAnsi="Arial" w:cs="Arial"/>
          <w:kern w:val="20"/>
          <w:sz w:val="19"/>
          <w:szCs w:val="19"/>
        </w:rPr>
        <w:t xml:space="preserve">. He has been </w:t>
      </w:r>
      <w:r w:rsidR="00F32775" w:rsidRPr="004B55F2">
        <w:rPr>
          <w:rFonts w:ascii="Arial" w:hAnsi="Arial" w:cs="Arial"/>
          <w:kern w:val="20"/>
          <w:sz w:val="19"/>
          <w:szCs w:val="19"/>
        </w:rPr>
        <w:t xml:space="preserve">both </w:t>
      </w:r>
      <w:r w:rsidRPr="004B55F2">
        <w:rPr>
          <w:rFonts w:ascii="Arial" w:hAnsi="Arial" w:cs="Arial"/>
          <w:kern w:val="20"/>
          <w:sz w:val="19"/>
          <w:szCs w:val="19"/>
        </w:rPr>
        <w:t xml:space="preserve">a team leader and member for challenging, high-profile </w:t>
      </w:r>
      <w:r w:rsidR="00F32775" w:rsidRPr="004B55F2">
        <w:rPr>
          <w:rFonts w:ascii="Arial" w:hAnsi="Arial" w:cs="Arial"/>
          <w:kern w:val="20"/>
          <w:sz w:val="19"/>
          <w:szCs w:val="19"/>
        </w:rPr>
        <w:t>projects across Philadelphia and Pennsylvania</w:t>
      </w:r>
      <w:r w:rsidRPr="004B55F2">
        <w:rPr>
          <w:rFonts w:ascii="Arial" w:hAnsi="Arial" w:cs="Arial"/>
          <w:kern w:val="20"/>
          <w:sz w:val="19"/>
          <w:szCs w:val="19"/>
        </w:rPr>
        <w:t>.</w:t>
      </w:r>
      <w:r w:rsidR="00F32775" w:rsidRPr="004B55F2">
        <w:rPr>
          <w:rFonts w:ascii="Arial" w:hAnsi="Arial" w:cs="Arial"/>
          <w:kern w:val="20"/>
          <w:sz w:val="19"/>
          <w:szCs w:val="19"/>
        </w:rPr>
        <w:t xml:space="preserve"> He has experience working for clients such as the Pennsylvania Department of Transportation (PennDOT)</w:t>
      </w:r>
      <w:r w:rsidR="00F23C7E" w:rsidRPr="004B55F2">
        <w:rPr>
          <w:rFonts w:ascii="Arial" w:hAnsi="Arial" w:cs="Arial"/>
          <w:kern w:val="20"/>
          <w:sz w:val="19"/>
          <w:szCs w:val="19"/>
        </w:rPr>
        <w:t xml:space="preserve"> and</w:t>
      </w:r>
      <w:r w:rsidR="00F32775" w:rsidRPr="004B55F2">
        <w:rPr>
          <w:rFonts w:ascii="Arial" w:hAnsi="Arial" w:cs="Arial"/>
          <w:kern w:val="20"/>
          <w:sz w:val="19"/>
          <w:szCs w:val="19"/>
        </w:rPr>
        <w:t xml:space="preserve"> Pennsylvania Turnpike Commission (PTC), the Philadelphia Industrial Development Corporation (PIDC), the School District of Philadelphia (SDP), Philadelphia Parks and Recreation (PPR), </w:t>
      </w:r>
      <w:r w:rsidR="00F23C7E" w:rsidRPr="004B55F2">
        <w:rPr>
          <w:rFonts w:ascii="Arial" w:hAnsi="Arial" w:cs="Arial"/>
          <w:kern w:val="20"/>
          <w:sz w:val="19"/>
          <w:szCs w:val="19"/>
        </w:rPr>
        <w:t xml:space="preserve">the </w:t>
      </w:r>
      <w:r w:rsidR="00F73797" w:rsidRPr="004B55F2">
        <w:rPr>
          <w:rFonts w:ascii="Arial" w:hAnsi="Arial" w:cs="Arial"/>
          <w:kern w:val="20"/>
          <w:sz w:val="19"/>
          <w:szCs w:val="19"/>
        </w:rPr>
        <w:t>Rebuilding Community Infrastructure Initiative (Rebuild), and the Philadelphia Water Department.</w:t>
      </w:r>
    </w:p>
    <w:p w:rsidR="00F73797" w:rsidRPr="004B55F2" w:rsidRDefault="00F73797" w:rsidP="004B55F2">
      <w:pPr>
        <w:jc w:val="both"/>
        <w:rPr>
          <w:rFonts w:ascii="Arial" w:hAnsi="Arial" w:cs="Arial"/>
          <w:kern w:val="20"/>
          <w:sz w:val="19"/>
          <w:szCs w:val="19"/>
        </w:rPr>
      </w:pPr>
    </w:p>
    <w:p w:rsidR="00F73797" w:rsidRPr="004B55F2" w:rsidRDefault="00F73797" w:rsidP="004B55F2">
      <w:pPr>
        <w:jc w:val="both"/>
        <w:rPr>
          <w:rFonts w:ascii="Arial" w:hAnsi="Arial" w:cs="Arial"/>
          <w:kern w:val="20"/>
          <w:sz w:val="19"/>
          <w:szCs w:val="19"/>
        </w:rPr>
      </w:pPr>
      <w:r w:rsidRPr="004B55F2">
        <w:rPr>
          <w:rFonts w:ascii="Arial" w:hAnsi="Arial" w:cs="Arial"/>
          <w:kern w:val="20"/>
          <w:sz w:val="19"/>
          <w:szCs w:val="19"/>
        </w:rPr>
        <w:t xml:space="preserve">Mr. Burrell’s experience in highway design includes Roadway Geometry (horizontal and vertical), signing and pavement marking plans, traffic control plans, stormwater management, and erosion control. Mr. Burrell was responsible for developing plans for projects </w:t>
      </w:r>
      <w:r w:rsidR="00672EB9" w:rsidRPr="004B55F2">
        <w:rPr>
          <w:rFonts w:ascii="Arial" w:hAnsi="Arial" w:cs="Arial"/>
          <w:kern w:val="20"/>
          <w:sz w:val="19"/>
          <w:szCs w:val="19"/>
        </w:rPr>
        <w:t>of varying sizes</w:t>
      </w:r>
      <w:r w:rsidRPr="004B55F2">
        <w:rPr>
          <w:rFonts w:ascii="Arial" w:hAnsi="Arial" w:cs="Arial"/>
          <w:kern w:val="20"/>
          <w:sz w:val="19"/>
          <w:szCs w:val="19"/>
        </w:rPr>
        <w:t xml:space="preserve"> and scope</w:t>
      </w:r>
      <w:r w:rsidR="00B67654" w:rsidRPr="004B55F2">
        <w:rPr>
          <w:rFonts w:ascii="Arial" w:hAnsi="Arial" w:cs="Arial"/>
          <w:kern w:val="20"/>
          <w:sz w:val="19"/>
          <w:szCs w:val="19"/>
        </w:rPr>
        <w:t>s</w:t>
      </w:r>
      <w:r w:rsidRPr="004B55F2">
        <w:rPr>
          <w:rFonts w:ascii="Arial" w:hAnsi="Arial" w:cs="Arial"/>
          <w:kern w:val="20"/>
          <w:sz w:val="19"/>
          <w:szCs w:val="19"/>
        </w:rPr>
        <w:t xml:space="preserve"> in locations across Pennsylvania. The projects included total reconstruction projects in both urban and rural setting</w:t>
      </w:r>
      <w:r w:rsidR="00B67654" w:rsidRPr="004B55F2">
        <w:rPr>
          <w:rFonts w:ascii="Arial" w:hAnsi="Arial" w:cs="Arial"/>
          <w:kern w:val="20"/>
          <w:sz w:val="19"/>
          <w:szCs w:val="19"/>
        </w:rPr>
        <w:t>s</w:t>
      </w:r>
      <w:r w:rsidRPr="004B55F2">
        <w:rPr>
          <w:rFonts w:ascii="Arial" w:hAnsi="Arial" w:cs="Arial"/>
          <w:kern w:val="20"/>
          <w:sz w:val="19"/>
          <w:szCs w:val="19"/>
        </w:rPr>
        <w:t xml:space="preserve">, bridge replacements ranging in size from </w:t>
      </w:r>
      <w:r w:rsidR="00B67654" w:rsidRPr="004B55F2">
        <w:rPr>
          <w:rFonts w:ascii="Arial" w:hAnsi="Arial" w:cs="Arial"/>
          <w:kern w:val="20"/>
          <w:sz w:val="19"/>
          <w:szCs w:val="19"/>
        </w:rPr>
        <w:t xml:space="preserve">a </w:t>
      </w:r>
      <w:r w:rsidRPr="004B55F2">
        <w:rPr>
          <w:rFonts w:ascii="Arial" w:hAnsi="Arial" w:cs="Arial"/>
          <w:kern w:val="20"/>
          <w:sz w:val="19"/>
          <w:szCs w:val="19"/>
        </w:rPr>
        <w:t>single</w:t>
      </w:r>
      <w:r w:rsidR="00B67654" w:rsidRPr="004B55F2">
        <w:rPr>
          <w:rFonts w:ascii="Arial" w:hAnsi="Arial" w:cs="Arial"/>
          <w:kern w:val="20"/>
          <w:sz w:val="19"/>
          <w:szCs w:val="19"/>
        </w:rPr>
        <w:t>-</w:t>
      </w:r>
      <w:r w:rsidRPr="004B55F2">
        <w:rPr>
          <w:rFonts w:ascii="Arial" w:hAnsi="Arial" w:cs="Arial"/>
          <w:kern w:val="20"/>
          <w:sz w:val="19"/>
          <w:szCs w:val="19"/>
        </w:rPr>
        <w:t xml:space="preserve">span to </w:t>
      </w:r>
      <w:r w:rsidR="009F246F" w:rsidRPr="004B55F2">
        <w:rPr>
          <w:rFonts w:ascii="Arial" w:hAnsi="Arial" w:cs="Arial"/>
          <w:kern w:val="20"/>
          <w:sz w:val="19"/>
          <w:szCs w:val="19"/>
        </w:rPr>
        <w:t>a four-span continuous steel plate girder bridge, intersection improvement projects, and safety improvement projects.</w:t>
      </w:r>
    </w:p>
    <w:p w:rsidR="00C6335E" w:rsidRPr="004B55F2" w:rsidRDefault="00C6335E" w:rsidP="004B55F2">
      <w:pPr>
        <w:jc w:val="both"/>
        <w:rPr>
          <w:rFonts w:ascii="Arial" w:hAnsi="Arial" w:cs="Arial"/>
          <w:kern w:val="20"/>
          <w:sz w:val="19"/>
          <w:szCs w:val="19"/>
        </w:rPr>
      </w:pPr>
    </w:p>
    <w:p w:rsidR="00C6335E" w:rsidRPr="004B55F2" w:rsidRDefault="00C6335E" w:rsidP="004B55F2">
      <w:pPr>
        <w:jc w:val="both"/>
        <w:rPr>
          <w:rFonts w:ascii="Arial" w:hAnsi="Arial" w:cs="Arial"/>
          <w:sz w:val="19"/>
          <w:szCs w:val="19"/>
          <w:u w:val="single"/>
        </w:rPr>
      </w:pPr>
      <w:r w:rsidRPr="004B55F2">
        <w:rPr>
          <w:rFonts w:ascii="Arial" w:hAnsi="Arial" w:cs="Arial"/>
          <w:kern w:val="20"/>
          <w:sz w:val="19"/>
          <w:szCs w:val="19"/>
        </w:rPr>
        <w:t>Mr. Burrell</w:t>
      </w:r>
      <w:r w:rsidR="009F246F" w:rsidRPr="004B55F2">
        <w:rPr>
          <w:rFonts w:ascii="Arial" w:hAnsi="Arial" w:cs="Arial"/>
          <w:kern w:val="20"/>
          <w:sz w:val="19"/>
          <w:szCs w:val="19"/>
        </w:rPr>
        <w:t>’s</w:t>
      </w:r>
      <w:r w:rsidRPr="004B55F2">
        <w:rPr>
          <w:rFonts w:ascii="Arial" w:hAnsi="Arial" w:cs="Arial"/>
          <w:kern w:val="20"/>
          <w:sz w:val="19"/>
          <w:szCs w:val="19"/>
        </w:rPr>
        <w:t xml:space="preserve"> experience </w:t>
      </w:r>
      <w:r w:rsidR="00B67654" w:rsidRPr="004B55F2">
        <w:rPr>
          <w:rFonts w:ascii="Arial" w:hAnsi="Arial" w:cs="Arial"/>
          <w:kern w:val="20"/>
          <w:sz w:val="19"/>
          <w:szCs w:val="19"/>
        </w:rPr>
        <w:t xml:space="preserve">with </w:t>
      </w:r>
      <w:r w:rsidRPr="004B55F2">
        <w:rPr>
          <w:rFonts w:ascii="Arial" w:hAnsi="Arial" w:cs="Arial"/>
          <w:kern w:val="20"/>
          <w:sz w:val="19"/>
          <w:szCs w:val="19"/>
        </w:rPr>
        <w:t>providing engineering services to clients in both the public and private sectors includ</w:t>
      </w:r>
      <w:r w:rsidR="00444B07" w:rsidRPr="004B55F2">
        <w:rPr>
          <w:rFonts w:ascii="Arial" w:hAnsi="Arial" w:cs="Arial"/>
          <w:kern w:val="20"/>
          <w:sz w:val="19"/>
          <w:szCs w:val="19"/>
        </w:rPr>
        <w:t>e</w:t>
      </w:r>
      <w:r w:rsidR="00B67654" w:rsidRPr="004B55F2">
        <w:rPr>
          <w:rFonts w:ascii="Arial" w:hAnsi="Arial" w:cs="Arial"/>
          <w:kern w:val="20"/>
          <w:sz w:val="19"/>
          <w:szCs w:val="19"/>
        </w:rPr>
        <w:t>s</w:t>
      </w:r>
      <w:r w:rsidRPr="004B55F2">
        <w:rPr>
          <w:rFonts w:ascii="Arial" w:hAnsi="Arial" w:cs="Arial"/>
          <w:kern w:val="20"/>
          <w:sz w:val="19"/>
          <w:szCs w:val="19"/>
        </w:rPr>
        <w:t xml:space="preserve"> </w:t>
      </w:r>
      <w:r w:rsidRPr="004B55F2">
        <w:rPr>
          <w:rFonts w:ascii="Arial" w:hAnsi="Arial" w:cs="Arial"/>
          <w:bCs/>
          <w:iCs/>
          <w:sz w:val="19"/>
          <w:szCs w:val="19"/>
        </w:rPr>
        <w:t>site/civil engineering services</w:t>
      </w:r>
      <w:r w:rsidRPr="004B55F2">
        <w:rPr>
          <w:rFonts w:ascii="Arial" w:hAnsi="Arial" w:cs="Arial"/>
          <w:sz w:val="19"/>
          <w:szCs w:val="19"/>
        </w:rPr>
        <w:t xml:space="preserve">, stormwater management design, storm drainage design, erosion and sediment pollution control, </w:t>
      </w:r>
      <w:r w:rsidR="00672EB9" w:rsidRPr="004B55F2">
        <w:rPr>
          <w:rFonts w:ascii="Arial" w:hAnsi="Arial" w:cs="Arial"/>
          <w:sz w:val="19"/>
          <w:szCs w:val="19"/>
        </w:rPr>
        <w:t xml:space="preserve">and </w:t>
      </w:r>
      <w:r w:rsidRPr="004B55F2">
        <w:rPr>
          <w:rFonts w:ascii="Arial" w:hAnsi="Arial" w:cs="Arial"/>
          <w:sz w:val="19"/>
          <w:szCs w:val="19"/>
        </w:rPr>
        <w:t>the design of sanitary sewers</w:t>
      </w:r>
      <w:r w:rsidR="00672EB9" w:rsidRPr="004B55F2">
        <w:rPr>
          <w:rFonts w:ascii="Arial" w:hAnsi="Arial" w:cs="Arial"/>
          <w:sz w:val="19"/>
          <w:szCs w:val="19"/>
        </w:rPr>
        <w:t>. The work also include</w:t>
      </w:r>
      <w:r w:rsidR="00B67654" w:rsidRPr="004B55F2">
        <w:rPr>
          <w:rFonts w:ascii="Arial" w:hAnsi="Arial" w:cs="Arial"/>
          <w:sz w:val="19"/>
          <w:szCs w:val="19"/>
        </w:rPr>
        <w:t>s</w:t>
      </w:r>
      <w:r w:rsidR="00672EB9" w:rsidRPr="004B55F2">
        <w:rPr>
          <w:rFonts w:ascii="Arial" w:hAnsi="Arial" w:cs="Arial"/>
          <w:sz w:val="19"/>
          <w:szCs w:val="19"/>
        </w:rPr>
        <w:t xml:space="preserve"> preparing construction cost estimates and construction scheduling</w:t>
      </w:r>
      <w:r w:rsidR="00B67654" w:rsidRPr="004B55F2">
        <w:rPr>
          <w:rFonts w:ascii="Arial" w:hAnsi="Arial" w:cs="Arial"/>
          <w:sz w:val="19"/>
          <w:szCs w:val="19"/>
        </w:rPr>
        <w:t>, as well as</w:t>
      </w:r>
      <w:r w:rsidR="00672EB9" w:rsidRPr="004B55F2">
        <w:rPr>
          <w:rFonts w:ascii="Arial" w:hAnsi="Arial" w:cs="Arial"/>
          <w:sz w:val="19"/>
          <w:szCs w:val="19"/>
        </w:rPr>
        <w:t xml:space="preserve"> obtaining all necessary permits and approvals necessary for construction.</w:t>
      </w:r>
      <w:r w:rsidRPr="004B55F2">
        <w:rPr>
          <w:rFonts w:ascii="Arial" w:hAnsi="Arial" w:cs="Arial"/>
          <w:sz w:val="19"/>
          <w:szCs w:val="19"/>
        </w:rPr>
        <w:t xml:space="preserve"> </w:t>
      </w:r>
      <w:r w:rsidRPr="004B55F2">
        <w:rPr>
          <w:rFonts w:ascii="Arial" w:hAnsi="Arial" w:cs="Arial"/>
          <w:kern w:val="20"/>
          <w:sz w:val="19"/>
          <w:szCs w:val="19"/>
        </w:rPr>
        <w:t>Some of his relevant project experience includes:</w:t>
      </w:r>
      <w:r w:rsidRPr="004B55F2">
        <w:rPr>
          <w:rFonts w:ascii="Arial" w:hAnsi="Arial" w:cs="Arial"/>
          <w:sz w:val="19"/>
          <w:szCs w:val="19"/>
          <w:u w:val="single"/>
        </w:rPr>
        <w:t xml:space="preserve"> </w:t>
      </w:r>
    </w:p>
    <w:p w:rsidR="00455043" w:rsidRPr="004B55F2" w:rsidRDefault="00455043" w:rsidP="00455043">
      <w:pPr>
        <w:pStyle w:val="ListBullet"/>
        <w:numPr>
          <w:ilvl w:val="0"/>
          <w:numId w:val="0"/>
        </w:numPr>
        <w:spacing w:after="0" w:line="240" w:lineRule="auto"/>
        <w:jc w:val="both"/>
        <w:rPr>
          <w:rFonts w:ascii="Arial" w:hAnsi="Arial" w:cs="Arial"/>
          <w:b/>
          <w:bCs/>
          <w:sz w:val="19"/>
          <w:szCs w:val="19"/>
        </w:rPr>
      </w:pPr>
      <w:bookmarkStart w:id="2" w:name="_Hlk95484509"/>
    </w:p>
    <w:p w:rsidR="00B67654" w:rsidRPr="004B55F2" w:rsidRDefault="00B67654" w:rsidP="00B67654">
      <w:pPr>
        <w:pStyle w:val="ListBullet"/>
        <w:numPr>
          <w:ilvl w:val="0"/>
          <w:numId w:val="0"/>
        </w:numPr>
        <w:pBdr>
          <w:top w:val="single" w:sz="4" w:space="1" w:color="auto"/>
        </w:pBdr>
        <w:spacing w:after="0" w:line="240" w:lineRule="auto"/>
        <w:jc w:val="both"/>
        <w:rPr>
          <w:rFonts w:ascii="Arial" w:hAnsi="Arial" w:cs="Arial"/>
          <w:b/>
          <w:bCs/>
          <w:color w:val="FF0000"/>
          <w:sz w:val="19"/>
          <w:szCs w:val="19"/>
          <w:highlight w:val="yellow"/>
        </w:rPr>
        <w:pPrChange w:id="3" w:author="Alex Rosenzweig" w:date="2022-12-29T14:16:00Z">
          <w:pPr>
            <w:pStyle w:val="ListBullet"/>
            <w:numPr>
              <w:numId w:val="0"/>
            </w:numPr>
            <w:tabs>
              <w:tab w:val="clear" w:pos="360"/>
            </w:tabs>
            <w:spacing w:after="0" w:line="240" w:lineRule="auto"/>
            <w:ind w:left="0" w:firstLine="0"/>
            <w:jc w:val="both"/>
          </w:pPr>
        </w:pPrChange>
      </w:pPr>
      <w:r w:rsidRPr="004B55F2">
        <w:rPr>
          <w:rFonts w:ascii="Arial" w:hAnsi="Arial" w:cs="Arial"/>
          <w:b/>
          <w:bCs/>
          <w:color w:val="FF0000"/>
          <w:sz w:val="19"/>
          <w:szCs w:val="19"/>
          <w:highlight w:val="yellow"/>
        </w:rPr>
        <w:t>Philadelphia Water:</w:t>
      </w:r>
    </w:p>
    <w:p w:rsidR="00FC3F9F" w:rsidRPr="004B55F2" w:rsidRDefault="00FC3F9F" w:rsidP="00066278">
      <w:pPr>
        <w:pStyle w:val="ListBullet"/>
        <w:numPr>
          <w:ilvl w:val="0"/>
          <w:numId w:val="0"/>
        </w:numPr>
        <w:spacing w:after="0" w:line="240" w:lineRule="auto"/>
        <w:jc w:val="both"/>
        <w:rPr>
          <w:rFonts w:ascii="Arial" w:hAnsi="Arial" w:cs="Arial"/>
          <w:b/>
          <w:bCs/>
          <w:color w:val="FF0000"/>
          <w:sz w:val="19"/>
          <w:szCs w:val="19"/>
        </w:rPr>
      </w:pPr>
    </w:p>
    <w:p w:rsidR="00E270D3" w:rsidRPr="004B55F2" w:rsidRDefault="00E270D3" w:rsidP="00E270D3">
      <w:pPr>
        <w:pStyle w:val="ListBullet"/>
        <w:numPr>
          <w:ilvl w:val="0"/>
          <w:numId w:val="0"/>
        </w:numPr>
        <w:spacing w:after="0" w:line="240" w:lineRule="auto"/>
        <w:jc w:val="both"/>
        <w:rPr>
          <w:rFonts w:ascii="Arial" w:hAnsi="Arial" w:cs="Arial"/>
          <w:sz w:val="19"/>
          <w:szCs w:val="19"/>
        </w:rPr>
      </w:pPr>
      <w:r w:rsidRPr="004B55F2">
        <w:rPr>
          <w:rFonts w:ascii="Arial" w:hAnsi="Arial" w:cs="Arial"/>
          <w:b/>
          <w:bCs/>
          <w:sz w:val="19"/>
          <w:szCs w:val="19"/>
          <w:highlight w:val="yellow"/>
        </w:rPr>
        <w:t>2019-2306-10</w:t>
      </w:r>
      <w:r w:rsidRPr="004B55F2">
        <w:rPr>
          <w:rFonts w:ascii="Arial" w:hAnsi="Arial" w:cs="Arial"/>
          <w:b/>
          <w:bCs/>
          <w:sz w:val="19"/>
          <w:szCs w:val="19"/>
        </w:rPr>
        <w:t xml:space="preserve"> – </w:t>
      </w:r>
      <w:bookmarkStart w:id="4" w:name="_Hlk123027312"/>
      <w:r w:rsidRPr="004B55F2">
        <w:rPr>
          <w:rFonts w:ascii="Arial" w:hAnsi="Arial" w:cs="Arial"/>
          <w:b/>
          <w:bCs/>
          <w:sz w:val="19"/>
          <w:szCs w:val="19"/>
        </w:rPr>
        <w:t xml:space="preserve">Philadelphia Water </w:t>
      </w:r>
      <w:r w:rsidR="008067B5" w:rsidRPr="004B55F2">
        <w:rPr>
          <w:rFonts w:ascii="Arial" w:hAnsi="Arial" w:cs="Arial"/>
          <w:b/>
          <w:bCs/>
          <w:sz w:val="19"/>
          <w:szCs w:val="19"/>
        </w:rPr>
        <w:t xml:space="preserve">Department (PWD), </w:t>
      </w:r>
      <w:bookmarkEnd w:id="4"/>
      <w:r w:rsidRPr="004B55F2">
        <w:rPr>
          <w:rFonts w:ascii="Arial" w:hAnsi="Arial" w:cs="Arial"/>
          <w:b/>
          <w:bCs/>
          <w:sz w:val="19"/>
          <w:szCs w:val="19"/>
        </w:rPr>
        <w:t>General Engineering Services for Water and Sewer Mains</w:t>
      </w:r>
      <w:r w:rsidR="00B67654" w:rsidRPr="004B55F2">
        <w:rPr>
          <w:rFonts w:ascii="Arial" w:hAnsi="Arial" w:cs="Arial"/>
          <w:b/>
          <w:bCs/>
          <w:sz w:val="19"/>
          <w:szCs w:val="19"/>
        </w:rPr>
        <w:t>,</w:t>
      </w:r>
      <w:r w:rsidRPr="004B55F2">
        <w:rPr>
          <w:rFonts w:ascii="Arial" w:hAnsi="Arial" w:cs="Arial"/>
          <w:b/>
          <w:bCs/>
          <w:sz w:val="19"/>
          <w:szCs w:val="19"/>
        </w:rPr>
        <w:t xml:space="preserve"> Cresheim Valley Drive Detour</w:t>
      </w:r>
      <w:r w:rsidR="008067B5" w:rsidRPr="004B55F2">
        <w:rPr>
          <w:rFonts w:ascii="Arial" w:hAnsi="Arial" w:cs="Arial"/>
          <w:b/>
          <w:bCs/>
          <w:sz w:val="19"/>
          <w:szCs w:val="19"/>
        </w:rPr>
        <w:t xml:space="preserve">, Philadelphia, PA - </w:t>
      </w:r>
      <w:r w:rsidRPr="004B55F2">
        <w:rPr>
          <w:rFonts w:ascii="Arial" w:hAnsi="Arial" w:cs="Arial"/>
          <w:sz w:val="19"/>
          <w:szCs w:val="19"/>
        </w:rPr>
        <w:t xml:space="preserve">Project Engineer responsible for the design of a traffic control plan for the construction of a sewer main in the West Mount Airy </w:t>
      </w:r>
      <w:r w:rsidR="0040574A" w:rsidRPr="004B55F2">
        <w:rPr>
          <w:rFonts w:ascii="Arial" w:hAnsi="Arial" w:cs="Arial"/>
          <w:sz w:val="19"/>
          <w:szCs w:val="19"/>
        </w:rPr>
        <w:t>neighborhood</w:t>
      </w:r>
      <w:r w:rsidRPr="004B55F2">
        <w:rPr>
          <w:rFonts w:ascii="Arial" w:hAnsi="Arial" w:cs="Arial"/>
          <w:sz w:val="19"/>
          <w:szCs w:val="19"/>
        </w:rPr>
        <w:t xml:space="preserve"> of the City. The design was for a detour plan through the City. A detour plan </w:t>
      </w:r>
      <w:r w:rsidR="00B67654" w:rsidRPr="004B55F2">
        <w:rPr>
          <w:rFonts w:ascii="Arial" w:hAnsi="Arial" w:cs="Arial"/>
          <w:sz w:val="19"/>
          <w:szCs w:val="19"/>
        </w:rPr>
        <w:t xml:space="preserve">depicting the detour route </w:t>
      </w:r>
      <w:r w:rsidRPr="004B55F2">
        <w:rPr>
          <w:rFonts w:ascii="Arial" w:hAnsi="Arial" w:cs="Arial"/>
          <w:sz w:val="19"/>
          <w:szCs w:val="19"/>
        </w:rPr>
        <w:t xml:space="preserve">was developed for approval by the City of Philadelphia Department of Streets. </w:t>
      </w:r>
      <w:r w:rsidR="00B67654" w:rsidRPr="004B55F2">
        <w:rPr>
          <w:rFonts w:ascii="Arial" w:hAnsi="Arial" w:cs="Arial"/>
          <w:sz w:val="19"/>
          <w:szCs w:val="19"/>
        </w:rPr>
        <w:t xml:space="preserve"> </w:t>
      </w:r>
      <w:r w:rsidRPr="004B55F2">
        <w:rPr>
          <w:rFonts w:ascii="Arial" w:hAnsi="Arial" w:cs="Arial"/>
          <w:sz w:val="19"/>
          <w:szCs w:val="19"/>
        </w:rPr>
        <w:t>(2020</w:t>
      </w:r>
      <w:r w:rsidR="00B67654" w:rsidRPr="004B55F2">
        <w:rPr>
          <w:rFonts w:ascii="Arial" w:hAnsi="Arial" w:cs="Arial"/>
          <w:sz w:val="19"/>
          <w:szCs w:val="19"/>
        </w:rPr>
        <w:t xml:space="preserve"> </w:t>
      </w:r>
      <w:r w:rsidRPr="004B55F2">
        <w:rPr>
          <w:rFonts w:ascii="Arial" w:hAnsi="Arial" w:cs="Arial"/>
          <w:sz w:val="19"/>
          <w:szCs w:val="19"/>
        </w:rPr>
        <w:t>-</w:t>
      </w:r>
      <w:r w:rsidR="00B67654" w:rsidRPr="004B55F2">
        <w:rPr>
          <w:rFonts w:ascii="Arial" w:hAnsi="Arial" w:cs="Arial"/>
          <w:sz w:val="19"/>
          <w:szCs w:val="19"/>
        </w:rPr>
        <w:t xml:space="preserve"> </w:t>
      </w:r>
      <w:r w:rsidRPr="004B55F2">
        <w:rPr>
          <w:rFonts w:ascii="Arial" w:hAnsi="Arial" w:cs="Arial"/>
          <w:sz w:val="19"/>
          <w:szCs w:val="19"/>
        </w:rPr>
        <w:t>2021)</w:t>
      </w:r>
    </w:p>
    <w:p w:rsidR="00E270D3" w:rsidRPr="004B55F2" w:rsidRDefault="00E270D3" w:rsidP="00066278">
      <w:pPr>
        <w:pStyle w:val="ListBullet"/>
        <w:numPr>
          <w:ilvl w:val="0"/>
          <w:numId w:val="0"/>
        </w:numPr>
        <w:spacing w:after="0" w:line="240" w:lineRule="auto"/>
        <w:jc w:val="both"/>
        <w:rPr>
          <w:rFonts w:ascii="Arial" w:hAnsi="Arial" w:cs="Arial"/>
          <w:b/>
          <w:bCs/>
          <w:sz w:val="19"/>
          <w:szCs w:val="19"/>
          <w:highlight w:val="yellow"/>
        </w:rPr>
      </w:pPr>
    </w:p>
    <w:p w:rsidR="00E270D3" w:rsidRPr="004B55F2" w:rsidRDefault="00E31F7B" w:rsidP="00E270D3">
      <w:pPr>
        <w:jc w:val="both"/>
        <w:rPr>
          <w:rFonts w:ascii="Arial" w:hAnsi="Arial" w:cs="Arial"/>
          <w:bCs/>
          <w:color w:val="000000"/>
          <w:sz w:val="19"/>
          <w:szCs w:val="19"/>
        </w:rPr>
      </w:pPr>
      <w:r w:rsidRPr="004B55F2">
        <w:rPr>
          <w:rFonts w:ascii="Arial" w:hAnsi="Arial" w:cs="Arial"/>
          <w:b/>
          <w:bCs/>
          <w:sz w:val="19"/>
          <w:szCs w:val="19"/>
          <w:highlight w:val="yellow"/>
        </w:rPr>
        <w:t>2016-1793</w:t>
      </w:r>
      <w:r w:rsidR="00490CBF" w:rsidRPr="004B55F2">
        <w:rPr>
          <w:rFonts w:ascii="Arial" w:hAnsi="Arial" w:cs="Arial"/>
          <w:b/>
          <w:bCs/>
          <w:sz w:val="19"/>
          <w:szCs w:val="19"/>
        </w:rPr>
        <w:t xml:space="preserve"> –</w:t>
      </w:r>
      <w:r w:rsidR="00B67654" w:rsidRPr="004B55F2">
        <w:rPr>
          <w:rFonts w:ascii="Arial" w:hAnsi="Arial" w:cs="Arial"/>
          <w:b/>
          <w:bCs/>
          <w:sz w:val="19"/>
          <w:szCs w:val="19"/>
        </w:rPr>
        <w:t xml:space="preserve"> </w:t>
      </w:r>
      <w:r w:rsidR="008067B5" w:rsidRPr="004B55F2">
        <w:rPr>
          <w:rFonts w:ascii="Arial" w:hAnsi="Arial" w:cs="Arial"/>
          <w:b/>
          <w:bCs/>
          <w:sz w:val="19"/>
          <w:szCs w:val="19"/>
        </w:rPr>
        <w:t xml:space="preserve">PWD, </w:t>
      </w:r>
      <w:r w:rsidR="00C00BBD" w:rsidRPr="004B55F2">
        <w:rPr>
          <w:rFonts w:ascii="Arial" w:hAnsi="Arial" w:cs="Arial"/>
          <w:b/>
          <w:bCs/>
          <w:sz w:val="19"/>
          <w:szCs w:val="19"/>
        </w:rPr>
        <w:t>Planning and Design for Green Stormwater Infrastructure</w:t>
      </w:r>
      <w:r w:rsidR="008067B5" w:rsidRPr="004B55F2">
        <w:rPr>
          <w:rFonts w:ascii="Arial" w:hAnsi="Arial" w:cs="Arial"/>
          <w:b/>
          <w:bCs/>
          <w:sz w:val="19"/>
          <w:szCs w:val="19"/>
        </w:rPr>
        <w:t>, Philadelphia, PA</w:t>
      </w:r>
      <w:r w:rsidR="00DA45B3" w:rsidRPr="004B55F2">
        <w:rPr>
          <w:rFonts w:ascii="Arial" w:hAnsi="Arial" w:cs="Arial"/>
          <w:b/>
          <w:bCs/>
          <w:sz w:val="19"/>
          <w:szCs w:val="19"/>
        </w:rPr>
        <w:t xml:space="preserve"> </w:t>
      </w:r>
      <w:r w:rsidR="00E270D3" w:rsidRPr="004B55F2">
        <w:rPr>
          <w:rFonts w:ascii="Arial" w:hAnsi="Arial" w:cs="Arial"/>
          <w:b/>
          <w:bCs/>
          <w:kern w:val="20"/>
          <w:sz w:val="19"/>
          <w:szCs w:val="19"/>
        </w:rPr>
        <w:t>-</w:t>
      </w:r>
      <w:r w:rsidR="00E270D3" w:rsidRPr="004B55F2">
        <w:rPr>
          <w:rFonts w:ascii="Arial" w:hAnsi="Arial" w:cs="Arial"/>
          <w:bCs/>
          <w:kern w:val="20"/>
          <w:sz w:val="19"/>
          <w:szCs w:val="19"/>
        </w:rPr>
        <w:t xml:space="preserve"> </w:t>
      </w:r>
      <w:r w:rsidR="00E270D3" w:rsidRPr="004B55F2">
        <w:rPr>
          <w:rFonts w:ascii="Arial" w:hAnsi="Arial" w:cs="Arial"/>
          <w:kern w:val="20"/>
          <w:sz w:val="19"/>
          <w:szCs w:val="19"/>
        </w:rPr>
        <w:t>Project Engineer responsible for</w:t>
      </w:r>
      <w:r w:rsidR="00E270D3" w:rsidRPr="004B55F2">
        <w:rPr>
          <w:rFonts w:ascii="Arial" w:hAnsi="Arial" w:cs="Arial"/>
          <w:b/>
          <w:kern w:val="20"/>
          <w:sz w:val="19"/>
          <w:szCs w:val="19"/>
        </w:rPr>
        <w:t xml:space="preserve"> </w:t>
      </w:r>
      <w:r w:rsidR="00E270D3" w:rsidRPr="004B55F2">
        <w:rPr>
          <w:rFonts w:ascii="Arial" w:hAnsi="Arial" w:cs="Arial"/>
          <w:sz w:val="19"/>
          <w:szCs w:val="19"/>
        </w:rPr>
        <w:t>the preparation of base plans, final design plans, quantities, and cost estimates for the construction of Green Stormwater Infrastructure. Selected tasks also included ADA ramp design, roadway grading plans, curb bumpout plans, and City Plan Actions. Mr. Burrell provided these services for the following task assignments under this “On-Call” agreement:</w:t>
      </w:r>
    </w:p>
    <w:p w:rsidR="00E31F7B" w:rsidRPr="004B55F2" w:rsidRDefault="00E31F7B"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01:</w:t>
      </w:r>
      <w:r w:rsidRPr="004B55F2">
        <w:rPr>
          <w:rFonts w:ascii="Arial" w:hAnsi="Arial" w:cs="Arial"/>
          <w:b/>
          <w:bCs/>
          <w:sz w:val="19"/>
          <w:szCs w:val="19"/>
        </w:rPr>
        <w:tab/>
        <w:t>East Park GSI</w:t>
      </w:r>
      <w:r w:rsidR="000C796C" w:rsidRPr="004B55F2">
        <w:rPr>
          <w:rFonts w:ascii="Arial" w:hAnsi="Arial" w:cs="Arial"/>
          <w:b/>
          <w:bCs/>
          <w:sz w:val="19"/>
          <w:szCs w:val="19"/>
        </w:rPr>
        <w:t xml:space="preserve"> (S-50170-G)</w:t>
      </w:r>
      <w:r w:rsidR="005727E0" w:rsidRPr="004B55F2">
        <w:rPr>
          <w:rFonts w:ascii="Arial" w:hAnsi="Arial" w:cs="Arial"/>
          <w:sz w:val="19"/>
          <w:szCs w:val="19"/>
        </w:rPr>
        <w:t xml:space="preserve"> </w:t>
      </w:r>
      <w:r w:rsidR="00B67654" w:rsidRPr="004B55F2">
        <w:rPr>
          <w:rFonts w:ascii="Arial" w:hAnsi="Arial" w:cs="Arial"/>
          <w:sz w:val="19"/>
          <w:szCs w:val="19"/>
        </w:rPr>
        <w:t xml:space="preserve">- </w:t>
      </w:r>
      <w:r w:rsidR="002D14C1" w:rsidRPr="004B55F2">
        <w:rPr>
          <w:rFonts w:ascii="Arial" w:hAnsi="Arial" w:cs="Arial"/>
          <w:sz w:val="19"/>
          <w:szCs w:val="19"/>
        </w:rPr>
        <w:t xml:space="preserve">Green Stormwater Infrastructure Base Plans in the Strawberry Mansion </w:t>
      </w:r>
      <w:r w:rsidR="0040574A" w:rsidRPr="004B55F2">
        <w:rPr>
          <w:rFonts w:ascii="Arial" w:hAnsi="Arial" w:cs="Arial"/>
          <w:sz w:val="19"/>
          <w:szCs w:val="19"/>
        </w:rPr>
        <w:t>neighborhood</w:t>
      </w:r>
      <w:r w:rsidR="002D14C1" w:rsidRPr="004B55F2">
        <w:rPr>
          <w:rFonts w:ascii="Arial" w:hAnsi="Arial" w:cs="Arial"/>
          <w:sz w:val="19"/>
          <w:szCs w:val="19"/>
        </w:rPr>
        <w:t xml:space="preserve"> of the City.</w:t>
      </w:r>
      <w:r w:rsidR="00AC7A5E" w:rsidRPr="004B55F2">
        <w:rPr>
          <w:rFonts w:ascii="Arial" w:hAnsi="Arial" w:cs="Arial"/>
          <w:sz w:val="19"/>
          <w:szCs w:val="19"/>
        </w:rPr>
        <w:t xml:space="preserve"> </w:t>
      </w:r>
      <w:r w:rsidR="00B67654" w:rsidRPr="004B55F2">
        <w:rPr>
          <w:rFonts w:ascii="Arial" w:hAnsi="Arial" w:cs="Arial"/>
          <w:sz w:val="19"/>
          <w:szCs w:val="19"/>
        </w:rPr>
        <w:t xml:space="preserve"> </w:t>
      </w:r>
      <w:r w:rsidR="005727E0" w:rsidRPr="004B55F2">
        <w:rPr>
          <w:rFonts w:ascii="Arial" w:hAnsi="Arial" w:cs="Arial"/>
          <w:sz w:val="19"/>
          <w:szCs w:val="19"/>
        </w:rPr>
        <w:t>(2016</w:t>
      </w:r>
      <w:r w:rsidR="00B67654" w:rsidRPr="004B55F2">
        <w:rPr>
          <w:rFonts w:ascii="Arial" w:hAnsi="Arial" w:cs="Arial"/>
          <w:sz w:val="19"/>
          <w:szCs w:val="19"/>
        </w:rPr>
        <w:t xml:space="preserve"> </w:t>
      </w:r>
      <w:r w:rsidR="005727E0" w:rsidRPr="004B55F2">
        <w:rPr>
          <w:rFonts w:ascii="Arial" w:hAnsi="Arial" w:cs="Arial"/>
          <w:sz w:val="19"/>
          <w:szCs w:val="19"/>
        </w:rPr>
        <w:t>-</w:t>
      </w:r>
      <w:r w:rsidR="00B67654" w:rsidRPr="004B55F2">
        <w:rPr>
          <w:rFonts w:ascii="Arial" w:hAnsi="Arial" w:cs="Arial"/>
          <w:sz w:val="19"/>
          <w:szCs w:val="19"/>
        </w:rPr>
        <w:t xml:space="preserve"> </w:t>
      </w:r>
      <w:r w:rsidR="005727E0" w:rsidRPr="004B55F2">
        <w:rPr>
          <w:rFonts w:ascii="Arial" w:hAnsi="Arial" w:cs="Arial"/>
          <w:sz w:val="19"/>
          <w:szCs w:val="19"/>
        </w:rPr>
        <w:t>2018)</w:t>
      </w:r>
    </w:p>
    <w:p w:rsidR="00E31F7B" w:rsidRPr="004B55F2" w:rsidRDefault="00E31F7B"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02:</w:t>
      </w:r>
      <w:r w:rsidRPr="004B55F2">
        <w:rPr>
          <w:rFonts w:ascii="Arial" w:hAnsi="Arial" w:cs="Arial"/>
          <w:b/>
          <w:bCs/>
          <w:sz w:val="19"/>
          <w:szCs w:val="19"/>
        </w:rPr>
        <w:tab/>
        <w:t>Kensington Ludlow GSI</w:t>
      </w:r>
      <w:r w:rsidR="00B67654" w:rsidRPr="004B55F2">
        <w:rPr>
          <w:rFonts w:ascii="Arial" w:hAnsi="Arial" w:cs="Arial"/>
          <w:sz w:val="19"/>
          <w:szCs w:val="19"/>
        </w:rPr>
        <w:t xml:space="preserve"> - </w:t>
      </w:r>
      <w:r w:rsidR="002D14C1" w:rsidRPr="004B55F2">
        <w:rPr>
          <w:rFonts w:ascii="Arial" w:hAnsi="Arial" w:cs="Arial"/>
          <w:sz w:val="19"/>
          <w:szCs w:val="19"/>
        </w:rPr>
        <w:t>Green Stormwater Infrastructure Base Plans</w:t>
      </w:r>
      <w:r w:rsidR="00AC7A5E" w:rsidRPr="004B55F2">
        <w:rPr>
          <w:rFonts w:ascii="Arial" w:hAnsi="Arial" w:cs="Arial"/>
          <w:sz w:val="19"/>
          <w:szCs w:val="19"/>
        </w:rPr>
        <w:t>.</w:t>
      </w:r>
      <w:r w:rsidR="002D14C1" w:rsidRPr="004B55F2">
        <w:rPr>
          <w:rFonts w:ascii="Arial" w:hAnsi="Arial" w:cs="Arial"/>
          <w:sz w:val="19"/>
          <w:szCs w:val="19"/>
        </w:rPr>
        <w:t xml:space="preserve"> </w:t>
      </w:r>
      <w:r w:rsidR="005727E0" w:rsidRPr="004B55F2">
        <w:rPr>
          <w:rFonts w:ascii="Arial" w:hAnsi="Arial" w:cs="Arial"/>
          <w:sz w:val="19"/>
          <w:szCs w:val="19"/>
        </w:rPr>
        <w:t>(2017)</w:t>
      </w:r>
    </w:p>
    <w:p w:rsidR="00513B79" w:rsidRPr="004B55F2" w:rsidRDefault="00513B79"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03:</w:t>
      </w:r>
      <w:r w:rsidRPr="004B55F2">
        <w:rPr>
          <w:rFonts w:ascii="Arial" w:hAnsi="Arial" w:cs="Arial"/>
          <w:b/>
          <w:bCs/>
          <w:sz w:val="19"/>
          <w:szCs w:val="19"/>
        </w:rPr>
        <w:tab/>
        <w:t>Russo Park Disconnection</w:t>
      </w:r>
      <w:r w:rsidRPr="004B55F2">
        <w:rPr>
          <w:rFonts w:ascii="Arial" w:hAnsi="Arial" w:cs="Arial"/>
          <w:sz w:val="19"/>
          <w:szCs w:val="19"/>
        </w:rPr>
        <w:t xml:space="preserve"> </w:t>
      </w:r>
      <w:r w:rsidR="00B67654" w:rsidRPr="004B55F2">
        <w:rPr>
          <w:rFonts w:ascii="Arial" w:hAnsi="Arial" w:cs="Arial"/>
          <w:sz w:val="19"/>
          <w:szCs w:val="19"/>
        </w:rPr>
        <w:t xml:space="preserve">– </w:t>
      </w:r>
      <w:r w:rsidR="00AC7A5E" w:rsidRPr="004B55F2">
        <w:rPr>
          <w:rFonts w:ascii="Arial" w:hAnsi="Arial" w:cs="Arial"/>
          <w:sz w:val="19"/>
          <w:szCs w:val="19"/>
        </w:rPr>
        <w:t xml:space="preserve">Planning </w:t>
      </w:r>
      <w:r w:rsidR="00B67654" w:rsidRPr="004B55F2">
        <w:rPr>
          <w:rFonts w:ascii="Arial" w:hAnsi="Arial" w:cs="Arial"/>
          <w:sz w:val="19"/>
          <w:szCs w:val="19"/>
        </w:rPr>
        <w:t>s</w:t>
      </w:r>
      <w:r w:rsidR="00AC7A5E" w:rsidRPr="004B55F2">
        <w:rPr>
          <w:rFonts w:ascii="Arial" w:hAnsi="Arial" w:cs="Arial"/>
          <w:sz w:val="19"/>
          <w:szCs w:val="19"/>
        </w:rPr>
        <w:t xml:space="preserve">tudy for the disconnection of stormwater runoff from the combined sewer in the southeastern portion of the Mayfair </w:t>
      </w:r>
      <w:r w:rsidR="0040574A" w:rsidRPr="004B55F2">
        <w:rPr>
          <w:rFonts w:ascii="Arial" w:hAnsi="Arial" w:cs="Arial"/>
          <w:sz w:val="19"/>
          <w:szCs w:val="19"/>
        </w:rPr>
        <w:t>neighborhood</w:t>
      </w:r>
      <w:r w:rsidR="00AC7A5E" w:rsidRPr="004B55F2">
        <w:rPr>
          <w:rFonts w:ascii="Arial" w:hAnsi="Arial" w:cs="Arial"/>
          <w:sz w:val="19"/>
          <w:szCs w:val="19"/>
        </w:rPr>
        <w:t xml:space="preserve"> of the City. This project investigated the possibility of managing stormwater runoff in Russo Park at Torresdale and Cottman Avenues. </w:t>
      </w:r>
      <w:r w:rsidR="00B67654" w:rsidRPr="004B55F2">
        <w:rPr>
          <w:rFonts w:ascii="Arial" w:hAnsi="Arial" w:cs="Arial"/>
          <w:sz w:val="19"/>
          <w:szCs w:val="19"/>
        </w:rPr>
        <w:t xml:space="preserve"> </w:t>
      </w:r>
      <w:r w:rsidRPr="004B55F2">
        <w:rPr>
          <w:rFonts w:ascii="Arial" w:hAnsi="Arial" w:cs="Arial"/>
          <w:sz w:val="19"/>
          <w:szCs w:val="19"/>
        </w:rPr>
        <w:t>(2017</w:t>
      </w:r>
      <w:r w:rsidR="00B67654" w:rsidRPr="004B55F2">
        <w:rPr>
          <w:rFonts w:ascii="Arial" w:hAnsi="Arial" w:cs="Arial"/>
          <w:sz w:val="19"/>
          <w:szCs w:val="19"/>
        </w:rPr>
        <w:t xml:space="preserve"> </w:t>
      </w:r>
      <w:r w:rsidRPr="004B55F2">
        <w:rPr>
          <w:rFonts w:ascii="Arial" w:hAnsi="Arial" w:cs="Arial"/>
          <w:sz w:val="19"/>
          <w:szCs w:val="19"/>
        </w:rPr>
        <w:t>-</w:t>
      </w:r>
      <w:r w:rsidR="00B67654" w:rsidRPr="004B55F2">
        <w:rPr>
          <w:rFonts w:ascii="Arial" w:hAnsi="Arial" w:cs="Arial"/>
          <w:sz w:val="19"/>
          <w:szCs w:val="19"/>
        </w:rPr>
        <w:t xml:space="preserve"> </w:t>
      </w:r>
      <w:r w:rsidRPr="004B55F2">
        <w:rPr>
          <w:rFonts w:ascii="Arial" w:hAnsi="Arial" w:cs="Arial"/>
          <w:sz w:val="19"/>
          <w:szCs w:val="19"/>
        </w:rPr>
        <w:t>2018)</w:t>
      </w:r>
    </w:p>
    <w:p w:rsidR="00513B79" w:rsidRPr="004B55F2" w:rsidRDefault="00513B79"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04:</w:t>
      </w:r>
      <w:r w:rsidRPr="004B55F2">
        <w:rPr>
          <w:rFonts w:ascii="Arial" w:hAnsi="Arial" w:cs="Arial"/>
          <w:b/>
          <w:bCs/>
          <w:sz w:val="19"/>
          <w:szCs w:val="19"/>
        </w:rPr>
        <w:tab/>
        <w:t>Yorktown Courtyards</w:t>
      </w:r>
      <w:r w:rsidR="000C796C" w:rsidRPr="004B55F2">
        <w:rPr>
          <w:rFonts w:ascii="Arial" w:hAnsi="Arial" w:cs="Arial"/>
          <w:sz w:val="19"/>
          <w:szCs w:val="19"/>
        </w:rPr>
        <w:t xml:space="preserve"> (</w:t>
      </w:r>
      <w:r w:rsidR="000C796C" w:rsidRPr="004B55F2">
        <w:rPr>
          <w:rFonts w:ascii="Arial" w:hAnsi="Arial" w:cs="Arial"/>
          <w:b/>
          <w:bCs/>
          <w:sz w:val="19"/>
          <w:szCs w:val="19"/>
        </w:rPr>
        <w:t>S-50204-G)</w:t>
      </w:r>
      <w:r w:rsidRPr="004B55F2">
        <w:rPr>
          <w:rFonts w:ascii="Arial" w:hAnsi="Arial" w:cs="Arial"/>
          <w:sz w:val="19"/>
          <w:szCs w:val="19"/>
        </w:rPr>
        <w:t xml:space="preserve"> </w:t>
      </w:r>
      <w:r w:rsidR="00B67654" w:rsidRPr="004B55F2">
        <w:rPr>
          <w:rFonts w:ascii="Arial" w:hAnsi="Arial" w:cs="Arial"/>
          <w:sz w:val="19"/>
          <w:szCs w:val="19"/>
        </w:rPr>
        <w:t xml:space="preserve">- </w:t>
      </w:r>
      <w:r w:rsidR="00AC7A5E" w:rsidRPr="004B55F2">
        <w:rPr>
          <w:rFonts w:ascii="Arial" w:hAnsi="Arial" w:cs="Arial"/>
          <w:sz w:val="19"/>
          <w:szCs w:val="19"/>
        </w:rPr>
        <w:t xml:space="preserve">Green Stormwater Infrastructure Base Plans in the Yorktown </w:t>
      </w:r>
      <w:r w:rsidR="0040574A" w:rsidRPr="004B55F2">
        <w:rPr>
          <w:rFonts w:ascii="Arial" w:hAnsi="Arial" w:cs="Arial"/>
          <w:sz w:val="19"/>
          <w:szCs w:val="19"/>
        </w:rPr>
        <w:t>neighborhood</w:t>
      </w:r>
      <w:r w:rsidR="00AC7A5E" w:rsidRPr="004B55F2">
        <w:rPr>
          <w:rFonts w:ascii="Arial" w:hAnsi="Arial" w:cs="Arial"/>
          <w:sz w:val="19"/>
          <w:szCs w:val="19"/>
        </w:rPr>
        <w:t xml:space="preserve"> of the City. </w:t>
      </w:r>
      <w:r w:rsidR="00B67654" w:rsidRPr="004B55F2">
        <w:rPr>
          <w:rFonts w:ascii="Arial" w:hAnsi="Arial" w:cs="Arial"/>
          <w:sz w:val="19"/>
          <w:szCs w:val="19"/>
        </w:rPr>
        <w:t xml:space="preserve"> </w:t>
      </w:r>
      <w:r w:rsidRPr="004B55F2">
        <w:rPr>
          <w:rFonts w:ascii="Arial" w:hAnsi="Arial" w:cs="Arial"/>
          <w:sz w:val="19"/>
          <w:szCs w:val="19"/>
        </w:rPr>
        <w:t>(2017)</w:t>
      </w:r>
    </w:p>
    <w:p w:rsidR="00E31F7B" w:rsidRPr="004B55F2" w:rsidRDefault="00E31F7B"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05:</w:t>
      </w:r>
      <w:r w:rsidRPr="004B55F2">
        <w:rPr>
          <w:rFonts w:ascii="Arial" w:hAnsi="Arial" w:cs="Arial"/>
          <w:b/>
          <w:bCs/>
          <w:sz w:val="19"/>
          <w:szCs w:val="19"/>
        </w:rPr>
        <w:tab/>
        <w:t>Drexel University Greening</w:t>
      </w:r>
      <w:r w:rsidR="00A31F60" w:rsidRPr="004B55F2">
        <w:rPr>
          <w:rFonts w:ascii="Arial" w:hAnsi="Arial" w:cs="Arial"/>
          <w:b/>
          <w:bCs/>
          <w:sz w:val="19"/>
          <w:szCs w:val="19"/>
        </w:rPr>
        <w:t xml:space="preserve"> (</w:t>
      </w:r>
      <w:r w:rsidR="00B67654" w:rsidRPr="004B55F2">
        <w:rPr>
          <w:rFonts w:ascii="Arial" w:hAnsi="Arial" w:cs="Arial"/>
          <w:b/>
          <w:bCs/>
          <w:sz w:val="19"/>
          <w:szCs w:val="19"/>
        </w:rPr>
        <w:t>a</w:t>
      </w:r>
      <w:r w:rsidR="00A31F60" w:rsidRPr="004B55F2">
        <w:rPr>
          <w:rFonts w:ascii="Arial" w:hAnsi="Arial" w:cs="Arial"/>
          <w:b/>
          <w:bCs/>
          <w:sz w:val="19"/>
          <w:szCs w:val="19"/>
        </w:rPr>
        <w:t>lso 2019-2329-01)</w:t>
      </w:r>
      <w:r w:rsidR="000C796C" w:rsidRPr="004B55F2">
        <w:rPr>
          <w:rFonts w:ascii="Arial" w:hAnsi="Arial" w:cs="Arial"/>
          <w:b/>
          <w:bCs/>
          <w:sz w:val="19"/>
          <w:szCs w:val="19"/>
        </w:rPr>
        <w:t xml:space="preserve"> (S-50206-G)</w:t>
      </w:r>
      <w:r w:rsidR="005727E0" w:rsidRPr="004B55F2">
        <w:rPr>
          <w:rFonts w:ascii="Arial" w:hAnsi="Arial" w:cs="Arial"/>
          <w:sz w:val="19"/>
          <w:szCs w:val="19"/>
        </w:rPr>
        <w:t xml:space="preserve"> </w:t>
      </w:r>
      <w:r w:rsidR="00B67654" w:rsidRPr="004B55F2">
        <w:rPr>
          <w:rFonts w:ascii="Arial" w:hAnsi="Arial" w:cs="Arial"/>
          <w:sz w:val="19"/>
          <w:szCs w:val="19"/>
        </w:rPr>
        <w:t xml:space="preserve">- </w:t>
      </w:r>
      <w:r w:rsidR="00063C51" w:rsidRPr="004B55F2">
        <w:rPr>
          <w:rFonts w:ascii="Arial" w:hAnsi="Arial" w:cs="Arial"/>
          <w:sz w:val="19"/>
          <w:szCs w:val="19"/>
        </w:rPr>
        <w:t xml:space="preserve">Green Stormwater Infrastructure Base Plans in the Powelton Village </w:t>
      </w:r>
      <w:r w:rsidR="0040574A" w:rsidRPr="004B55F2">
        <w:rPr>
          <w:rFonts w:ascii="Arial" w:hAnsi="Arial" w:cs="Arial"/>
          <w:sz w:val="19"/>
          <w:szCs w:val="19"/>
        </w:rPr>
        <w:t>neighborhood</w:t>
      </w:r>
      <w:r w:rsidR="00063C51" w:rsidRPr="004B55F2">
        <w:rPr>
          <w:rFonts w:ascii="Arial" w:hAnsi="Arial" w:cs="Arial"/>
          <w:sz w:val="19"/>
          <w:szCs w:val="19"/>
        </w:rPr>
        <w:t xml:space="preserve"> of the City. Final design plans, including sections, elevations, quantities, and cost estimate</w:t>
      </w:r>
      <w:r w:rsidR="00024881" w:rsidRPr="004B55F2">
        <w:rPr>
          <w:rFonts w:ascii="Arial" w:hAnsi="Arial" w:cs="Arial"/>
          <w:sz w:val="19"/>
          <w:szCs w:val="19"/>
        </w:rPr>
        <w:t>s,</w:t>
      </w:r>
      <w:r w:rsidR="00063C51" w:rsidRPr="004B55F2">
        <w:rPr>
          <w:rFonts w:ascii="Arial" w:hAnsi="Arial" w:cs="Arial"/>
          <w:sz w:val="19"/>
          <w:szCs w:val="19"/>
        </w:rPr>
        <w:t xml:space="preserve"> were completed upon approval of the base plans. </w:t>
      </w:r>
      <w:r w:rsidR="00024881" w:rsidRPr="004B55F2">
        <w:rPr>
          <w:rFonts w:ascii="Arial" w:hAnsi="Arial" w:cs="Arial"/>
          <w:sz w:val="19"/>
          <w:szCs w:val="19"/>
        </w:rPr>
        <w:t xml:space="preserve"> </w:t>
      </w:r>
      <w:r w:rsidR="005727E0" w:rsidRPr="004B55F2">
        <w:rPr>
          <w:rFonts w:ascii="Arial" w:hAnsi="Arial" w:cs="Arial"/>
          <w:sz w:val="19"/>
          <w:szCs w:val="19"/>
        </w:rPr>
        <w:t>(2017-2022)</w:t>
      </w:r>
    </w:p>
    <w:p w:rsidR="00A31F60" w:rsidRPr="004B55F2" w:rsidRDefault="00A31F60"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lastRenderedPageBreak/>
        <w:t>Task 06:</w:t>
      </w:r>
      <w:r w:rsidRPr="004B55F2">
        <w:rPr>
          <w:rFonts w:ascii="Arial" w:hAnsi="Arial" w:cs="Arial"/>
          <w:b/>
          <w:bCs/>
          <w:sz w:val="19"/>
          <w:szCs w:val="19"/>
        </w:rPr>
        <w:tab/>
        <w:t>Haddington Woods GSI</w:t>
      </w:r>
      <w:r w:rsidR="000C796C" w:rsidRPr="004B55F2">
        <w:rPr>
          <w:rFonts w:ascii="Arial" w:hAnsi="Arial" w:cs="Arial"/>
          <w:b/>
          <w:bCs/>
          <w:sz w:val="19"/>
          <w:szCs w:val="19"/>
        </w:rPr>
        <w:t xml:space="preserve"> (S-50260-G)</w:t>
      </w:r>
      <w:r w:rsidR="005727E0" w:rsidRPr="004B55F2">
        <w:rPr>
          <w:rFonts w:ascii="Arial" w:hAnsi="Arial" w:cs="Arial"/>
          <w:sz w:val="19"/>
          <w:szCs w:val="19"/>
        </w:rPr>
        <w:t xml:space="preserve"> </w:t>
      </w:r>
      <w:r w:rsidR="00024881" w:rsidRPr="004B55F2">
        <w:rPr>
          <w:rFonts w:ascii="Arial" w:hAnsi="Arial" w:cs="Arial"/>
          <w:sz w:val="19"/>
          <w:szCs w:val="19"/>
        </w:rPr>
        <w:t xml:space="preserve">- </w:t>
      </w:r>
      <w:r w:rsidR="00063C51" w:rsidRPr="004B55F2">
        <w:rPr>
          <w:rFonts w:ascii="Arial" w:hAnsi="Arial" w:cs="Arial"/>
          <w:sz w:val="19"/>
          <w:szCs w:val="19"/>
        </w:rPr>
        <w:t xml:space="preserve">Final design plans for the Green Stormwater Infrastructure that include both rain gardens and tree trenches. </w:t>
      </w:r>
      <w:r w:rsidR="00024881" w:rsidRPr="004B55F2">
        <w:rPr>
          <w:rFonts w:ascii="Arial" w:hAnsi="Arial" w:cs="Arial"/>
          <w:sz w:val="19"/>
          <w:szCs w:val="19"/>
        </w:rPr>
        <w:t>The p</w:t>
      </w:r>
      <w:r w:rsidR="00063C51" w:rsidRPr="004B55F2">
        <w:rPr>
          <w:rFonts w:ascii="Arial" w:hAnsi="Arial" w:cs="Arial"/>
          <w:sz w:val="19"/>
          <w:szCs w:val="19"/>
        </w:rPr>
        <w:t xml:space="preserve">lans include sections and elevations, and KSE was also responsible for the development of the quantities and the construction cost estimate. </w:t>
      </w:r>
      <w:r w:rsidR="005727E0" w:rsidRPr="004B55F2">
        <w:rPr>
          <w:rFonts w:ascii="Arial" w:hAnsi="Arial" w:cs="Arial"/>
          <w:sz w:val="19"/>
          <w:szCs w:val="19"/>
        </w:rPr>
        <w:t>(2019</w:t>
      </w:r>
      <w:r w:rsidR="00024881" w:rsidRPr="004B55F2">
        <w:rPr>
          <w:rFonts w:ascii="Arial" w:hAnsi="Arial" w:cs="Arial"/>
          <w:sz w:val="19"/>
          <w:szCs w:val="19"/>
        </w:rPr>
        <w:t xml:space="preserve"> </w:t>
      </w:r>
      <w:r w:rsidR="005727E0" w:rsidRPr="004B55F2">
        <w:rPr>
          <w:rFonts w:ascii="Arial" w:hAnsi="Arial" w:cs="Arial"/>
          <w:sz w:val="19"/>
          <w:szCs w:val="19"/>
        </w:rPr>
        <w:t>-</w:t>
      </w:r>
      <w:r w:rsidR="00024881" w:rsidRPr="004B55F2">
        <w:rPr>
          <w:rFonts w:ascii="Arial" w:hAnsi="Arial" w:cs="Arial"/>
          <w:sz w:val="19"/>
          <w:szCs w:val="19"/>
        </w:rPr>
        <w:t xml:space="preserve"> </w:t>
      </w:r>
      <w:r w:rsidR="005727E0" w:rsidRPr="004B55F2">
        <w:rPr>
          <w:rFonts w:ascii="Arial" w:hAnsi="Arial" w:cs="Arial"/>
          <w:sz w:val="19"/>
          <w:szCs w:val="19"/>
        </w:rPr>
        <w:t>2023)</w:t>
      </w:r>
    </w:p>
    <w:p w:rsidR="00E31F7B" w:rsidRPr="004B55F2" w:rsidRDefault="00E31F7B" w:rsidP="00E31F7B">
      <w:pPr>
        <w:pStyle w:val="ListBullet"/>
        <w:numPr>
          <w:ilvl w:val="0"/>
          <w:numId w:val="0"/>
        </w:numPr>
        <w:spacing w:after="0" w:line="240" w:lineRule="auto"/>
        <w:ind w:left="1260" w:hanging="900"/>
        <w:jc w:val="both"/>
        <w:rPr>
          <w:rFonts w:ascii="Arial" w:hAnsi="Arial" w:cs="Arial"/>
          <w:b/>
          <w:bCs/>
          <w:sz w:val="19"/>
          <w:szCs w:val="19"/>
        </w:rPr>
      </w:pPr>
    </w:p>
    <w:p w:rsidR="00024881" w:rsidRPr="004B55F2" w:rsidRDefault="00E31F7B" w:rsidP="00E31F7B">
      <w:pPr>
        <w:pStyle w:val="ListBullet"/>
        <w:numPr>
          <w:ilvl w:val="0"/>
          <w:numId w:val="0"/>
        </w:numPr>
        <w:spacing w:after="0" w:line="240" w:lineRule="auto"/>
        <w:jc w:val="both"/>
        <w:rPr>
          <w:rFonts w:ascii="Arial" w:hAnsi="Arial" w:cs="Arial"/>
          <w:b/>
          <w:bCs/>
          <w:sz w:val="19"/>
          <w:szCs w:val="19"/>
        </w:rPr>
      </w:pPr>
      <w:r w:rsidRPr="004B55F2">
        <w:rPr>
          <w:rFonts w:ascii="Arial" w:hAnsi="Arial" w:cs="Arial"/>
          <w:b/>
          <w:bCs/>
          <w:sz w:val="19"/>
          <w:szCs w:val="19"/>
          <w:highlight w:val="yellow"/>
        </w:rPr>
        <w:t>2016-1794</w:t>
      </w:r>
      <w:r w:rsidR="00C00BBD" w:rsidRPr="004B55F2">
        <w:rPr>
          <w:rFonts w:ascii="Arial" w:hAnsi="Arial" w:cs="Arial"/>
          <w:b/>
          <w:bCs/>
          <w:sz w:val="19"/>
          <w:szCs w:val="19"/>
        </w:rPr>
        <w:t xml:space="preserve"> –</w:t>
      </w:r>
      <w:r w:rsidR="00024881" w:rsidRPr="004B55F2">
        <w:rPr>
          <w:rFonts w:ascii="Arial" w:hAnsi="Arial" w:cs="Arial"/>
          <w:b/>
          <w:bCs/>
          <w:sz w:val="19"/>
          <w:szCs w:val="19"/>
        </w:rPr>
        <w:t xml:space="preserve"> </w:t>
      </w:r>
      <w:r w:rsidR="008067B5" w:rsidRPr="004B55F2">
        <w:rPr>
          <w:rFonts w:ascii="Arial" w:hAnsi="Arial" w:cs="Arial"/>
          <w:b/>
          <w:bCs/>
          <w:sz w:val="19"/>
          <w:szCs w:val="19"/>
        </w:rPr>
        <w:t xml:space="preserve">PWD, </w:t>
      </w:r>
      <w:r w:rsidR="00C00BBD" w:rsidRPr="004B55F2">
        <w:rPr>
          <w:rFonts w:ascii="Arial" w:hAnsi="Arial" w:cs="Arial"/>
          <w:b/>
          <w:bCs/>
          <w:sz w:val="19"/>
          <w:szCs w:val="19"/>
        </w:rPr>
        <w:t>Planning and Design for Green Stormwater Infrastructure</w:t>
      </w:r>
      <w:r w:rsidR="008067B5" w:rsidRPr="004B55F2">
        <w:rPr>
          <w:rFonts w:ascii="Arial" w:hAnsi="Arial" w:cs="Arial"/>
          <w:b/>
          <w:bCs/>
          <w:sz w:val="19"/>
          <w:szCs w:val="19"/>
        </w:rPr>
        <w:t>, Philadelphia PA</w:t>
      </w:r>
      <w:r w:rsidR="00DA45B3" w:rsidRPr="004B55F2">
        <w:rPr>
          <w:rFonts w:ascii="Arial" w:hAnsi="Arial" w:cs="Arial"/>
          <w:b/>
          <w:bCs/>
          <w:kern w:val="20"/>
          <w:sz w:val="19"/>
          <w:szCs w:val="19"/>
        </w:rPr>
        <w:t xml:space="preserve"> -</w:t>
      </w:r>
      <w:r w:rsidR="00DA45B3" w:rsidRPr="004B55F2">
        <w:rPr>
          <w:rFonts w:ascii="Arial" w:hAnsi="Arial" w:cs="Arial"/>
          <w:kern w:val="20"/>
          <w:sz w:val="19"/>
          <w:szCs w:val="19"/>
        </w:rPr>
        <w:t xml:space="preserve"> Project Engineer responsible for</w:t>
      </w:r>
      <w:r w:rsidR="00DA45B3" w:rsidRPr="004B55F2">
        <w:rPr>
          <w:rFonts w:ascii="Arial" w:hAnsi="Arial" w:cs="Arial"/>
          <w:b/>
          <w:kern w:val="20"/>
          <w:sz w:val="19"/>
          <w:szCs w:val="19"/>
        </w:rPr>
        <w:t xml:space="preserve"> </w:t>
      </w:r>
      <w:r w:rsidR="00DA45B3" w:rsidRPr="004B55F2">
        <w:rPr>
          <w:rFonts w:ascii="Arial" w:hAnsi="Arial" w:cs="Arial"/>
          <w:sz w:val="19"/>
          <w:szCs w:val="19"/>
        </w:rPr>
        <w:t>the preparation of base plans, final design plans, quantities, and cost estimates for the construction of Green Stormwater Infrastructure. Selected tasks also included ADA ramp design, roadway grading plans, curb bumpout plans, and City Plan Actions. Mr. Burrell provided these services for the following task assignments under this “On-Call” agreement:</w:t>
      </w:r>
    </w:p>
    <w:p w:rsidR="00125A01" w:rsidRPr="004B55F2" w:rsidRDefault="00513B79" w:rsidP="00E31F7B">
      <w:pPr>
        <w:pStyle w:val="ListBullet"/>
        <w:numPr>
          <w:ilvl w:val="0"/>
          <w:numId w:val="0"/>
        </w:numPr>
        <w:spacing w:after="0" w:line="240" w:lineRule="auto"/>
        <w:ind w:left="1260" w:hanging="900"/>
        <w:jc w:val="both"/>
        <w:rPr>
          <w:rFonts w:ascii="Arial" w:hAnsi="Arial" w:cs="Arial"/>
          <w:b/>
          <w:bCs/>
          <w:sz w:val="19"/>
          <w:szCs w:val="19"/>
        </w:rPr>
      </w:pPr>
      <w:r w:rsidRPr="004B55F2">
        <w:rPr>
          <w:rFonts w:ascii="Arial" w:hAnsi="Arial" w:cs="Arial"/>
          <w:b/>
          <w:bCs/>
          <w:sz w:val="19"/>
          <w:szCs w:val="19"/>
          <w:highlight w:val="yellow"/>
        </w:rPr>
        <w:t>Task 0</w:t>
      </w:r>
      <w:r w:rsidR="00125A01" w:rsidRPr="004B55F2">
        <w:rPr>
          <w:rFonts w:ascii="Arial" w:hAnsi="Arial" w:cs="Arial"/>
          <w:b/>
          <w:bCs/>
          <w:sz w:val="19"/>
          <w:szCs w:val="19"/>
          <w:highlight w:val="yellow"/>
        </w:rPr>
        <w:t>1</w:t>
      </w:r>
      <w:r w:rsidRPr="004B55F2">
        <w:rPr>
          <w:rFonts w:ascii="Arial" w:hAnsi="Arial" w:cs="Arial"/>
          <w:b/>
          <w:bCs/>
          <w:sz w:val="19"/>
          <w:szCs w:val="19"/>
          <w:highlight w:val="yellow"/>
        </w:rPr>
        <w:t>:</w:t>
      </w:r>
      <w:r w:rsidRPr="004B55F2">
        <w:rPr>
          <w:rFonts w:ascii="Arial" w:hAnsi="Arial" w:cs="Arial"/>
          <w:b/>
          <w:bCs/>
          <w:sz w:val="19"/>
          <w:szCs w:val="19"/>
        </w:rPr>
        <w:tab/>
      </w:r>
      <w:r w:rsidR="00125A01" w:rsidRPr="004B55F2">
        <w:rPr>
          <w:rFonts w:ascii="Arial" w:hAnsi="Arial" w:cs="Arial"/>
          <w:b/>
          <w:bCs/>
          <w:sz w:val="19"/>
          <w:szCs w:val="19"/>
        </w:rPr>
        <w:t>South 53rd Street and Baltimore Avenue Safety Improvement Project, Philadelphia, PA (S-50158-G)</w:t>
      </w:r>
      <w:r w:rsidR="00125A01" w:rsidRPr="004B55F2">
        <w:rPr>
          <w:rFonts w:ascii="Arial" w:hAnsi="Arial" w:cs="Arial"/>
          <w:sz w:val="19"/>
          <w:szCs w:val="19"/>
        </w:rPr>
        <w:t xml:space="preserve"> - Project Engineer responsible for coordinating the field survey, development of the base plans, development of the roadway and intersection design, raised crosswalk design, ADA-compliant curb ramp</w:t>
      </w:r>
      <w:r w:rsidR="00024881" w:rsidRPr="004B55F2">
        <w:rPr>
          <w:rFonts w:ascii="Arial" w:hAnsi="Arial" w:cs="Arial"/>
          <w:sz w:val="19"/>
          <w:szCs w:val="19"/>
        </w:rPr>
        <w:t xml:space="preserve"> design</w:t>
      </w:r>
      <w:r w:rsidR="00125A01" w:rsidRPr="004B55F2">
        <w:rPr>
          <w:rFonts w:ascii="Arial" w:hAnsi="Arial" w:cs="Arial"/>
          <w:sz w:val="19"/>
          <w:szCs w:val="19"/>
        </w:rPr>
        <w:t xml:space="preserve">, and development of specifications for the safety </w:t>
      </w:r>
      <w:r w:rsidR="00024881" w:rsidRPr="004B55F2">
        <w:rPr>
          <w:rFonts w:ascii="Arial" w:hAnsi="Arial" w:cs="Arial"/>
          <w:sz w:val="19"/>
          <w:szCs w:val="19"/>
        </w:rPr>
        <w:t>i</w:t>
      </w:r>
      <w:r w:rsidR="00125A01" w:rsidRPr="004B55F2">
        <w:rPr>
          <w:rFonts w:ascii="Arial" w:hAnsi="Arial" w:cs="Arial"/>
          <w:sz w:val="19"/>
          <w:szCs w:val="19"/>
        </w:rPr>
        <w:t xml:space="preserve">mprovements at the intersection of 53rd Street and Baltimore Avenue. Additional responsibilities included the development of specifications, preparation of all documentation through PennDOT’s ECMS system, and coordination with the designs for Green Stormwater Infrastructure and traffic signals. Mr. Burrell was also responsible for reviewing and approving RFIs and shop drawings during construction. </w:t>
      </w:r>
      <w:r w:rsidR="00024881" w:rsidRPr="004B55F2">
        <w:rPr>
          <w:rFonts w:ascii="Arial" w:hAnsi="Arial" w:cs="Arial"/>
          <w:sz w:val="19"/>
          <w:szCs w:val="19"/>
        </w:rPr>
        <w:t xml:space="preserve"> </w:t>
      </w:r>
      <w:r w:rsidR="00125A01" w:rsidRPr="004B55F2">
        <w:rPr>
          <w:rFonts w:ascii="Arial" w:hAnsi="Arial" w:cs="Arial"/>
          <w:sz w:val="19"/>
          <w:szCs w:val="19"/>
        </w:rPr>
        <w:t>(2017</w:t>
      </w:r>
      <w:r w:rsidR="00024881" w:rsidRPr="004B55F2">
        <w:rPr>
          <w:rFonts w:ascii="Arial" w:hAnsi="Arial" w:cs="Arial"/>
          <w:sz w:val="19"/>
          <w:szCs w:val="19"/>
        </w:rPr>
        <w:t xml:space="preserve"> </w:t>
      </w:r>
      <w:r w:rsidR="00125A01" w:rsidRPr="004B55F2">
        <w:rPr>
          <w:rFonts w:ascii="Arial" w:hAnsi="Arial" w:cs="Arial"/>
          <w:sz w:val="19"/>
          <w:szCs w:val="19"/>
        </w:rPr>
        <w:t>-</w:t>
      </w:r>
      <w:r w:rsidR="00024881" w:rsidRPr="004B55F2">
        <w:rPr>
          <w:rFonts w:ascii="Arial" w:hAnsi="Arial" w:cs="Arial"/>
          <w:sz w:val="19"/>
          <w:szCs w:val="19"/>
        </w:rPr>
        <w:t xml:space="preserve"> </w:t>
      </w:r>
      <w:r w:rsidR="00125A01" w:rsidRPr="004B55F2">
        <w:rPr>
          <w:rFonts w:ascii="Arial" w:hAnsi="Arial" w:cs="Arial"/>
          <w:sz w:val="19"/>
          <w:szCs w:val="19"/>
        </w:rPr>
        <w:t>2020)</w:t>
      </w:r>
    </w:p>
    <w:p w:rsidR="00513B79" w:rsidRPr="004B55F2" w:rsidRDefault="00125A01"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02:</w:t>
      </w:r>
      <w:r w:rsidRPr="004B55F2">
        <w:rPr>
          <w:rFonts w:ascii="Arial" w:hAnsi="Arial" w:cs="Arial"/>
          <w:b/>
          <w:bCs/>
          <w:sz w:val="19"/>
          <w:szCs w:val="19"/>
        </w:rPr>
        <w:tab/>
      </w:r>
      <w:r w:rsidR="00513B79" w:rsidRPr="004B55F2">
        <w:rPr>
          <w:rFonts w:ascii="Arial" w:hAnsi="Arial" w:cs="Arial"/>
          <w:b/>
          <w:bCs/>
          <w:sz w:val="19"/>
          <w:szCs w:val="19"/>
        </w:rPr>
        <w:t>Space Planning Initiative for 29</w:t>
      </w:r>
      <w:r w:rsidR="00513B79" w:rsidRPr="004B55F2">
        <w:rPr>
          <w:rFonts w:ascii="Arial" w:hAnsi="Arial" w:cs="Arial"/>
          <w:b/>
          <w:bCs/>
          <w:sz w:val="19"/>
          <w:szCs w:val="19"/>
          <w:vertAlign w:val="superscript"/>
        </w:rPr>
        <w:t>th</w:t>
      </w:r>
      <w:r w:rsidR="00513B79" w:rsidRPr="004B55F2">
        <w:rPr>
          <w:rFonts w:ascii="Arial" w:hAnsi="Arial" w:cs="Arial"/>
          <w:b/>
          <w:bCs/>
          <w:sz w:val="19"/>
          <w:szCs w:val="19"/>
        </w:rPr>
        <w:t xml:space="preserve"> and Cambria Operations Headquarters</w:t>
      </w:r>
      <w:r w:rsidR="00513B79" w:rsidRPr="004B55F2">
        <w:rPr>
          <w:rFonts w:ascii="Arial" w:hAnsi="Arial" w:cs="Arial"/>
          <w:sz w:val="19"/>
          <w:szCs w:val="19"/>
        </w:rPr>
        <w:t xml:space="preserve"> </w:t>
      </w:r>
      <w:r w:rsidR="00024881" w:rsidRPr="004B55F2">
        <w:rPr>
          <w:rFonts w:ascii="Arial" w:hAnsi="Arial" w:cs="Arial"/>
          <w:sz w:val="19"/>
          <w:szCs w:val="19"/>
        </w:rPr>
        <w:t xml:space="preserve">- </w:t>
      </w:r>
      <w:r w:rsidR="00F8008D" w:rsidRPr="004B55F2">
        <w:rPr>
          <w:rFonts w:ascii="Arial" w:hAnsi="Arial" w:cs="Arial"/>
          <w:sz w:val="19"/>
          <w:szCs w:val="19"/>
        </w:rPr>
        <w:t xml:space="preserve">Planning study for the site improvements to the Philadelphia Water Operations Headquarters. Planning included performing a traffic analysis of PWD personnel in and around the property. </w:t>
      </w:r>
      <w:r w:rsidR="00024881" w:rsidRPr="004B55F2">
        <w:rPr>
          <w:rFonts w:ascii="Arial" w:hAnsi="Arial" w:cs="Arial"/>
          <w:sz w:val="19"/>
          <w:szCs w:val="19"/>
        </w:rPr>
        <w:t xml:space="preserve"> </w:t>
      </w:r>
      <w:r w:rsidR="00513B79" w:rsidRPr="004B55F2">
        <w:rPr>
          <w:rFonts w:ascii="Arial" w:hAnsi="Arial" w:cs="Arial"/>
          <w:sz w:val="19"/>
          <w:szCs w:val="19"/>
        </w:rPr>
        <w:t>(201</w:t>
      </w:r>
      <w:r w:rsidR="00A80B50" w:rsidRPr="004B55F2">
        <w:rPr>
          <w:rFonts w:ascii="Arial" w:hAnsi="Arial" w:cs="Arial"/>
          <w:sz w:val="19"/>
          <w:szCs w:val="19"/>
        </w:rPr>
        <w:t>8)</w:t>
      </w:r>
    </w:p>
    <w:p w:rsidR="005727E0" w:rsidRPr="004B55F2" w:rsidRDefault="005727E0"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03:</w:t>
      </w:r>
      <w:r w:rsidRPr="004B55F2">
        <w:rPr>
          <w:rFonts w:ascii="Arial" w:hAnsi="Arial" w:cs="Arial"/>
          <w:b/>
          <w:bCs/>
          <w:sz w:val="19"/>
          <w:szCs w:val="19"/>
        </w:rPr>
        <w:tab/>
        <w:t>29th and Cambria (Also 2020-2341-02)</w:t>
      </w:r>
      <w:r w:rsidRPr="004B55F2">
        <w:rPr>
          <w:rFonts w:ascii="Arial" w:hAnsi="Arial" w:cs="Arial"/>
          <w:sz w:val="19"/>
          <w:szCs w:val="19"/>
        </w:rPr>
        <w:t xml:space="preserve"> </w:t>
      </w:r>
      <w:r w:rsidR="00C8019A" w:rsidRPr="004B55F2">
        <w:rPr>
          <w:rFonts w:ascii="Arial" w:hAnsi="Arial" w:cs="Arial"/>
          <w:sz w:val="19"/>
          <w:szCs w:val="19"/>
        </w:rPr>
        <w:t xml:space="preserve">- </w:t>
      </w:r>
      <w:r w:rsidR="00F8008D" w:rsidRPr="004B55F2">
        <w:rPr>
          <w:rFonts w:ascii="Arial" w:hAnsi="Arial" w:cs="Arial"/>
          <w:sz w:val="19"/>
          <w:szCs w:val="19"/>
        </w:rPr>
        <w:t>Developed construction documents for the construction of three temporary buildings on the Operations Headquarters property for the storage of water main accessories. Plans includ</w:t>
      </w:r>
      <w:r w:rsidR="00C8019A" w:rsidRPr="004B55F2">
        <w:rPr>
          <w:rFonts w:ascii="Arial" w:hAnsi="Arial" w:cs="Arial"/>
          <w:sz w:val="19"/>
          <w:szCs w:val="19"/>
        </w:rPr>
        <w:t>ed</w:t>
      </w:r>
      <w:r w:rsidR="00F8008D" w:rsidRPr="004B55F2">
        <w:rPr>
          <w:rFonts w:ascii="Arial" w:hAnsi="Arial" w:cs="Arial"/>
          <w:sz w:val="19"/>
          <w:szCs w:val="19"/>
        </w:rPr>
        <w:t xml:space="preserve"> site, grading, drainage, utility, and erosion control plans. KSE was also responsible for Construction Administration. </w:t>
      </w:r>
      <w:r w:rsidR="00C8019A" w:rsidRPr="004B55F2">
        <w:rPr>
          <w:rFonts w:ascii="Arial" w:hAnsi="Arial" w:cs="Arial"/>
          <w:sz w:val="19"/>
          <w:szCs w:val="19"/>
        </w:rPr>
        <w:t xml:space="preserve"> </w:t>
      </w:r>
      <w:r w:rsidRPr="004B55F2">
        <w:rPr>
          <w:rFonts w:ascii="Arial" w:hAnsi="Arial" w:cs="Arial"/>
          <w:sz w:val="19"/>
          <w:szCs w:val="19"/>
        </w:rPr>
        <w:t>(2017</w:t>
      </w:r>
      <w:r w:rsidR="00C8019A" w:rsidRPr="004B55F2">
        <w:rPr>
          <w:rFonts w:ascii="Arial" w:hAnsi="Arial" w:cs="Arial"/>
          <w:sz w:val="19"/>
          <w:szCs w:val="19"/>
        </w:rPr>
        <w:t xml:space="preserve"> </w:t>
      </w:r>
      <w:r w:rsidRPr="004B55F2">
        <w:rPr>
          <w:rFonts w:ascii="Arial" w:hAnsi="Arial" w:cs="Arial"/>
          <w:sz w:val="19"/>
          <w:szCs w:val="19"/>
        </w:rPr>
        <w:t>-</w:t>
      </w:r>
      <w:r w:rsidR="00C8019A" w:rsidRPr="004B55F2">
        <w:rPr>
          <w:rFonts w:ascii="Arial" w:hAnsi="Arial" w:cs="Arial"/>
          <w:sz w:val="19"/>
          <w:szCs w:val="19"/>
        </w:rPr>
        <w:t xml:space="preserve"> </w:t>
      </w:r>
      <w:r w:rsidRPr="004B55F2">
        <w:rPr>
          <w:rFonts w:ascii="Arial" w:hAnsi="Arial" w:cs="Arial"/>
          <w:sz w:val="19"/>
          <w:szCs w:val="19"/>
        </w:rPr>
        <w:t>2021)</w:t>
      </w:r>
    </w:p>
    <w:p w:rsidR="00A31F60" w:rsidRPr="004B55F2" w:rsidRDefault="00A31F60" w:rsidP="00E31F7B">
      <w:pPr>
        <w:pStyle w:val="ListBullet"/>
        <w:numPr>
          <w:ilvl w:val="0"/>
          <w:numId w:val="0"/>
        </w:numPr>
        <w:spacing w:after="0" w:line="240" w:lineRule="auto"/>
        <w:ind w:left="1260" w:hanging="900"/>
        <w:jc w:val="both"/>
        <w:rPr>
          <w:rFonts w:ascii="Arial" w:hAnsi="Arial" w:cs="Arial"/>
          <w:b/>
          <w:bCs/>
          <w:sz w:val="19"/>
          <w:szCs w:val="19"/>
        </w:rPr>
      </w:pPr>
      <w:r w:rsidRPr="004B55F2">
        <w:rPr>
          <w:rFonts w:ascii="Arial" w:hAnsi="Arial" w:cs="Arial"/>
          <w:b/>
          <w:bCs/>
          <w:sz w:val="19"/>
          <w:szCs w:val="19"/>
          <w:highlight w:val="yellow"/>
        </w:rPr>
        <w:t>Task 04:</w:t>
      </w:r>
      <w:r w:rsidRPr="004B55F2">
        <w:rPr>
          <w:rFonts w:ascii="Arial" w:hAnsi="Arial" w:cs="Arial"/>
          <w:b/>
          <w:bCs/>
          <w:sz w:val="19"/>
          <w:szCs w:val="19"/>
        </w:rPr>
        <w:tab/>
        <w:t>Snyder Avenue Greening</w:t>
      </w:r>
      <w:r w:rsidR="00F8008D" w:rsidRPr="004B55F2">
        <w:rPr>
          <w:rFonts w:ascii="Arial" w:hAnsi="Arial" w:cs="Arial"/>
          <w:b/>
          <w:bCs/>
          <w:sz w:val="19"/>
          <w:szCs w:val="19"/>
        </w:rPr>
        <w:t xml:space="preserve"> (S-50207-G)</w:t>
      </w:r>
      <w:r w:rsidR="00A96E51" w:rsidRPr="004B55F2">
        <w:rPr>
          <w:rFonts w:ascii="Arial" w:hAnsi="Arial" w:cs="Arial"/>
          <w:sz w:val="19"/>
          <w:szCs w:val="19"/>
        </w:rPr>
        <w:t xml:space="preserve"> </w:t>
      </w:r>
      <w:r w:rsidR="00C8019A" w:rsidRPr="004B55F2">
        <w:rPr>
          <w:rFonts w:ascii="Arial" w:hAnsi="Arial" w:cs="Arial"/>
          <w:sz w:val="19"/>
          <w:szCs w:val="19"/>
        </w:rPr>
        <w:t xml:space="preserve">- </w:t>
      </w:r>
      <w:r w:rsidR="00F8008D" w:rsidRPr="004B55F2">
        <w:rPr>
          <w:rFonts w:ascii="Arial" w:hAnsi="Arial" w:cs="Arial"/>
          <w:sz w:val="19"/>
          <w:szCs w:val="19"/>
        </w:rPr>
        <w:t xml:space="preserve">Green Stormwater Infrastructure Base Plans in the South Philadelphia </w:t>
      </w:r>
      <w:r w:rsidR="0040574A" w:rsidRPr="004B55F2">
        <w:rPr>
          <w:rFonts w:ascii="Arial" w:hAnsi="Arial" w:cs="Arial"/>
          <w:sz w:val="19"/>
          <w:szCs w:val="19"/>
        </w:rPr>
        <w:t>neighborhood</w:t>
      </w:r>
      <w:r w:rsidR="00F8008D" w:rsidRPr="004B55F2">
        <w:rPr>
          <w:rFonts w:ascii="Arial" w:hAnsi="Arial" w:cs="Arial"/>
          <w:sz w:val="19"/>
          <w:szCs w:val="19"/>
        </w:rPr>
        <w:t xml:space="preserve"> of the City. Work also included the development of ADA-compliant curb ramps. </w:t>
      </w:r>
      <w:r w:rsidR="00C8019A" w:rsidRPr="004B55F2">
        <w:rPr>
          <w:rFonts w:ascii="Arial" w:hAnsi="Arial" w:cs="Arial"/>
          <w:sz w:val="19"/>
          <w:szCs w:val="19"/>
        </w:rPr>
        <w:t xml:space="preserve"> </w:t>
      </w:r>
      <w:r w:rsidR="00A96E51" w:rsidRPr="004B55F2">
        <w:rPr>
          <w:rFonts w:ascii="Arial" w:hAnsi="Arial" w:cs="Arial"/>
          <w:sz w:val="19"/>
          <w:szCs w:val="19"/>
        </w:rPr>
        <w:t>(2017</w:t>
      </w:r>
      <w:r w:rsidR="00C8019A" w:rsidRPr="004B55F2">
        <w:rPr>
          <w:rFonts w:ascii="Arial" w:hAnsi="Arial" w:cs="Arial"/>
          <w:sz w:val="19"/>
          <w:szCs w:val="19"/>
        </w:rPr>
        <w:t xml:space="preserve"> </w:t>
      </w:r>
      <w:r w:rsidR="00A96E51" w:rsidRPr="004B55F2">
        <w:rPr>
          <w:rFonts w:ascii="Arial" w:hAnsi="Arial" w:cs="Arial"/>
          <w:sz w:val="19"/>
          <w:szCs w:val="19"/>
        </w:rPr>
        <w:t>-</w:t>
      </w:r>
      <w:r w:rsidR="00C8019A" w:rsidRPr="004B55F2">
        <w:rPr>
          <w:rFonts w:ascii="Arial" w:hAnsi="Arial" w:cs="Arial"/>
          <w:sz w:val="19"/>
          <w:szCs w:val="19"/>
        </w:rPr>
        <w:t xml:space="preserve"> </w:t>
      </w:r>
      <w:r w:rsidR="00A96E51" w:rsidRPr="004B55F2">
        <w:rPr>
          <w:rFonts w:ascii="Arial" w:hAnsi="Arial" w:cs="Arial"/>
          <w:sz w:val="19"/>
          <w:szCs w:val="19"/>
        </w:rPr>
        <w:t>2021)</w:t>
      </w:r>
    </w:p>
    <w:p w:rsidR="00E31F7B" w:rsidRPr="004B55F2" w:rsidRDefault="00E31F7B"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05:</w:t>
      </w:r>
      <w:r w:rsidRPr="004B55F2">
        <w:rPr>
          <w:rFonts w:ascii="Arial" w:hAnsi="Arial" w:cs="Arial"/>
          <w:b/>
          <w:bCs/>
          <w:sz w:val="19"/>
          <w:szCs w:val="19"/>
        </w:rPr>
        <w:tab/>
        <w:t>24th Street Greening</w:t>
      </w:r>
      <w:r w:rsidR="00F8008D" w:rsidRPr="004B55F2">
        <w:rPr>
          <w:rFonts w:ascii="Arial" w:hAnsi="Arial" w:cs="Arial"/>
          <w:sz w:val="19"/>
          <w:szCs w:val="19"/>
        </w:rPr>
        <w:t xml:space="preserve"> </w:t>
      </w:r>
      <w:r w:rsidR="00F8008D" w:rsidRPr="004B55F2">
        <w:rPr>
          <w:rFonts w:ascii="Arial" w:hAnsi="Arial" w:cs="Arial"/>
          <w:b/>
          <w:bCs/>
          <w:sz w:val="19"/>
          <w:szCs w:val="19"/>
        </w:rPr>
        <w:t>(S-50210-G)</w:t>
      </w:r>
      <w:r w:rsidR="00A96E51" w:rsidRPr="004B55F2">
        <w:rPr>
          <w:rFonts w:ascii="Arial" w:hAnsi="Arial" w:cs="Arial"/>
          <w:sz w:val="19"/>
          <w:szCs w:val="19"/>
        </w:rPr>
        <w:t xml:space="preserve"> </w:t>
      </w:r>
      <w:r w:rsidR="00C8019A" w:rsidRPr="004B55F2">
        <w:rPr>
          <w:rFonts w:ascii="Arial" w:hAnsi="Arial" w:cs="Arial"/>
          <w:sz w:val="19"/>
          <w:szCs w:val="19"/>
        </w:rPr>
        <w:t xml:space="preserve">- </w:t>
      </w:r>
      <w:r w:rsidR="00F8008D" w:rsidRPr="004B55F2">
        <w:rPr>
          <w:rFonts w:ascii="Arial" w:hAnsi="Arial" w:cs="Arial"/>
          <w:sz w:val="19"/>
          <w:szCs w:val="19"/>
        </w:rPr>
        <w:t xml:space="preserve">Green Stormwater Infrastructure Base Plans in the South Philadelphia </w:t>
      </w:r>
      <w:r w:rsidR="0040574A" w:rsidRPr="004B55F2">
        <w:rPr>
          <w:rFonts w:ascii="Arial" w:hAnsi="Arial" w:cs="Arial"/>
          <w:sz w:val="19"/>
          <w:szCs w:val="19"/>
        </w:rPr>
        <w:t>neighborhood</w:t>
      </w:r>
      <w:r w:rsidR="00F8008D" w:rsidRPr="004B55F2">
        <w:rPr>
          <w:rFonts w:ascii="Arial" w:hAnsi="Arial" w:cs="Arial"/>
          <w:sz w:val="19"/>
          <w:szCs w:val="19"/>
        </w:rPr>
        <w:t xml:space="preserve"> of the City. </w:t>
      </w:r>
      <w:r w:rsidR="00C8019A" w:rsidRPr="004B55F2">
        <w:rPr>
          <w:rFonts w:ascii="Arial" w:hAnsi="Arial" w:cs="Arial"/>
          <w:sz w:val="19"/>
          <w:szCs w:val="19"/>
        </w:rPr>
        <w:t xml:space="preserve"> </w:t>
      </w:r>
      <w:r w:rsidR="00A96E51" w:rsidRPr="004B55F2">
        <w:rPr>
          <w:rFonts w:ascii="Arial" w:hAnsi="Arial" w:cs="Arial"/>
          <w:sz w:val="19"/>
          <w:szCs w:val="19"/>
        </w:rPr>
        <w:t>(2017</w:t>
      </w:r>
      <w:r w:rsidR="00C8019A" w:rsidRPr="004B55F2">
        <w:rPr>
          <w:rFonts w:ascii="Arial" w:hAnsi="Arial" w:cs="Arial"/>
          <w:sz w:val="19"/>
          <w:szCs w:val="19"/>
        </w:rPr>
        <w:t xml:space="preserve"> – </w:t>
      </w:r>
      <w:r w:rsidR="00A96E51" w:rsidRPr="004B55F2">
        <w:rPr>
          <w:rFonts w:ascii="Arial" w:hAnsi="Arial" w:cs="Arial"/>
          <w:sz w:val="19"/>
          <w:szCs w:val="19"/>
        </w:rPr>
        <w:t>2019)</w:t>
      </w:r>
    </w:p>
    <w:p w:rsidR="00E31F7B" w:rsidRPr="004B55F2" w:rsidRDefault="00E31F7B"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07:</w:t>
      </w:r>
      <w:r w:rsidRPr="004B55F2">
        <w:rPr>
          <w:rFonts w:ascii="Arial" w:hAnsi="Arial" w:cs="Arial"/>
          <w:b/>
          <w:bCs/>
          <w:sz w:val="19"/>
          <w:szCs w:val="19"/>
        </w:rPr>
        <w:tab/>
        <w:t>Feltonville Recreation Center</w:t>
      </w:r>
      <w:r w:rsidR="00125A01" w:rsidRPr="004B55F2">
        <w:rPr>
          <w:rFonts w:ascii="Arial" w:hAnsi="Arial" w:cs="Arial"/>
          <w:b/>
          <w:bCs/>
          <w:sz w:val="19"/>
          <w:szCs w:val="19"/>
        </w:rPr>
        <w:t xml:space="preserve"> (S-50266-G)</w:t>
      </w:r>
      <w:r w:rsidR="00125A01" w:rsidRPr="004B55F2">
        <w:rPr>
          <w:rFonts w:ascii="Arial" w:hAnsi="Arial" w:cs="Arial"/>
          <w:sz w:val="19"/>
          <w:szCs w:val="19"/>
        </w:rPr>
        <w:t xml:space="preserve"> </w:t>
      </w:r>
      <w:r w:rsidR="00C8019A" w:rsidRPr="004B55F2">
        <w:rPr>
          <w:rFonts w:ascii="Arial" w:hAnsi="Arial" w:cs="Arial"/>
          <w:sz w:val="19"/>
          <w:szCs w:val="19"/>
        </w:rPr>
        <w:t xml:space="preserve">- </w:t>
      </w:r>
      <w:r w:rsidR="00125A01" w:rsidRPr="004B55F2">
        <w:rPr>
          <w:rFonts w:ascii="Arial" w:hAnsi="Arial" w:cs="Arial"/>
          <w:sz w:val="19"/>
          <w:szCs w:val="19"/>
        </w:rPr>
        <w:t xml:space="preserve">Green Stormwater Infrastructure Base Plans in the Feltonville </w:t>
      </w:r>
      <w:r w:rsidR="0040574A" w:rsidRPr="004B55F2">
        <w:rPr>
          <w:rFonts w:ascii="Arial" w:hAnsi="Arial" w:cs="Arial"/>
          <w:sz w:val="19"/>
          <w:szCs w:val="19"/>
        </w:rPr>
        <w:t>neighborhood</w:t>
      </w:r>
      <w:r w:rsidR="00125A01" w:rsidRPr="004B55F2">
        <w:rPr>
          <w:rFonts w:ascii="Arial" w:hAnsi="Arial" w:cs="Arial"/>
          <w:sz w:val="19"/>
          <w:szCs w:val="19"/>
        </w:rPr>
        <w:t xml:space="preserve"> of the City. Work also included the development of ADA-compliant curb ramps.</w:t>
      </w:r>
      <w:r w:rsidR="00A96E51" w:rsidRPr="004B55F2">
        <w:rPr>
          <w:rFonts w:ascii="Arial" w:hAnsi="Arial" w:cs="Arial"/>
          <w:sz w:val="19"/>
          <w:szCs w:val="19"/>
        </w:rPr>
        <w:t xml:space="preserve"> </w:t>
      </w:r>
      <w:r w:rsidR="00C8019A" w:rsidRPr="004B55F2">
        <w:rPr>
          <w:rFonts w:ascii="Arial" w:hAnsi="Arial" w:cs="Arial"/>
          <w:sz w:val="19"/>
          <w:szCs w:val="19"/>
        </w:rPr>
        <w:t xml:space="preserve"> </w:t>
      </w:r>
      <w:r w:rsidR="00A96E51" w:rsidRPr="004B55F2">
        <w:rPr>
          <w:rFonts w:ascii="Arial" w:hAnsi="Arial" w:cs="Arial"/>
          <w:sz w:val="19"/>
          <w:szCs w:val="19"/>
        </w:rPr>
        <w:t>(2019</w:t>
      </w:r>
      <w:r w:rsidR="00C8019A" w:rsidRPr="004B55F2">
        <w:rPr>
          <w:rFonts w:ascii="Arial" w:hAnsi="Arial" w:cs="Arial"/>
          <w:sz w:val="19"/>
          <w:szCs w:val="19"/>
        </w:rPr>
        <w:t xml:space="preserve"> </w:t>
      </w:r>
      <w:r w:rsidR="00A96E51" w:rsidRPr="004B55F2">
        <w:rPr>
          <w:rFonts w:ascii="Arial" w:hAnsi="Arial" w:cs="Arial"/>
          <w:sz w:val="19"/>
          <w:szCs w:val="19"/>
        </w:rPr>
        <w:t>-</w:t>
      </w:r>
      <w:r w:rsidR="00C8019A" w:rsidRPr="004B55F2">
        <w:rPr>
          <w:rFonts w:ascii="Arial" w:hAnsi="Arial" w:cs="Arial"/>
          <w:sz w:val="19"/>
          <w:szCs w:val="19"/>
        </w:rPr>
        <w:t xml:space="preserve"> </w:t>
      </w:r>
      <w:r w:rsidR="00A96E51" w:rsidRPr="004B55F2">
        <w:rPr>
          <w:rFonts w:ascii="Arial" w:hAnsi="Arial" w:cs="Arial"/>
          <w:sz w:val="19"/>
          <w:szCs w:val="19"/>
        </w:rPr>
        <w:t>2022)</w:t>
      </w:r>
    </w:p>
    <w:p w:rsidR="00A31F60" w:rsidRPr="004B55F2" w:rsidRDefault="00A31F60"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08:</w:t>
      </w:r>
      <w:r w:rsidRPr="004B55F2">
        <w:rPr>
          <w:rFonts w:ascii="Arial" w:hAnsi="Arial" w:cs="Arial"/>
          <w:b/>
          <w:bCs/>
          <w:sz w:val="19"/>
          <w:szCs w:val="19"/>
        </w:rPr>
        <w:tab/>
        <w:t>55th and Springfield GSI</w:t>
      </w:r>
      <w:r w:rsidR="00A96E51" w:rsidRPr="004B55F2">
        <w:rPr>
          <w:rFonts w:ascii="Arial" w:hAnsi="Arial" w:cs="Arial"/>
          <w:sz w:val="19"/>
          <w:szCs w:val="19"/>
        </w:rPr>
        <w:t xml:space="preserve"> </w:t>
      </w:r>
      <w:r w:rsidR="00C8019A" w:rsidRPr="004B55F2">
        <w:rPr>
          <w:rFonts w:ascii="Arial" w:hAnsi="Arial" w:cs="Arial"/>
          <w:sz w:val="19"/>
          <w:szCs w:val="19"/>
        </w:rPr>
        <w:t xml:space="preserve">- </w:t>
      </w:r>
      <w:r w:rsidR="00125A01" w:rsidRPr="004B55F2">
        <w:rPr>
          <w:rFonts w:ascii="Arial" w:hAnsi="Arial" w:cs="Arial"/>
          <w:sz w:val="19"/>
          <w:szCs w:val="19"/>
        </w:rPr>
        <w:t xml:space="preserve">Green Stormwater Infrastructure Base Plans in the Kingsessing </w:t>
      </w:r>
      <w:r w:rsidR="0040574A" w:rsidRPr="004B55F2">
        <w:rPr>
          <w:rFonts w:ascii="Arial" w:hAnsi="Arial" w:cs="Arial"/>
          <w:sz w:val="19"/>
          <w:szCs w:val="19"/>
        </w:rPr>
        <w:t>neighborhood</w:t>
      </w:r>
      <w:r w:rsidR="00125A01" w:rsidRPr="004B55F2">
        <w:rPr>
          <w:rFonts w:ascii="Arial" w:hAnsi="Arial" w:cs="Arial"/>
          <w:sz w:val="19"/>
          <w:szCs w:val="19"/>
        </w:rPr>
        <w:t xml:space="preserve"> of the City. KSE was also responsible for preparing curb bumpout plans and obtaining Philadelphia Department of Streets approvals. Work also included the development of ADA-compliant curb ramps. </w:t>
      </w:r>
      <w:r w:rsidR="00C8019A" w:rsidRPr="004B55F2">
        <w:rPr>
          <w:rFonts w:ascii="Arial" w:hAnsi="Arial" w:cs="Arial"/>
          <w:sz w:val="19"/>
          <w:szCs w:val="19"/>
        </w:rPr>
        <w:t xml:space="preserve"> </w:t>
      </w:r>
      <w:r w:rsidR="00A96E51" w:rsidRPr="004B55F2">
        <w:rPr>
          <w:rFonts w:ascii="Arial" w:hAnsi="Arial" w:cs="Arial"/>
          <w:sz w:val="19"/>
          <w:szCs w:val="19"/>
        </w:rPr>
        <w:t>(2019</w:t>
      </w:r>
      <w:r w:rsidR="00C8019A" w:rsidRPr="004B55F2">
        <w:rPr>
          <w:rFonts w:ascii="Arial" w:hAnsi="Arial" w:cs="Arial"/>
          <w:sz w:val="19"/>
          <w:szCs w:val="19"/>
        </w:rPr>
        <w:t xml:space="preserve"> </w:t>
      </w:r>
      <w:r w:rsidR="00A96E51" w:rsidRPr="004B55F2">
        <w:rPr>
          <w:rFonts w:ascii="Arial" w:hAnsi="Arial" w:cs="Arial"/>
          <w:sz w:val="19"/>
          <w:szCs w:val="19"/>
        </w:rPr>
        <w:t>-</w:t>
      </w:r>
      <w:r w:rsidR="00C8019A" w:rsidRPr="004B55F2">
        <w:rPr>
          <w:rFonts w:ascii="Arial" w:hAnsi="Arial" w:cs="Arial"/>
          <w:sz w:val="19"/>
          <w:szCs w:val="19"/>
        </w:rPr>
        <w:t xml:space="preserve"> </w:t>
      </w:r>
      <w:r w:rsidR="00A96E51" w:rsidRPr="004B55F2">
        <w:rPr>
          <w:rFonts w:ascii="Arial" w:hAnsi="Arial" w:cs="Arial"/>
          <w:sz w:val="19"/>
          <w:szCs w:val="19"/>
        </w:rPr>
        <w:t>2021)</w:t>
      </w:r>
    </w:p>
    <w:p w:rsidR="00E31F7B" w:rsidRPr="004B55F2" w:rsidRDefault="00E31F7B"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09:</w:t>
      </w:r>
      <w:r w:rsidRPr="004B55F2">
        <w:rPr>
          <w:rFonts w:ascii="Arial" w:hAnsi="Arial" w:cs="Arial"/>
          <w:b/>
          <w:bCs/>
          <w:sz w:val="19"/>
          <w:szCs w:val="19"/>
        </w:rPr>
        <w:tab/>
        <w:t>Ditman Green</w:t>
      </w:r>
      <w:r w:rsidR="00A31F60" w:rsidRPr="004B55F2">
        <w:rPr>
          <w:rFonts w:ascii="Arial" w:hAnsi="Arial" w:cs="Arial"/>
          <w:b/>
          <w:bCs/>
          <w:sz w:val="19"/>
          <w:szCs w:val="19"/>
        </w:rPr>
        <w:t xml:space="preserve"> (Also 2019-2332-06)</w:t>
      </w:r>
      <w:r w:rsidR="00125A01" w:rsidRPr="004B55F2">
        <w:rPr>
          <w:rFonts w:ascii="Arial" w:hAnsi="Arial" w:cs="Arial"/>
          <w:b/>
          <w:bCs/>
          <w:sz w:val="19"/>
          <w:szCs w:val="19"/>
        </w:rPr>
        <w:t xml:space="preserve"> (S-50297-G)</w:t>
      </w:r>
      <w:r w:rsidR="004C5B4F" w:rsidRPr="004B55F2">
        <w:rPr>
          <w:rFonts w:ascii="Arial" w:hAnsi="Arial" w:cs="Arial"/>
          <w:sz w:val="19"/>
          <w:szCs w:val="19"/>
        </w:rPr>
        <w:t xml:space="preserve"> </w:t>
      </w:r>
      <w:r w:rsidR="00C8019A" w:rsidRPr="004B55F2">
        <w:rPr>
          <w:rFonts w:ascii="Arial" w:hAnsi="Arial" w:cs="Arial"/>
          <w:sz w:val="19"/>
          <w:szCs w:val="19"/>
        </w:rPr>
        <w:t xml:space="preserve">- </w:t>
      </w:r>
      <w:r w:rsidR="00125A01" w:rsidRPr="004B55F2">
        <w:rPr>
          <w:rFonts w:ascii="Arial" w:hAnsi="Arial" w:cs="Arial"/>
          <w:sz w:val="19"/>
          <w:szCs w:val="19"/>
        </w:rPr>
        <w:t xml:space="preserve">Green Stormwater Infrastructure Base Plans in the Mayfair </w:t>
      </w:r>
      <w:r w:rsidR="0040574A" w:rsidRPr="004B55F2">
        <w:rPr>
          <w:rFonts w:ascii="Arial" w:hAnsi="Arial" w:cs="Arial"/>
          <w:sz w:val="19"/>
          <w:szCs w:val="19"/>
        </w:rPr>
        <w:t>neighborhood</w:t>
      </w:r>
      <w:r w:rsidR="00125A01" w:rsidRPr="004B55F2">
        <w:rPr>
          <w:rFonts w:ascii="Arial" w:hAnsi="Arial" w:cs="Arial"/>
          <w:sz w:val="19"/>
          <w:szCs w:val="19"/>
        </w:rPr>
        <w:t xml:space="preserve"> of the City. Work also included the development of ADA-compliant curb ramps. </w:t>
      </w:r>
      <w:r w:rsidR="00C8019A" w:rsidRPr="004B55F2">
        <w:rPr>
          <w:rFonts w:ascii="Arial" w:hAnsi="Arial" w:cs="Arial"/>
          <w:sz w:val="19"/>
          <w:szCs w:val="19"/>
        </w:rPr>
        <w:t xml:space="preserve"> </w:t>
      </w:r>
      <w:r w:rsidR="004C5B4F" w:rsidRPr="004B55F2">
        <w:rPr>
          <w:rFonts w:ascii="Arial" w:hAnsi="Arial" w:cs="Arial"/>
          <w:sz w:val="19"/>
          <w:szCs w:val="19"/>
        </w:rPr>
        <w:t>(2019</w:t>
      </w:r>
      <w:r w:rsidR="00C8019A" w:rsidRPr="004B55F2">
        <w:rPr>
          <w:rFonts w:ascii="Arial" w:hAnsi="Arial" w:cs="Arial"/>
          <w:sz w:val="19"/>
          <w:szCs w:val="19"/>
        </w:rPr>
        <w:t xml:space="preserve"> </w:t>
      </w:r>
      <w:r w:rsidR="004C5B4F" w:rsidRPr="004B55F2">
        <w:rPr>
          <w:rFonts w:ascii="Arial" w:hAnsi="Arial" w:cs="Arial"/>
          <w:sz w:val="19"/>
          <w:szCs w:val="19"/>
        </w:rPr>
        <w:t>-</w:t>
      </w:r>
      <w:r w:rsidR="00C8019A" w:rsidRPr="004B55F2">
        <w:rPr>
          <w:rFonts w:ascii="Arial" w:hAnsi="Arial" w:cs="Arial"/>
          <w:sz w:val="19"/>
          <w:szCs w:val="19"/>
        </w:rPr>
        <w:t xml:space="preserve"> </w:t>
      </w:r>
      <w:r w:rsidR="004C5B4F" w:rsidRPr="004B55F2">
        <w:rPr>
          <w:rFonts w:ascii="Arial" w:hAnsi="Arial" w:cs="Arial"/>
          <w:sz w:val="19"/>
          <w:szCs w:val="19"/>
        </w:rPr>
        <w:t>2020)</w:t>
      </w:r>
    </w:p>
    <w:p w:rsidR="00E31F7B" w:rsidRPr="004B55F2" w:rsidRDefault="00E31F7B" w:rsidP="00E31F7B">
      <w:pPr>
        <w:pStyle w:val="ListBullet"/>
        <w:numPr>
          <w:ilvl w:val="0"/>
          <w:numId w:val="0"/>
        </w:numPr>
        <w:spacing w:after="0" w:line="240" w:lineRule="auto"/>
        <w:ind w:left="1260" w:hanging="900"/>
        <w:jc w:val="both"/>
        <w:rPr>
          <w:rFonts w:ascii="Arial" w:hAnsi="Arial" w:cs="Arial"/>
          <w:b/>
          <w:bCs/>
          <w:sz w:val="19"/>
          <w:szCs w:val="19"/>
        </w:rPr>
      </w:pPr>
    </w:p>
    <w:p w:rsidR="00E31F7B" w:rsidRPr="004B55F2" w:rsidRDefault="00E31F7B" w:rsidP="00E31F7B">
      <w:pPr>
        <w:pStyle w:val="ListBullet"/>
        <w:numPr>
          <w:ilvl w:val="0"/>
          <w:numId w:val="0"/>
        </w:numPr>
        <w:spacing w:after="0" w:line="240" w:lineRule="auto"/>
        <w:jc w:val="both"/>
        <w:rPr>
          <w:rFonts w:ascii="Arial" w:hAnsi="Arial" w:cs="Arial"/>
          <w:b/>
          <w:bCs/>
          <w:sz w:val="19"/>
          <w:szCs w:val="19"/>
        </w:rPr>
      </w:pPr>
      <w:r w:rsidRPr="004B55F2">
        <w:rPr>
          <w:rFonts w:ascii="Arial" w:hAnsi="Arial" w:cs="Arial"/>
          <w:b/>
          <w:bCs/>
          <w:sz w:val="19"/>
          <w:szCs w:val="19"/>
          <w:highlight w:val="yellow"/>
        </w:rPr>
        <w:t>2015-1741</w:t>
      </w:r>
      <w:r w:rsidR="00490CBF" w:rsidRPr="004B55F2">
        <w:rPr>
          <w:rFonts w:ascii="Arial" w:hAnsi="Arial" w:cs="Arial"/>
          <w:b/>
          <w:bCs/>
          <w:sz w:val="19"/>
          <w:szCs w:val="19"/>
        </w:rPr>
        <w:t xml:space="preserve"> </w:t>
      </w:r>
      <w:r w:rsidR="00C8019A" w:rsidRPr="004B55F2">
        <w:rPr>
          <w:rFonts w:ascii="Arial" w:hAnsi="Arial" w:cs="Arial"/>
          <w:b/>
          <w:bCs/>
          <w:sz w:val="19"/>
          <w:szCs w:val="19"/>
        </w:rPr>
        <w:t xml:space="preserve">– </w:t>
      </w:r>
      <w:r w:rsidR="008067B5" w:rsidRPr="004B55F2">
        <w:rPr>
          <w:rFonts w:ascii="Arial" w:hAnsi="Arial" w:cs="Arial"/>
          <w:b/>
          <w:bCs/>
          <w:sz w:val="19"/>
          <w:szCs w:val="19"/>
        </w:rPr>
        <w:t xml:space="preserve">PWD, </w:t>
      </w:r>
      <w:r w:rsidR="00490CBF" w:rsidRPr="004B55F2">
        <w:rPr>
          <w:rFonts w:ascii="Arial" w:hAnsi="Arial" w:cs="Arial"/>
          <w:b/>
          <w:bCs/>
          <w:sz w:val="19"/>
          <w:szCs w:val="19"/>
        </w:rPr>
        <w:t xml:space="preserve">General Engineering Services </w:t>
      </w:r>
      <w:r w:rsidR="00125A01" w:rsidRPr="004B55F2">
        <w:rPr>
          <w:rFonts w:ascii="Arial" w:hAnsi="Arial" w:cs="Arial"/>
          <w:b/>
          <w:kern w:val="20"/>
          <w:sz w:val="19"/>
          <w:szCs w:val="19"/>
        </w:rPr>
        <w:t>for Water Main, Sewer and Storm Water Capital Program on an “On-Call” Basis, Philadelphia, PA</w:t>
      </w:r>
      <w:r w:rsidR="00784327" w:rsidRPr="004B55F2">
        <w:rPr>
          <w:rFonts w:ascii="Arial" w:hAnsi="Arial" w:cs="Arial"/>
          <w:kern w:val="20"/>
          <w:sz w:val="19"/>
          <w:szCs w:val="19"/>
        </w:rPr>
        <w:t xml:space="preserve"> </w:t>
      </w:r>
      <w:r w:rsidR="00784327" w:rsidRPr="004B55F2">
        <w:rPr>
          <w:rFonts w:ascii="Arial" w:hAnsi="Arial" w:cs="Arial"/>
          <w:b/>
          <w:bCs/>
          <w:kern w:val="20"/>
          <w:sz w:val="19"/>
          <w:szCs w:val="19"/>
        </w:rPr>
        <w:t>-</w:t>
      </w:r>
      <w:r w:rsidR="00784327" w:rsidRPr="004B55F2">
        <w:rPr>
          <w:rFonts w:ascii="Arial" w:hAnsi="Arial" w:cs="Arial"/>
          <w:kern w:val="20"/>
          <w:sz w:val="19"/>
          <w:szCs w:val="19"/>
        </w:rPr>
        <w:t xml:space="preserve"> Project Engineer responsible for</w:t>
      </w:r>
      <w:r w:rsidR="00784327" w:rsidRPr="004B55F2">
        <w:rPr>
          <w:rFonts w:ascii="Arial" w:hAnsi="Arial" w:cs="Arial"/>
          <w:b/>
          <w:kern w:val="20"/>
          <w:sz w:val="19"/>
          <w:szCs w:val="19"/>
        </w:rPr>
        <w:t xml:space="preserve"> </w:t>
      </w:r>
      <w:r w:rsidR="00784327" w:rsidRPr="004B55F2">
        <w:rPr>
          <w:rFonts w:ascii="Arial" w:hAnsi="Arial" w:cs="Arial"/>
          <w:sz w:val="19"/>
          <w:szCs w:val="19"/>
        </w:rPr>
        <w:t>the preparation of design plans, specifications, and estimate</w:t>
      </w:r>
      <w:r w:rsidR="00C8019A" w:rsidRPr="004B55F2">
        <w:rPr>
          <w:rFonts w:ascii="Arial" w:hAnsi="Arial" w:cs="Arial"/>
          <w:sz w:val="19"/>
          <w:szCs w:val="19"/>
        </w:rPr>
        <w:t>s</w:t>
      </w:r>
      <w:r w:rsidR="00784327" w:rsidRPr="004B55F2">
        <w:rPr>
          <w:rFonts w:ascii="Arial" w:hAnsi="Arial" w:cs="Arial"/>
          <w:sz w:val="19"/>
          <w:szCs w:val="19"/>
        </w:rPr>
        <w:t xml:space="preserve"> for the reconstruction and relay of sewer and water mains. Selected tasks also included green infrastructure design, ADA ramp design</w:t>
      </w:r>
      <w:r w:rsidR="00C8019A" w:rsidRPr="004B55F2">
        <w:rPr>
          <w:rFonts w:ascii="Arial" w:hAnsi="Arial" w:cs="Arial"/>
          <w:sz w:val="19"/>
          <w:szCs w:val="19"/>
        </w:rPr>
        <w:t>,</w:t>
      </w:r>
      <w:r w:rsidR="00784327" w:rsidRPr="004B55F2">
        <w:rPr>
          <w:rFonts w:ascii="Arial" w:hAnsi="Arial" w:cs="Arial"/>
          <w:sz w:val="19"/>
          <w:szCs w:val="19"/>
        </w:rPr>
        <w:t xml:space="preserve"> and roadway grading plans. Mr. Burrell has provided these services for the following task assignment under this “On-Call” agreement:</w:t>
      </w:r>
    </w:p>
    <w:p w:rsidR="00E31F7B" w:rsidRPr="004B55F2" w:rsidRDefault="00E31F7B" w:rsidP="00E31F7B">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05:</w:t>
      </w:r>
      <w:r w:rsidRPr="004B55F2">
        <w:rPr>
          <w:rFonts w:ascii="Arial" w:hAnsi="Arial" w:cs="Arial"/>
          <w:b/>
          <w:bCs/>
          <w:sz w:val="19"/>
          <w:szCs w:val="19"/>
        </w:rPr>
        <w:tab/>
        <w:t>Whitaker/Wyoming</w:t>
      </w:r>
      <w:r w:rsidR="00196C03" w:rsidRPr="004B55F2">
        <w:rPr>
          <w:rFonts w:ascii="Arial" w:hAnsi="Arial" w:cs="Arial"/>
          <w:sz w:val="19"/>
          <w:szCs w:val="19"/>
        </w:rPr>
        <w:t xml:space="preserve"> </w:t>
      </w:r>
      <w:r w:rsidR="00C8019A" w:rsidRPr="004B55F2">
        <w:rPr>
          <w:rFonts w:ascii="Arial" w:hAnsi="Arial" w:cs="Arial"/>
          <w:sz w:val="19"/>
          <w:szCs w:val="19"/>
        </w:rPr>
        <w:t>-</w:t>
      </w:r>
      <w:r w:rsidR="00196C03" w:rsidRPr="004B55F2">
        <w:rPr>
          <w:rFonts w:ascii="Arial" w:hAnsi="Arial" w:cs="Arial"/>
          <w:sz w:val="19"/>
          <w:szCs w:val="19"/>
        </w:rPr>
        <w:t xml:space="preserve"> Project Engineer on this project for water main and sewer replacement in the Feltonville neighborhood of the City. Mr. Burrell was responsible for preparing the Base Plans, developing the water main relay and sewer replacement design, designing Green Stormwater Infrastructure, and working with </w:t>
      </w:r>
      <w:r w:rsidR="00C8019A" w:rsidRPr="004B55F2">
        <w:rPr>
          <w:rFonts w:ascii="Arial" w:hAnsi="Arial" w:cs="Arial"/>
          <w:sz w:val="19"/>
          <w:szCs w:val="19"/>
        </w:rPr>
        <w:t xml:space="preserve">the PWD </w:t>
      </w:r>
      <w:r w:rsidR="00196C03" w:rsidRPr="004B55F2">
        <w:rPr>
          <w:rFonts w:ascii="Arial" w:hAnsi="Arial" w:cs="Arial"/>
          <w:sz w:val="19"/>
          <w:szCs w:val="19"/>
        </w:rPr>
        <w:t>to obtain the appropriate approvals. Mr. Burrell was also responsible for obtaining the designs of ADA-compliant curb ramps.</w:t>
      </w:r>
    </w:p>
    <w:p w:rsidR="00FC3F9F" w:rsidRPr="004B55F2" w:rsidRDefault="00FC3F9F" w:rsidP="00FC3F9F">
      <w:pPr>
        <w:jc w:val="both"/>
        <w:rPr>
          <w:rFonts w:ascii="Arial" w:hAnsi="Arial" w:cs="Arial"/>
          <w:kern w:val="20"/>
          <w:sz w:val="19"/>
          <w:szCs w:val="19"/>
        </w:rPr>
      </w:pPr>
    </w:p>
    <w:p w:rsidR="00FC3F9F" w:rsidRPr="004B55F2" w:rsidRDefault="00C00BBD" w:rsidP="00FC3F9F">
      <w:pPr>
        <w:jc w:val="both"/>
        <w:rPr>
          <w:rFonts w:ascii="Arial" w:hAnsi="Arial" w:cs="Arial"/>
          <w:bCs/>
          <w:color w:val="000000"/>
          <w:sz w:val="19"/>
          <w:szCs w:val="19"/>
        </w:rPr>
      </w:pPr>
      <w:r w:rsidRPr="004B55F2">
        <w:rPr>
          <w:rFonts w:ascii="Arial" w:hAnsi="Arial" w:cs="Arial"/>
          <w:b/>
          <w:kern w:val="20"/>
          <w:sz w:val="19"/>
          <w:szCs w:val="19"/>
          <w:highlight w:val="yellow"/>
        </w:rPr>
        <w:t>2011-1209</w:t>
      </w:r>
      <w:r w:rsidR="00FC3F9F" w:rsidRPr="004B55F2">
        <w:rPr>
          <w:rFonts w:ascii="Arial" w:hAnsi="Arial" w:cs="Arial"/>
          <w:b/>
          <w:kern w:val="20"/>
          <w:sz w:val="19"/>
          <w:szCs w:val="19"/>
        </w:rPr>
        <w:t xml:space="preserve"> </w:t>
      </w:r>
      <w:r w:rsidR="00C8019A" w:rsidRPr="004B55F2">
        <w:rPr>
          <w:rFonts w:ascii="Arial" w:hAnsi="Arial" w:cs="Arial"/>
          <w:b/>
          <w:bCs/>
          <w:sz w:val="19"/>
          <w:szCs w:val="19"/>
        </w:rPr>
        <w:t>–</w:t>
      </w:r>
      <w:r w:rsidR="00C8019A" w:rsidRPr="004B55F2">
        <w:rPr>
          <w:rFonts w:ascii="Arial" w:hAnsi="Arial" w:cs="Arial"/>
          <w:b/>
          <w:kern w:val="20"/>
          <w:sz w:val="19"/>
          <w:szCs w:val="19"/>
        </w:rPr>
        <w:t xml:space="preserve"> </w:t>
      </w:r>
      <w:r w:rsidR="008067B5" w:rsidRPr="004B55F2">
        <w:rPr>
          <w:rFonts w:ascii="Arial" w:hAnsi="Arial" w:cs="Arial"/>
          <w:b/>
          <w:kern w:val="20"/>
          <w:sz w:val="19"/>
          <w:szCs w:val="19"/>
        </w:rPr>
        <w:t>PWD</w:t>
      </w:r>
      <w:r w:rsidR="00C8019A" w:rsidRPr="004B55F2">
        <w:rPr>
          <w:rFonts w:ascii="Arial" w:hAnsi="Arial" w:cs="Arial"/>
          <w:b/>
          <w:kern w:val="20"/>
          <w:sz w:val="19"/>
          <w:szCs w:val="19"/>
        </w:rPr>
        <w:t>,</w:t>
      </w:r>
      <w:r w:rsidR="00FC3F9F" w:rsidRPr="004B55F2">
        <w:rPr>
          <w:rFonts w:ascii="Arial" w:hAnsi="Arial" w:cs="Arial"/>
          <w:b/>
          <w:kern w:val="20"/>
          <w:sz w:val="19"/>
          <w:szCs w:val="19"/>
        </w:rPr>
        <w:t xml:space="preserve"> General Engineering Services for Water Main, Sewer and Storm Water Capital Program on an “On-Call” Basis </w:t>
      </w:r>
      <w:r w:rsidR="00C8019A" w:rsidRPr="004B55F2">
        <w:rPr>
          <w:rFonts w:ascii="Arial" w:hAnsi="Arial" w:cs="Arial"/>
          <w:b/>
          <w:kern w:val="20"/>
          <w:sz w:val="19"/>
          <w:szCs w:val="19"/>
        </w:rPr>
        <w:t>D</w:t>
      </w:r>
      <w:r w:rsidR="00FC3F9F" w:rsidRPr="004B55F2">
        <w:rPr>
          <w:rFonts w:ascii="Arial" w:hAnsi="Arial" w:cs="Arial"/>
          <w:b/>
          <w:kern w:val="20"/>
          <w:sz w:val="19"/>
          <w:szCs w:val="19"/>
        </w:rPr>
        <w:t xml:space="preserve">uring 2011 </w:t>
      </w:r>
      <w:r w:rsidR="00C8019A" w:rsidRPr="004B55F2">
        <w:rPr>
          <w:rFonts w:ascii="Arial" w:hAnsi="Arial" w:cs="Arial"/>
          <w:b/>
          <w:kern w:val="20"/>
          <w:sz w:val="19"/>
          <w:szCs w:val="19"/>
        </w:rPr>
        <w:t xml:space="preserve">through </w:t>
      </w:r>
      <w:r w:rsidR="00FC3F9F" w:rsidRPr="004B55F2">
        <w:rPr>
          <w:rFonts w:ascii="Arial" w:hAnsi="Arial" w:cs="Arial"/>
          <w:b/>
          <w:kern w:val="20"/>
          <w:sz w:val="19"/>
          <w:szCs w:val="19"/>
        </w:rPr>
        <w:t>2015, Philadelphia, PA</w:t>
      </w:r>
      <w:r w:rsidR="00FC3F9F" w:rsidRPr="004B55F2">
        <w:rPr>
          <w:rFonts w:ascii="Arial" w:hAnsi="Arial" w:cs="Arial"/>
          <w:bCs/>
          <w:kern w:val="20"/>
          <w:sz w:val="19"/>
          <w:szCs w:val="19"/>
        </w:rPr>
        <w:t xml:space="preserve"> </w:t>
      </w:r>
      <w:r w:rsidR="00FC3F9F" w:rsidRPr="004B55F2">
        <w:rPr>
          <w:rFonts w:ascii="Arial" w:hAnsi="Arial" w:cs="Arial"/>
          <w:b/>
          <w:kern w:val="20"/>
          <w:sz w:val="19"/>
          <w:szCs w:val="19"/>
        </w:rPr>
        <w:t xml:space="preserve">- </w:t>
      </w:r>
      <w:r w:rsidR="00FC3F9F" w:rsidRPr="004B55F2">
        <w:rPr>
          <w:rFonts w:ascii="Arial" w:hAnsi="Arial" w:cs="Arial"/>
          <w:kern w:val="20"/>
          <w:sz w:val="19"/>
          <w:szCs w:val="19"/>
        </w:rPr>
        <w:t>Project Engineer responsible for</w:t>
      </w:r>
      <w:r w:rsidR="00FC3F9F" w:rsidRPr="004B55F2">
        <w:rPr>
          <w:rFonts w:ascii="Arial" w:hAnsi="Arial" w:cs="Arial"/>
          <w:b/>
          <w:kern w:val="20"/>
          <w:sz w:val="19"/>
          <w:szCs w:val="19"/>
        </w:rPr>
        <w:t xml:space="preserve"> </w:t>
      </w:r>
      <w:r w:rsidR="00FC3F9F" w:rsidRPr="004B55F2">
        <w:rPr>
          <w:rFonts w:ascii="Arial" w:hAnsi="Arial" w:cs="Arial"/>
          <w:sz w:val="19"/>
          <w:szCs w:val="19"/>
        </w:rPr>
        <w:t>the preparation of design plan</w:t>
      </w:r>
      <w:r w:rsidR="00784327" w:rsidRPr="004B55F2">
        <w:rPr>
          <w:rFonts w:ascii="Arial" w:hAnsi="Arial" w:cs="Arial"/>
          <w:sz w:val="19"/>
          <w:szCs w:val="19"/>
        </w:rPr>
        <w:t xml:space="preserve">s, </w:t>
      </w:r>
      <w:r w:rsidR="00FC3F9F" w:rsidRPr="004B55F2">
        <w:rPr>
          <w:rFonts w:ascii="Arial" w:hAnsi="Arial" w:cs="Arial"/>
          <w:sz w:val="19"/>
          <w:szCs w:val="19"/>
        </w:rPr>
        <w:t>specifications</w:t>
      </w:r>
      <w:r w:rsidR="00784327" w:rsidRPr="004B55F2">
        <w:rPr>
          <w:rFonts w:ascii="Arial" w:hAnsi="Arial" w:cs="Arial"/>
          <w:sz w:val="19"/>
          <w:szCs w:val="19"/>
        </w:rPr>
        <w:t>, and estimate</w:t>
      </w:r>
      <w:r w:rsidR="00FC3F9F" w:rsidRPr="004B55F2">
        <w:rPr>
          <w:rFonts w:ascii="Arial" w:hAnsi="Arial" w:cs="Arial"/>
          <w:sz w:val="19"/>
          <w:szCs w:val="19"/>
        </w:rPr>
        <w:t xml:space="preserve"> for the reconstruction and relay of sewer and water mains. Selected tasks also included green infrastructure design, ADA ramp design and roadway grading plans. Mr. Burrell has provided these services for the following task assignments under this “On-Call” agreement:</w:t>
      </w:r>
    </w:p>
    <w:p w:rsidR="00FC3F9F" w:rsidRPr="004B55F2" w:rsidRDefault="00FC3F9F" w:rsidP="00FC3F9F">
      <w:pPr>
        <w:pStyle w:val="BodyText2"/>
        <w:ind w:left="1260" w:hanging="900"/>
        <w:jc w:val="both"/>
        <w:rPr>
          <w:rFonts w:ascii="Arial" w:hAnsi="Arial" w:cs="Arial"/>
          <w:color w:val="000000"/>
          <w:kern w:val="20"/>
          <w:sz w:val="19"/>
          <w:szCs w:val="19"/>
        </w:rPr>
      </w:pPr>
      <w:r w:rsidRPr="004B55F2">
        <w:rPr>
          <w:rFonts w:ascii="Arial" w:hAnsi="Arial" w:cs="Arial"/>
          <w:color w:val="000000"/>
          <w:kern w:val="20"/>
          <w:sz w:val="19"/>
          <w:szCs w:val="19"/>
          <w:highlight w:val="yellow"/>
        </w:rPr>
        <w:t>Task 2:</w:t>
      </w:r>
      <w:r w:rsidRPr="004B55F2">
        <w:rPr>
          <w:rFonts w:ascii="Arial" w:hAnsi="Arial" w:cs="Arial"/>
          <w:color w:val="000000"/>
          <w:kern w:val="20"/>
          <w:sz w:val="19"/>
          <w:szCs w:val="19"/>
        </w:rPr>
        <w:tab/>
        <w:t>Work No. S-40821-RD, S. 9th Street and Mifflin Street in Philadelphia, PA</w:t>
      </w:r>
      <w:r w:rsidRPr="004B55F2">
        <w:rPr>
          <w:rFonts w:ascii="Arial" w:hAnsi="Arial" w:cs="Arial"/>
          <w:b w:val="0"/>
          <w:bCs/>
          <w:color w:val="000000"/>
          <w:kern w:val="20"/>
          <w:sz w:val="19"/>
          <w:szCs w:val="19"/>
        </w:rPr>
        <w:t xml:space="preserve"> - </w:t>
      </w:r>
      <w:r w:rsidRPr="004B55F2">
        <w:rPr>
          <w:rFonts w:ascii="Arial" w:hAnsi="Arial" w:cs="Arial"/>
          <w:b w:val="0"/>
          <w:bCs/>
          <w:color w:val="000000"/>
          <w:sz w:val="19"/>
          <w:szCs w:val="19"/>
        </w:rPr>
        <w:t xml:space="preserve">The scope of work included </w:t>
      </w:r>
      <w:r w:rsidR="00A5633F" w:rsidRPr="004B55F2">
        <w:rPr>
          <w:rFonts w:ascii="Arial" w:hAnsi="Arial" w:cs="Arial"/>
          <w:b w:val="0"/>
          <w:bCs/>
          <w:color w:val="000000"/>
          <w:sz w:val="19"/>
          <w:szCs w:val="19"/>
        </w:rPr>
        <w:t xml:space="preserve">a </w:t>
      </w:r>
      <w:r w:rsidRPr="004B55F2">
        <w:rPr>
          <w:rFonts w:ascii="Arial" w:hAnsi="Arial" w:cs="Arial"/>
          <w:b w:val="0"/>
          <w:bCs/>
          <w:color w:val="000000"/>
          <w:sz w:val="19"/>
          <w:szCs w:val="19"/>
        </w:rPr>
        <w:t xml:space="preserve">field survey for the preparation of base plans to be used for the engineering design of water </w:t>
      </w:r>
      <w:r w:rsidRPr="004B55F2">
        <w:rPr>
          <w:rFonts w:ascii="Arial" w:hAnsi="Arial" w:cs="Arial"/>
          <w:b w:val="0"/>
          <w:bCs/>
          <w:color w:val="000000"/>
          <w:sz w:val="19"/>
          <w:szCs w:val="19"/>
        </w:rPr>
        <w:lastRenderedPageBreak/>
        <w:t>main replacement and sewer reconstruction. Green infrastructure design consist</w:t>
      </w:r>
      <w:r w:rsidR="00A5633F" w:rsidRPr="004B55F2">
        <w:rPr>
          <w:rFonts w:ascii="Arial" w:hAnsi="Arial" w:cs="Arial"/>
          <w:b w:val="0"/>
          <w:bCs/>
          <w:color w:val="000000"/>
          <w:sz w:val="19"/>
          <w:szCs w:val="19"/>
        </w:rPr>
        <w:t xml:space="preserve">ed </w:t>
      </w:r>
      <w:r w:rsidRPr="004B55F2">
        <w:rPr>
          <w:rFonts w:ascii="Arial" w:hAnsi="Arial" w:cs="Arial"/>
          <w:b w:val="0"/>
          <w:bCs/>
          <w:color w:val="000000"/>
          <w:sz w:val="19"/>
          <w:szCs w:val="19"/>
        </w:rPr>
        <w:t xml:space="preserve">of tree pits and were completed as part of this project. ADA ramps and roadway grading plans were also prepared. </w:t>
      </w:r>
      <w:r w:rsidR="00A5633F" w:rsidRPr="004B55F2">
        <w:rPr>
          <w:rFonts w:ascii="Arial" w:hAnsi="Arial" w:cs="Arial"/>
          <w:b w:val="0"/>
          <w:bCs/>
          <w:color w:val="000000"/>
          <w:sz w:val="19"/>
          <w:szCs w:val="19"/>
        </w:rPr>
        <w:t xml:space="preserve"> </w:t>
      </w:r>
      <w:r w:rsidRPr="004B55F2">
        <w:rPr>
          <w:rFonts w:ascii="Arial" w:hAnsi="Arial" w:cs="Arial"/>
          <w:b w:val="0"/>
          <w:bCs/>
          <w:color w:val="000000"/>
          <w:sz w:val="19"/>
          <w:szCs w:val="19"/>
        </w:rPr>
        <w:t>(2016).</w:t>
      </w:r>
    </w:p>
    <w:p w:rsidR="00FC3F9F" w:rsidRPr="004B55F2" w:rsidRDefault="00FC3F9F" w:rsidP="00FC3F9F">
      <w:pPr>
        <w:widowControl/>
        <w:autoSpaceDE/>
        <w:autoSpaceDN/>
        <w:adjustRightInd/>
        <w:ind w:left="1260" w:hanging="900"/>
        <w:jc w:val="both"/>
        <w:rPr>
          <w:rFonts w:ascii="Arial" w:hAnsi="Arial" w:cs="Arial"/>
          <w:b/>
          <w:kern w:val="20"/>
          <w:sz w:val="19"/>
          <w:szCs w:val="19"/>
        </w:rPr>
      </w:pPr>
      <w:r w:rsidRPr="004B55F2">
        <w:rPr>
          <w:rFonts w:ascii="Arial" w:hAnsi="Arial" w:cs="Arial"/>
          <w:b/>
          <w:color w:val="000000"/>
          <w:kern w:val="20"/>
          <w:sz w:val="19"/>
          <w:szCs w:val="19"/>
          <w:highlight w:val="yellow"/>
        </w:rPr>
        <w:t>Task 5:</w:t>
      </w:r>
      <w:r w:rsidRPr="004B55F2">
        <w:rPr>
          <w:rFonts w:ascii="Arial" w:hAnsi="Arial" w:cs="Arial"/>
          <w:b/>
          <w:color w:val="000000"/>
          <w:kern w:val="20"/>
          <w:sz w:val="19"/>
          <w:szCs w:val="19"/>
        </w:rPr>
        <w:tab/>
        <w:t>Work No. S-40875-RD, Arch Street and Cherry Street in Philadelphia, PA</w:t>
      </w:r>
      <w:r w:rsidRPr="004B55F2">
        <w:rPr>
          <w:rFonts w:ascii="Arial" w:hAnsi="Arial" w:cs="Arial"/>
          <w:bCs/>
          <w:color w:val="000000"/>
          <w:kern w:val="20"/>
          <w:sz w:val="19"/>
          <w:szCs w:val="19"/>
        </w:rPr>
        <w:t xml:space="preserve"> -</w:t>
      </w:r>
      <w:r w:rsidRPr="004B55F2">
        <w:rPr>
          <w:rFonts w:ascii="Arial" w:hAnsi="Arial" w:cs="Arial"/>
          <w:bCs/>
          <w:color w:val="000000"/>
          <w:sz w:val="19"/>
          <w:szCs w:val="19"/>
        </w:rPr>
        <w:t xml:space="preserve"> The scope of work included </w:t>
      </w:r>
      <w:r w:rsidR="00A5633F" w:rsidRPr="004B55F2">
        <w:rPr>
          <w:rFonts w:ascii="Arial" w:hAnsi="Arial" w:cs="Arial"/>
          <w:bCs/>
          <w:color w:val="000000"/>
          <w:sz w:val="19"/>
          <w:szCs w:val="19"/>
        </w:rPr>
        <w:t xml:space="preserve">a </w:t>
      </w:r>
      <w:r w:rsidRPr="004B55F2">
        <w:rPr>
          <w:rFonts w:ascii="Arial" w:hAnsi="Arial" w:cs="Arial"/>
          <w:bCs/>
          <w:color w:val="000000"/>
          <w:sz w:val="19"/>
          <w:szCs w:val="19"/>
        </w:rPr>
        <w:t>field survey for the preparation of base plans to be used for the engineering design of water main replacement</w:t>
      </w:r>
      <w:r w:rsidR="00A5633F" w:rsidRPr="004B55F2">
        <w:rPr>
          <w:rFonts w:ascii="Arial" w:hAnsi="Arial" w:cs="Arial"/>
          <w:bCs/>
          <w:color w:val="000000"/>
          <w:sz w:val="19"/>
          <w:szCs w:val="19"/>
        </w:rPr>
        <w:t>s</w:t>
      </w:r>
      <w:r w:rsidRPr="004B55F2">
        <w:rPr>
          <w:rFonts w:ascii="Arial" w:hAnsi="Arial" w:cs="Arial"/>
          <w:bCs/>
          <w:color w:val="000000"/>
          <w:sz w:val="19"/>
          <w:szCs w:val="19"/>
        </w:rPr>
        <w:t xml:space="preserve"> and sewer reconstruction</w:t>
      </w:r>
      <w:r w:rsidRPr="004B55F2">
        <w:rPr>
          <w:rFonts w:ascii="Arial" w:hAnsi="Arial" w:cs="Arial"/>
          <w:kern w:val="20"/>
          <w:sz w:val="19"/>
          <w:szCs w:val="19"/>
        </w:rPr>
        <w:t xml:space="preserve">. </w:t>
      </w:r>
      <w:r w:rsidR="00A5633F" w:rsidRPr="004B55F2">
        <w:rPr>
          <w:rFonts w:ascii="Arial" w:hAnsi="Arial" w:cs="Arial"/>
          <w:kern w:val="20"/>
          <w:sz w:val="19"/>
          <w:szCs w:val="19"/>
        </w:rPr>
        <w:t xml:space="preserve"> </w:t>
      </w:r>
      <w:r w:rsidRPr="004B55F2">
        <w:rPr>
          <w:rFonts w:ascii="Arial" w:hAnsi="Arial" w:cs="Arial"/>
          <w:kern w:val="20"/>
          <w:sz w:val="19"/>
          <w:szCs w:val="19"/>
        </w:rPr>
        <w:t>(</w:t>
      </w:r>
      <w:r w:rsidR="00D149B1" w:rsidRPr="004B55F2">
        <w:rPr>
          <w:rFonts w:ascii="Arial" w:hAnsi="Arial" w:cs="Arial"/>
          <w:kern w:val="20"/>
          <w:sz w:val="19"/>
          <w:szCs w:val="19"/>
        </w:rPr>
        <w:t>2015</w:t>
      </w:r>
      <w:r w:rsidR="00A5633F" w:rsidRPr="004B55F2">
        <w:rPr>
          <w:rFonts w:ascii="Arial" w:hAnsi="Arial" w:cs="Arial"/>
          <w:kern w:val="20"/>
          <w:sz w:val="19"/>
          <w:szCs w:val="19"/>
        </w:rPr>
        <w:t xml:space="preserve"> </w:t>
      </w:r>
      <w:r w:rsidR="00D149B1" w:rsidRPr="004B55F2">
        <w:rPr>
          <w:rFonts w:ascii="Arial" w:hAnsi="Arial" w:cs="Arial"/>
          <w:kern w:val="20"/>
          <w:sz w:val="19"/>
          <w:szCs w:val="19"/>
        </w:rPr>
        <w:t>-</w:t>
      </w:r>
      <w:r w:rsidR="00A5633F" w:rsidRPr="004B55F2">
        <w:rPr>
          <w:rFonts w:ascii="Arial" w:hAnsi="Arial" w:cs="Arial"/>
          <w:kern w:val="20"/>
          <w:sz w:val="19"/>
          <w:szCs w:val="19"/>
        </w:rPr>
        <w:t xml:space="preserve"> </w:t>
      </w:r>
      <w:r w:rsidRPr="004B55F2">
        <w:rPr>
          <w:rFonts w:ascii="Arial" w:hAnsi="Arial" w:cs="Arial"/>
          <w:kern w:val="20"/>
          <w:sz w:val="19"/>
          <w:szCs w:val="19"/>
        </w:rPr>
        <w:t>2016)</w:t>
      </w:r>
    </w:p>
    <w:p w:rsidR="00FC3F9F" w:rsidRPr="004B55F2" w:rsidRDefault="00FC3F9F" w:rsidP="004B55F2">
      <w:pPr>
        <w:spacing w:line="220" w:lineRule="exact"/>
        <w:ind w:left="1260" w:right="72" w:hanging="900"/>
        <w:jc w:val="both"/>
        <w:rPr>
          <w:rFonts w:ascii="Arial" w:hAnsi="Arial" w:cs="Arial"/>
          <w:b/>
          <w:kern w:val="20"/>
          <w:sz w:val="19"/>
          <w:szCs w:val="19"/>
        </w:rPr>
      </w:pPr>
      <w:r w:rsidRPr="004B55F2">
        <w:rPr>
          <w:rFonts w:ascii="Arial" w:hAnsi="Arial" w:cs="Arial"/>
          <w:b/>
          <w:color w:val="000000"/>
          <w:kern w:val="20"/>
          <w:sz w:val="19"/>
          <w:szCs w:val="19"/>
          <w:highlight w:val="yellow"/>
        </w:rPr>
        <w:t>Task 6:</w:t>
      </w:r>
      <w:r w:rsidRPr="004B55F2">
        <w:rPr>
          <w:rFonts w:ascii="Arial" w:hAnsi="Arial" w:cs="Arial"/>
          <w:b/>
          <w:color w:val="000000"/>
          <w:kern w:val="20"/>
          <w:sz w:val="19"/>
          <w:szCs w:val="19"/>
        </w:rPr>
        <w:tab/>
        <w:t>Work No. W-20474-D, Benner Street and Lawndale Avenue in Philadelphia, PA</w:t>
      </w:r>
      <w:r w:rsidRPr="004B55F2">
        <w:rPr>
          <w:rFonts w:ascii="Arial" w:hAnsi="Arial" w:cs="Arial"/>
          <w:color w:val="000000"/>
          <w:kern w:val="20"/>
          <w:sz w:val="19"/>
          <w:szCs w:val="19"/>
        </w:rPr>
        <w:t xml:space="preserve"> - </w:t>
      </w:r>
      <w:r w:rsidRPr="004B55F2">
        <w:rPr>
          <w:rFonts w:ascii="Arial" w:hAnsi="Arial" w:cs="Arial"/>
          <w:bCs/>
          <w:color w:val="000000"/>
          <w:sz w:val="19"/>
          <w:szCs w:val="19"/>
        </w:rPr>
        <w:t xml:space="preserve">The scope of work included </w:t>
      </w:r>
      <w:r w:rsidR="00A5633F" w:rsidRPr="004B55F2">
        <w:rPr>
          <w:rFonts w:ascii="Arial" w:hAnsi="Arial" w:cs="Arial"/>
          <w:bCs/>
          <w:color w:val="000000"/>
          <w:sz w:val="19"/>
          <w:szCs w:val="19"/>
        </w:rPr>
        <w:t xml:space="preserve">a </w:t>
      </w:r>
      <w:r w:rsidRPr="004B55F2">
        <w:rPr>
          <w:rFonts w:ascii="Arial" w:hAnsi="Arial" w:cs="Arial"/>
          <w:bCs/>
          <w:color w:val="000000"/>
          <w:sz w:val="19"/>
          <w:szCs w:val="19"/>
        </w:rPr>
        <w:t xml:space="preserve">field survey for the preparation of base plans to be used for the engineering design of </w:t>
      </w:r>
      <w:r w:rsidR="00A5633F" w:rsidRPr="004B55F2">
        <w:rPr>
          <w:rFonts w:ascii="Arial" w:hAnsi="Arial" w:cs="Arial"/>
          <w:bCs/>
          <w:color w:val="000000"/>
          <w:sz w:val="19"/>
          <w:szCs w:val="19"/>
        </w:rPr>
        <w:t xml:space="preserve">a </w:t>
      </w:r>
      <w:r w:rsidRPr="004B55F2">
        <w:rPr>
          <w:rFonts w:ascii="Arial" w:hAnsi="Arial" w:cs="Arial"/>
          <w:bCs/>
          <w:color w:val="000000"/>
          <w:sz w:val="19"/>
          <w:szCs w:val="19"/>
        </w:rPr>
        <w:t>water main replacement</w:t>
      </w:r>
      <w:r w:rsidRPr="004B55F2">
        <w:rPr>
          <w:rFonts w:ascii="Arial" w:hAnsi="Arial" w:cs="Arial"/>
          <w:kern w:val="20"/>
          <w:sz w:val="19"/>
          <w:szCs w:val="19"/>
        </w:rPr>
        <w:t xml:space="preserve">. </w:t>
      </w:r>
      <w:r w:rsidR="00A5633F" w:rsidRPr="004B55F2">
        <w:rPr>
          <w:rFonts w:ascii="Arial" w:hAnsi="Arial" w:cs="Arial"/>
          <w:kern w:val="20"/>
          <w:sz w:val="19"/>
          <w:szCs w:val="19"/>
        </w:rPr>
        <w:t xml:space="preserve"> </w:t>
      </w:r>
      <w:r w:rsidRPr="004B55F2">
        <w:rPr>
          <w:rFonts w:ascii="Arial" w:hAnsi="Arial" w:cs="Arial"/>
          <w:kern w:val="20"/>
          <w:sz w:val="19"/>
          <w:szCs w:val="19"/>
        </w:rPr>
        <w:t>(2016)</w:t>
      </w:r>
    </w:p>
    <w:p w:rsidR="00FC3F9F" w:rsidRPr="004B55F2" w:rsidRDefault="00A5633F" w:rsidP="004B55F2">
      <w:pPr>
        <w:spacing w:line="220" w:lineRule="exact"/>
        <w:ind w:right="72"/>
        <w:jc w:val="both"/>
        <w:rPr>
          <w:rFonts w:ascii="Arial" w:hAnsi="Arial" w:cs="Arial"/>
          <w:bCs/>
          <w:i/>
          <w:iCs/>
          <w:sz w:val="19"/>
          <w:szCs w:val="19"/>
        </w:rPr>
      </w:pPr>
      <w:r w:rsidRPr="004B55F2">
        <w:rPr>
          <w:rFonts w:ascii="Arial" w:hAnsi="Arial" w:cs="Arial"/>
          <w:bCs/>
          <w:i/>
          <w:iCs/>
          <w:sz w:val="19"/>
          <w:szCs w:val="19"/>
          <w:highlight w:val="yellow"/>
        </w:rPr>
        <w:t>Ref</w:t>
      </w:r>
      <w:r w:rsidR="00784327" w:rsidRPr="004B55F2">
        <w:rPr>
          <w:rFonts w:ascii="Arial" w:hAnsi="Arial" w:cs="Arial"/>
          <w:bCs/>
          <w:i/>
          <w:iCs/>
          <w:sz w:val="19"/>
          <w:szCs w:val="19"/>
          <w:highlight w:val="yellow"/>
        </w:rPr>
        <w:t xml:space="preserve">: </w:t>
      </w:r>
      <w:r w:rsidR="00FC3F9F" w:rsidRPr="004B55F2">
        <w:rPr>
          <w:rFonts w:ascii="Arial" w:hAnsi="Arial" w:cs="Arial"/>
          <w:bCs/>
          <w:i/>
          <w:iCs/>
          <w:sz w:val="19"/>
          <w:szCs w:val="19"/>
        </w:rPr>
        <w:t>Frank Mawson, Jr. PE, Philadelphia Water Department, The ARAMARK Tower, 1101 Market Street, Philadelphia, PA 19107, 215</w:t>
      </w:r>
      <w:r w:rsidRPr="004B55F2">
        <w:rPr>
          <w:rFonts w:ascii="Arial" w:hAnsi="Arial" w:cs="Arial"/>
          <w:bCs/>
          <w:i/>
          <w:iCs/>
          <w:sz w:val="19"/>
          <w:szCs w:val="19"/>
        </w:rPr>
        <w:t>.</w:t>
      </w:r>
      <w:r w:rsidR="00FC3F9F" w:rsidRPr="004B55F2">
        <w:rPr>
          <w:rFonts w:ascii="Arial" w:hAnsi="Arial" w:cs="Arial"/>
          <w:bCs/>
          <w:i/>
          <w:iCs/>
          <w:sz w:val="19"/>
          <w:szCs w:val="19"/>
        </w:rPr>
        <w:t>685</w:t>
      </w:r>
      <w:r w:rsidRPr="004B55F2">
        <w:rPr>
          <w:rFonts w:ascii="Arial" w:hAnsi="Arial" w:cs="Arial"/>
          <w:bCs/>
          <w:i/>
          <w:iCs/>
          <w:sz w:val="19"/>
          <w:szCs w:val="19"/>
        </w:rPr>
        <w:t>.</w:t>
      </w:r>
      <w:r w:rsidR="00FC3F9F" w:rsidRPr="004B55F2">
        <w:rPr>
          <w:rFonts w:ascii="Arial" w:hAnsi="Arial" w:cs="Arial"/>
          <w:bCs/>
          <w:i/>
          <w:iCs/>
          <w:sz w:val="19"/>
          <w:szCs w:val="19"/>
        </w:rPr>
        <w:t>6279</w:t>
      </w:r>
    </w:p>
    <w:p w:rsidR="00FC3F9F" w:rsidRPr="004B55F2" w:rsidRDefault="00FC3F9F" w:rsidP="00FC3F9F">
      <w:pPr>
        <w:pStyle w:val="BodyText2"/>
        <w:tabs>
          <w:tab w:val="left" w:pos="720"/>
          <w:tab w:val="left" w:pos="1620"/>
          <w:tab w:val="left" w:pos="1800"/>
        </w:tabs>
        <w:ind w:left="720"/>
        <w:jc w:val="both"/>
        <w:rPr>
          <w:rFonts w:ascii="Arial" w:hAnsi="Arial" w:cs="Arial"/>
          <w:b w:val="0"/>
          <w:bCs/>
          <w:color w:val="000000"/>
          <w:sz w:val="19"/>
          <w:szCs w:val="19"/>
        </w:rPr>
      </w:pPr>
    </w:p>
    <w:p w:rsidR="00FC3F9F" w:rsidRPr="004B55F2" w:rsidRDefault="00D149B1" w:rsidP="00FC3F9F">
      <w:pPr>
        <w:jc w:val="both"/>
        <w:rPr>
          <w:rFonts w:ascii="Arial" w:hAnsi="Arial" w:cs="Arial"/>
          <w:sz w:val="19"/>
          <w:szCs w:val="19"/>
        </w:rPr>
      </w:pPr>
      <w:r w:rsidRPr="004B55F2">
        <w:rPr>
          <w:rFonts w:ascii="Arial" w:hAnsi="Arial" w:cs="Arial"/>
          <w:b/>
          <w:kern w:val="20"/>
          <w:sz w:val="19"/>
          <w:szCs w:val="19"/>
          <w:highlight w:val="yellow"/>
        </w:rPr>
        <w:t>2015-1741</w:t>
      </w:r>
      <w:r w:rsidRPr="004B55F2">
        <w:rPr>
          <w:rFonts w:ascii="Arial" w:hAnsi="Arial" w:cs="Arial"/>
          <w:b/>
          <w:kern w:val="20"/>
          <w:sz w:val="19"/>
          <w:szCs w:val="19"/>
        </w:rPr>
        <w:t xml:space="preserve"> </w:t>
      </w:r>
      <w:r w:rsidR="00A5633F" w:rsidRPr="004B55F2">
        <w:rPr>
          <w:rFonts w:ascii="Arial" w:hAnsi="Arial" w:cs="Arial"/>
          <w:b/>
          <w:bCs/>
          <w:sz w:val="19"/>
          <w:szCs w:val="19"/>
        </w:rPr>
        <w:t>–</w:t>
      </w:r>
      <w:r w:rsidRPr="004B55F2">
        <w:rPr>
          <w:rFonts w:ascii="Arial" w:hAnsi="Arial" w:cs="Arial"/>
          <w:b/>
          <w:kern w:val="20"/>
          <w:sz w:val="19"/>
          <w:szCs w:val="19"/>
        </w:rPr>
        <w:t xml:space="preserve"> </w:t>
      </w:r>
      <w:r w:rsidR="008067B5" w:rsidRPr="004B55F2">
        <w:rPr>
          <w:rFonts w:ascii="Arial" w:hAnsi="Arial" w:cs="Arial"/>
          <w:b/>
          <w:bCs/>
          <w:sz w:val="19"/>
          <w:szCs w:val="19"/>
        </w:rPr>
        <w:t xml:space="preserve">PWD, </w:t>
      </w:r>
      <w:r w:rsidR="00FC3F9F" w:rsidRPr="004B55F2">
        <w:rPr>
          <w:rFonts w:ascii="Arial" w:hAnsi="Arial" w:cs="Arial"/>
          <w:b/>
          <w:kern w:val="20"/>
          <w:sz w:val="19"/>
          <w:szCs w:val="19"/>
        </w:rPr>
        <w:t xml:space="preserve">General Engineering Services for Water Main, Sewer and Storm Water Capital Program on an “On-Call” Basis </w:t>
      </w:r>
      <w:r w:rsidR="00A5633F" w:rsidRPr="004B55F2">
        <w:rPr>
          <w:rFonts w:ascii="Arial" w:hAnsi="Arial" w:cs="Arial"/>
          <w:b/>
          <w:kern w:val="20"/>
          <w:sz w:val="19"/>
          <w:szCs w:val="19"/>
        </w:rPr>
        <w:t>D</w:t>
      </w:r>
      <w:r w:rsidR="00FC3F9F" w:rsidRPr="004B55F2">
        <w:rPr>
          <w:rFonts w:ascii="Arial" w:hAnsi="Arial" w:cs="Arial"/>
          <w:b/>
          <w:kern w:val="20"/>
          <w:sz w:val="19"/>
          <w:szCs w:val="19"/>
        </w:rPr>
        <w:t xml:space="preserve">uring 2015 </w:t>
      </w:r>
      <w:r w:rsidR="00A5633F" w:rsidRPr="004B55F2">
        <w:rPr>
          <w:rFonts w:ascii="Arial" w:hAnsi="Arial" w:cs="Arial"/>
          <w:b/>
          <w:kern w:val="20"/>
          <w:sz w:val="19"/>
          <w:szCs w:val="19"/>
        </w:rPr>
        <w:t>through</w:t>
      </w:r>
      <w:r w:rsidR="00FC3F9F" w:rsidRPr="004B55F2">
        <w:rPr>
          <w:rFonts w:ascii="Arial" w:hAnsi="Arial" w:cs="Arial"/>
          <w:b/>
          <w:kern w:val="20"/>
          <w:sz w:val="19"/>
          <w:szCs w:val="19"/>
        </w:rPr>
        <w:t xml:space="preserve"> 2019, Philadelphia, PA - </w:t>
      </w:r>
      <w:r w:rsidR="00FC3F9F" w:rsidRPr="004B55F2">
        <w:rPr>
          <w:rFonts w:ascii="Arial" w:hAnsi="Arial" w:cs="Arial"/>
          <w:kern w:val="20"/>
          <w:sz w:val="19"/>
          <w:szCs w:val="19"/>
        </w:rPr>
        <w:t>Project Engineer responsible for</w:t>
      </w:r>
      <w:r w:rsidR="00FC3F9F" w:rsidRPr="004B55F2">
        <w:rPr>
          <w:rFonts w:ascii="Arial" w:hAnsi="Arial" w:cs="Arial"/>
          <w:b/>
          <w:kern w:val="20"/>
          <w:sz w:val="19"/>
          <w:szCs w:val="19"/>
        </w:rPr>
        <w:t xml:space="preserve"> </w:t>
      </w:r>
      <w:r w:rsidR="00FC3F9F" w:rsidRPr="004B55F2">
        <w:rPr>
          <w:rFonts w:ascii="Arial" w:hAnsi="Arial" w:cs="Arial"/>
          <w:sz w:val="19"/>
          <w:szCs w:val="19"/>
        </w:rPr>
        <w:t>the preparation of base plans for the construction and reconstruction of sewers, base plans for water mains, engineering services for sewers and water mains</w:t>
      </w:r>
      <w:r w:rsidR="00A5633F" w:rsidRPr="004B55F2">
        <w:rPr>
          <w:rFonts w:ascii="Arial" w:hAnsi="Arial" w:cs="Arial"/>
          <w:sz w:val="19"/>
          <w:szCs w:val="19"/>
        </w:rPr>
        <w:t>,</w:t>
      </w:r>
      <w:r w:rsidR="00FC3F9F" w:rsidRPr="004B55F2">
        <w:rPr>
          <w:rFonts w:ascii="Arial" w:hAnsi="Arial" w:cs="Arial"/>
          <w:sz w:val="19"/>
          <w:szCs w:val="19"/>
        </w:rPr>
        <w:t xml:space="preserve"> and </w:t>
      </w:r>
      <w:r w:rsidR="00A5633F" w:rsidRPr="004B55F2">
        <w:rPr>
          <w:rFonts w:ascii="Arial" w:hAnsi="Arial" w:cs="Arial"/>
          <w:sz w:val="19"/>
          <w:szCs w:val="19"/>
        </w:rPr>
        <w:t xml:space="preserve">provision of </w:t>
      </w:r>
      <w:r w:rsidR="00FC3F9F" w:rsidRPr="004B55F2">
        <w:rPr>
          <w:rFonts w:ascii="Arial" w:hAnsi="Arial" w:cs="Arial"/>
          <w:sz w:val="19"/>
          <w:szCs w:val="19"/>
        </w:rPr>
        <w:t>bid documents for required work</w:t>
      </w:r>
      <w:r w:rsidR="00A5633F" w:rsidRPr="004B55F2">
        <w:rPr>
          <w:rFonts w:ascii="Arial" w:hAnsi="Arial" w:cs="Arial"/>
          <w:sz w:val="19"/>
          <w:szCs w:val="19"/>
        </w:rPr>
        <w:t>,</w:t>
      </w:r>
      <w:r w:rsidR="00FC3F9F" w:rsidRPr="004B55F2">
        <w:rPr>
          <w:rFonts w:ascii="Arial" w:hAnsi="Arial" w:cs="Arial"/>
          <w:sz w:val="19"/>
          <w:szCs w:val="19"/>
        </w:rPr>
        <w:t xml:space="preserve"> including plans, proposals</w:t>
      </w:r>
      <w:r w:rsidR="00A5633F" w:rsidRPr="004B55F2">
        <w:rPr>
          <w:rFonts w:ascii="Arial" w:hAnsi="Arial" w:cs="Arial"/>
          <w:sz w:val="19"/>
          <w:szCs w:val="19"/>
        </w:rPr>
        <w:t>,</w:t>
      </w:r>
      <w:r w:rsidR="00FC3F9F" w:rsidRPr="004B55F2">
        <w:rPr>
          <w:rFonts w:ascii="Arial" w:hAnsi="Arial" w:cs="Arial"/>
          <w:sz w:val="19"/>
          <w:szCs w:val="19"/>
        </w:rPr>
        <w:t xml:space="preserve"> and special specifications for the reconstruction and relay of sewer and water mains. Selected tasks also included green infrastructure design, ADA ramp design</w:t>
      </w:r>
      <w:r w:rsidR="00A5633F" w:rsidRPr="004B55F2">
        <w:rPr>
          <w:rFonts w:ascii="Arial" w:hAnsi="Arial" w:cs="Arial"/>
          <w:sz w:val="19"/>
          <w:szCs w:val="19"/>
        </w:rPr>
        <w:t>,</w:t>
      </w:r>
      <w:r w:rsidR="00FC3F9F" w:rsidRPr="004B55F2">
        <w:rPr>
          <w:rFonts w:ascii="Arial" w:hAnsi="Arial" w:cs="Arial"/>
          <w:sz w:val="19"/>
          <w:szCs w:val="19"/>
        </w:rPr>
        <w:t xml:space="preserve"> and roadway grading plans. To date, KSE has been assigned the following task under this “On-Call” agreement:</w:t>
      </w:r>
    </w:p>
    <w:p w:rsidR="00FC3F9F" w:rsidRPr="004B55F2" w:rsidRDefault="00FC3F9F" w:rsidP="004B55F2">
      <w:pPr>
        <w:ind w:left="1260" w:hanging="900"/>
        <w:jc w:val="both"/>
        <w:rPr>
          <w:rFonts w:ascii="Arial" w:hAnsi="Arial" w:cs="Arial"/>
          <w:b/>
          <w:sz w:val="19"/>
          <w:szCs w:val="19"/>
        </w:rPr>
      </w:pPr>
      <w:r w:rsidRPr="004B55F2">
        <w:rPr>
          <w:rFonts w:ascii="Arial" w:hAnsi="Arial" w:cs="Arial"/>
          <w:b/>
          <w:bCs/>
          <w:color w:val="000000"/>
          <w:sz w:val="19"/>
          <w:szCs w:val="19"/>
        </w:rPr>
        <w:t>Task 7:</w:t>
      </w:r>
      <w:r w:rsidRPr="004B55F2">
        <w:rPr>
          <w:rFonts w:ascii="Arial" w:hAnsi="Arial" w:cs="Arial"/>
          <w:b/>
          <w:bCs/>
          <w:color w:val="000000"/>
          <w:sz w:val="19"/>
          <w:szCs w:val="19"/>
        </w:rPr>
        <w:tab/>
        <w:t>Work No. W-20448-D, Shawmont Avenue and Eva Street ADA Ramp Design and Sidewalk Grading, in Philadelphia, PA</w:t>
      </w:r>
      <w:r w:rsidRPr="004B55F2">
        <w:rPr>
          <w:rFonts w:ascii="Arial" w:hAnsi="Arial" w:cs="Arial"/>
          <w:color w:val="000000"/>
          <w:sz w:val="19"/>
          <w:szCs w:val="19"/>
        </w:rPr>
        <w:t xml:space="preserve"> -</w:t>
      </w:r>
      <w:r w:rsidRPr="004B55F2">
        <w:rPr>
          <w:rFonts w:ascii="Arial" w:hAnsi="Arial" w:cs="Arial"/>
          <w:b/>
          <w:bCs/>
          <w:color w:val="000000"/>
          <w:sz w:val="19"/>
          <w:szCs w:val="19"/>
        </w:rPr>
        <w:t xml:space="preserve"> </w:t>
      </w:r>
      <w:r w:rsidRPr="004B55F2">
        <w:rPr>
          <w:rFonts w:ascii="Arial" w:hAnsi="Arial" w:cs="Arial"/>
          <w:color w:val="000000"/>
          <w:sz w:val="19"/>
          <w:szCs w:val="19"/>
        </w:rPr>
        <w:t>T</w:t>
      </w:r>
      <w:r w:rsidRPr="004B55F2">
        <w:rPr>
          <w:rFonts w:ascii="Arial" w:hAnsi="Arial" w:cs="Arial"/>
          <w:bCs/>
          <w:sz w:val="19"/>
          <w:szCs w:val="19"/>
        </w:rPr>
        <w:t xml:space="preserve">he scope of work included field survey, the preparation of base plans, design of </w:t>
      </w:r>
      <w:r w:rsidR="007328D3" w:rsidRPr="004B55F2">
        <w:rPr>
          <w:rFonts w:ascii="Arial" w:hAnsi="Arial" w:cs="Arial"/>
          <w:bCs/>
          <w:sz w:val="19"/>
          <w:szCs w:val="19"/>
        </w:rPr>
        <w:t>five</w:t>
      </w:r>
      <w:r w:rsidRPr="004B55F2">
        <w:rPr>
          <w:rFonts w:ascii="Arial" w:hAnsi="Arial" w:cs="Arial"/>
          <w:bCs/>
          <w:sz w:val="19"/>
          <w:szCs w:val="19"/>
        </w:rPr>
        <w:t xml:space="preserve"> ADA ramps, and roadway grading for one block of Shawmont Avenue and one block of Eva Street. </w:t>
      </w:r>
      <w:r w:rsidR="007328D3" w:rsidRPr="004B55F2">
        <w:rPr>
          <w:rFonts w:ascii="Arial" w:hAnsi="Arial" w:cs="Arial"/>
          <w:bCs/>
          <w:sz w:val="19"/>
          <w:szCs w:val="19"/>
        </w:rPr>
        <w:t xml:space="preserve"> </w:t>
      </w:r>
      <w:r w:rsidRPr="004B55F2">
        <w:rPr>
          <w:rFonts w:ascii="Arial" w:hAnsi="Arial" w:cs="Arial"/>
          <w:bCs/>
          <w:sz w:val="19"/>
          <w:szCs w:val="19"/>
        </w:rPr>
        <w:t>(2016).</w:t>
      </w:r>
    </w:p>
    <w:p w:rsidR="00FC3F9F" w:rsidRPr="004B55F2" w:rsidRDefault="00A5633F" w:rsidP="004B55F2">
      <w:pPr>
        <w:jc w:val="both"/>
        <w:rPr>
          <w:rFonts w:ascii="Arial" w:hAnsi="Arial" w:cs="Arial"/>
          <w:bCs/>
          <w:i/>
          <w:iCs/>
          <w:sz w:val="19"/>
          <w:szCs w:val="19"/>
        </w:rPr>
      </w:pPr>
      <w:r w:rsidRPr="004B55F2">
        <w:rPr>
          <w:rFonts w:ascii="Arial" w:hAnsi="Arial" w:cs="Arial"/>
          <w:bCs/>
          <w:i/>
          <w:iCs/>
          <w:sz w:val="19"/>
          <w:szCs w:val="19"/>
        </w:rPr>
        <w:t xml:space="preserve">Ref.: </w:t>
      </w:r>
      <w:r w:rsidR="00FC3F9F" w:rsidRPr="004B55F2">
        <w:rPr>
          <w:rFonts w:ascii="Arial" w:hAnsi="Arial" w:cs="Arial"/>
          <w:bCs/>
          <w:i/>
          <w:iCs/>
          <w:sz w:val="19"/>
          <w:szCs w:val="19"/>
        </w:rPr>
        <w:t>Frank Mawson, Jr. PE, Philadelphia Water Department, The ARAMARK Tower, 1101 Market Street, Philadelphia, PA 19107, 215</w:t>
      </w:r>
      <w:r w:rsidRPr="004B55F2">
        <w:rPr>
          <w:rFonts w:ascii="Arial" w:hAnsi="Arial" w:cs="Arial"/>
          <w:bCs/>
          <w:i/>
          <w:iCs/>
          <w:sz w:val="19"/>
          <w:szCs w:val="19"/>
        </w:rPr>
        <w:t>.</w:t>
      </w:r>
      <w:r w:rsidR="00FC3F9F" w:rsidRPr="004B55F2">
        <w:rPr>
          <w:rFonts w:ascii="Arial" w:hAnsi="Arial" w:cs="Arial"/>
          <w:bCs/>
          <w:i/>
          <w:iCs/>
          <w:sz w:val="19"/>
          <w:szCs w:val="19"/>
        </w:rPr>
        <w:t>685</w:t>
      </w:r>
      <w:r w:rsidRPr="004B55F2">
        <w:rPr>
          <w:rFonts w:ascii="Arial" w:hAnsi="Arial" w:cs="Arial"/>
          <w:bCs/>
          <w:i/>
          <w:iCs/>
          <w:sz w:val="19"/>
          <w:szCs w:val="19"/>
        </w:rPr>
        <w:t>.</w:t>
      </w:r>
      <w:r w:rsidR="00FC3F9F" w:rsidRPr="004B55F2">
        <w:rPr>
          <w:rFonts w:ascii="Arial" w:hAnsi="Arial" w:cs="Arial"/>
          <w:bCs/>
          <w:i/>
          <w:iCs/>
          <w:sz w:val="19"/>
          <w:szCs w:val="19"/>
        </w:rPr>
        <w:t xml:space="preserve">6279 </w:t>
      </w:r>
    </w:p>
    <w:p w:rsidR="00455043" w:rsidRPr="004B55F2" w:rsidRDefault="00455043" w:rsidP="00455043">
      <w:pPr>
        <w:pStyle w:val="ListBullet"/>
        <w:numPr>
          <w:ilvl w:val="0"/>
          <w:numId w:val="0"/>
        </w:numPr>
        <w:spacing w:after="0" w:line="240" w:lineRule="auto"/>
        <w:jc w:val="both"/>
        <w:rPr>
          <w:rFonts w:ascii="Arial" w:hAnsi="Arial" w:cs="Arial"/>
          <w:b/>
          <w:bCs/>
          <w:sz w:val="19"/>
          <w:szCs w:val="19"/>
        </w:rPr>
      </w:pPr>
    </w:p>
    <w:p w:rsidR="00A5633F" w:rsidRPr="004B55F2" w:rsidRDefault="00A5633F" w:rsidP="004B55F2">
      <w:pPr>
        <w:pStyle w:val="ListBullet"/>
        <w:numPr>
          <w:ilvl w:val="0"/>
          <w:numId w:val="0"/>
        </w:numPr>
        <w:pBdr>
          <w:top w:val="single" w:sz="4" w:space="1" w:color="auto"/>
        </w:pBdr>
        <w:spacing w:after="0" w:line="240" w:lineRule="auto"/>
        <w:jc w:val="both"/>
        <w:rPr>
          <w:rFonts w:ascii="Arial" w:hAnsi="Arial" w:cs="Arial"/>
          <w:b/>
          <w:bCs/>
          <w:color w:val="FF0000"/>
          <w:sz w:val="19"/>
          <w:szCs w:val="19"/>
          <w:highlight w:val="yellow"/>
        </w:rPr>
      </w:pPr>
      <w:r w:rsidRPr="004B55F2">
        <w:rPr>
          <w:rFonts w:ascii="Arial" w:hAnsi="Arial" w:cs="Arial"/>
          <w:b/>
          <w:bCs/>
          <w:color w:val="FF0000"/>
          <w:sz w:val="19"/>
          <w:szCs w:val="19"/>
          <w:highlight w:val="yellow"/>
        </w:rPr>
        <w:t>Transportation:</w:t>
      </w:r>
    </w:p>
    <w:p w:rsidR="00FC3F9F" w:rsidRPr="004B55F2" w:rsidRDefault="00FC3F9F" w:rsidP="00FC3F9F">
      <w:pPr>
        <w:pStyle w:val="ListBullet"/>
        <w:numPr>
          <w:ilvl w:val="0"/>
          <w:numId w:val="0"/>
        </w:numPr>
        <w:spacing w:after="0" w:line="240" w:lineRule="auto"/>
        <w:jc w:val="both"/>
        <w:rPr>
          <w:rFonts w:ascii="Arial" w:hAnsi="Arial" w:cs="Arial"/>
          <w:b/>
          <w:bCs/>
          <w:color w:val="FF0000"/>
          <w:sz w:val="19"/>
          <w:szCs w:val="19"/>
        </w:rPr>
      </w:pPr>
    </w:p>
    <w:p w:rsidR="00125A01" w:rsidRPr="004B55F2" w:rsidRDefault="00125A01" w:rsidP="00125A01">
      <w:pPr>
        <w:pStyle w:val="ListBullet"/>
        <w:numPr>
          <w:ilvl w:val="0"/>
          <w:numId w:val="0"/>
        </w:numPr>
        <w:spacing w:after="0" w:line="240" w:lineRule="auto"/>
        <w:jc w:val="both"/>
        <w:rPr>
          <w:rFonts w:ascii="Arial" w:hAnsi="Arial" w:cs="Arial"/>
          <w:sz w:val="19"/>
          <w:szCs w:val="19"/>
        </w:rPr>
      </w:pPr>
      <w:r w:rsidRPr="004B55F2">
        <w:rPr>
          <w:rFonts w:ascii="Arial" w:hAnsi="Arial" w:cs="Arial"/>
          <w:b/>
          <w:bCs/>
          <w:sz w:val="19"/>
          <w:szCs w:val="19"/>
          <w:highlight w:val="yellow"/>
        </w:rPr>
        <w:t>2019-2306-10</w:t>
      </w:r>
      <w:r w:rsidRPr="004B55F2">
        <w:rPr>
          <w:rFonts w:ascii="Arial" w:hAnsi="Arial" w:cs="Arial"/>
          <w:b/>
          <w:bCs/>
          <w:sz w:val="19"/>
          <w:szCs w:val="19"/>
        </w:rPr>
        <w:t xml:space="preserve"> –</w:t>
      </w:r>
      <w:r w:rsidR="007328D3" w:rsidRPr="004B55F2">
        <w:rPr>
          <w:rFonts w:ascii="Arial" w:hAnsi="Arial" w:cs="Arial"/>
          <w:b/>
          <w:bCs/>
          <w:sz w:val="19"/>
          <w:szCs w:val="19"/>
        </w:rPr>
        <w:t xml:space="preserve"> </w:t>
      </w:r>
      <w:r w:rsidR="008067B5" w:rsidRPr="004B55F2">
        <w:rPr>
          <w:rFonts w:ascii="Arial" w:hAnsi="Arial" w:cs="Arial"/>
          <w:b/>
          <w:bCs/>
          <w:sz w:val="19"/>
          <w:szCs w:val="19"/>
        </w:rPr>
        <w:t xml:space="preserve">PWD, </w:t>
      </w:r>
      <w:r w:rsidRPr="004B55F2">
        <w:rPr>
          <w:rFonts w:ascii="Arial" w:hAnsi="Arial" w:cs="Arial"/>
          <w:b/>
          <w:bCs/>
          <w:sz w:val="19"/>
          <w:szCs w:val="19"/>
        </w:rPr>
        <w:t>General Engineering Services for Water and Sewer Mains – Cresheim Valley Drive Detour</w:t>
      </w:r>
      <w:r w:rsidR="008067B5" w:rsidRPr="004B55F2">
        <w:rPr>
          <w:rFonts w:ascii="Arial" w:hAnsi="Arial" w:cs="Arial"/>
          <w:b/>
          <w:bCs/>
          <w:sz w:val="19"/>
          <w:szCs w:val="19"/>
        </w:rPr>
        <w:t>, Philadelphia, PA</w:t>
      </w:r>
      <w:r w:rsidRPr="004B55F2">
        <w:rPr>
          <w:rFonts w:ascii="Arial" w:hAnsi="Arial" w:cs="Arial"/>
          <w:sz w:val="19"/>
          <w:szCs w:val="19"/>
        </w:rPr>
        <w:t xml:space="preserve"> </w:t>
      </w:r>
      <w:r w:rsidR="007328D3" w:rsidRPr="004B55F2">
        <w:rPr>
          <w:rFonts w:ascii="Arial" w:hAnsi="Arial" w:cs="Arial"/>
          <w:b/>
          <w:bCs/>
          <w:sz w:val="19"/>
          <w:szCs w:val="19"/>
        </w:rPr>
        <w:t>-</w:t>
      </w:r>
      <w:r w:rsidR="007328D3" w:rsidRPr="004B55F2">
        <w:rPr>
          <w:rFonts w:ascii="Arial" w:hAnsi="Arial" w:cs="Arial"/>
          <w:sz w:val="19"/>
          <w:szCs w:val="19"/>
        </w:rPr>
        <w:t xml:space="preserve"> </w:t>
      </w:r>
      <w:r w:rsidRPr="004B55F2">
        <w:rPr>
          <w:rFonts w:ascii="Arial" w:hAnsi="Arial" w:cs="Arial"/>
          <w:sz w:val="19"/>
          <w:szCs w:val="19"/>
        </w:rPr>
        <w:t xml:space="preserve">Project Engineer responsible for the design of a traffic control plan for the construction of a sewer main in the West Mount Airy </w:t>
      </w:r>
      <w:r w:rsidR="0040574A" w:rsidRPr="004B55F2">
        <w:rPr>
          <w:rFonts w:ascii="Arial" w:hAnsi="Arial" w:cs="Arial"/>
          <w:sz w:val="19"/>
          <w:szCs w:val="19"/>
        </w:rPr>
        <w:t>neighborhood</w:t>
      </w:r>
      <w:r w:rsidRPr="004B55F2">
        <w:rPr>
          <w:rFonts w:ascii="Arial" w:hAnsi="Arial" w:cs="Arial"/>
          <w:sz w:val="19"/>
          <w:szCs w:val="19"/>
        </w:rPr>
        <w:t xml:space="preserve"> of the City. The design was for a detour plan through the City. A detour plan </w:t>
      </w:r>
      <w:r w:rsidR="002E05BC" w:rsidRPr="004B55F2">
        <w:rPr>
          <w:rFonts w:ascii="Arial" w:hAnsi="Arial" w:cs="Arial"/>
          <w:sz w:val="19"/>
          <w:szCs w:val="19"/>
        </w:rPr>
        <w:t xml:space="preserve">depicting the detour route </w:t>
      </w:r>
      <w:r w:rsidRPr="004B55F2">
        <w:rPr>
          <w:rFonts w:ascii="Arial" w:hAnsi="Arial" w:cs="Arial"/>
          <w:sz w:val="19"/>
          <w:szCs w:val="19"/>
        </w:rPr>
        <w:t xml:space="preserve">was developed for approval by the City of Philadelphia Department of Streets. </w:t>
      </w:r>
      <w:r w:rsidR="002E05BC" w:rsidRPr="004B55F2">
        <w:rPr>
          <w:rFonts w:ascii="Arial" w:hAnsi="Arial" w:cs="Arial"/>
          <w:sz w:val="19"/>
          <w:szCs w:val="19"/>
        </w:rPr>
        <w:t xml:space="preserve"> </w:t>
      </w:r>
      <w:r w:rsidRPr="004B55F2">
        <w:rPr>
          <w:rFonts w:ascii="Arial" w:hAnsi="Arial" w:cs="Arial"/>
          <w:sz w:val="19"/>
          <w:szCs w:val="19"/>
        </w:rPr>
        <w:t>(2020</w:t>
      </w:r>
      <w:r w:rsidR="002E05BC" w:rsidRPr="004B55F2">
        <w:rPr>
          <w:rFonts w:ascii="Arial" w:hAnsi="Arial" w:cs="Arial"/>
          <w:sz w:val="19"/>
          <w:szCs w:val="19"/>
        </w:rPr>
        <w:t xml:space="preserve"> </w:t>
      </w:r>
      <w:r w:rsidRPr="004B55F2">
        <w:rPr>
          <w:rFonts w:ascii="Arial" w:hAnsi="Arial" w:cs="Arial"/>
          <w:sz w:val="19"/>
          <w:szCs w:val="19"/>
        </w:rPr>
        <w:t>-</w:t>
      </w:r>
      <w:r w:rsidR="002E05BC" w:rsidRPr="004B55F2">
        <w:rPr>
          <w:rFonts w:ascii="Arial" w:hAnsi="Arial" w:cs="Arial"/>
          <w:sz w:val="19"/>
          <w:szCs w:val="19"/>
        </w:rPr>
        <w:t xml:space="preserve"> </w:t>
      </w:r>
      <w:r w:rsidRPr="004B55F2">
        <w:rPr>
          <w:rFonts w:ascii="Arial" w:hAnsi="Arial" w:cs="Arial"/>
          <w:sz w:val="19"/>
          <w:szCs w:val="19"/>
        </w:rPr>
        <w:t>2021)</w:t>
      </w:r>
    </w:p>
    <w:p w:rsidR="00125A01" w:rsidRPr="004B55F2" w:rsidRDefault="00125A01" w:rsidP="00066278">
      <w:pPr>
        <w:pStyle w:val="ListBullet"/>
        <w:numPr>
          <w:ilvl w:val="0"/>
          <w:numId w:val="0"/>
        </w:numPr>
        <w:spacing w:after="0" w:line="240" w:lineRule="auto"/>
        <w:jc w:val="both"/>
        <w:rPr>
          <w:rFonts w:ascii="Arial" w:hAnsi="Arial" w:cs="Arial"/>
          <w:b/>
          <w:bCs/>
          <w:sz w:val="19"/>
          <w:szCs w:val="19"/>
          <w:highlight w:val="green"/>
        </w:rPr>
      </w:pPr>
    </w:p>
    <w:p w:rsidR="002E05BC" w:rsidRPr="004B55F2" w:rsidRDefault="00E31F7B" w:rsidP="00066278">
      <w:pPr>
        <w:pStyle w:val="ListBullet"/>
        <w:numPr>
          <w:ilvl w:val="0"/>
          <w:numId w:val="0"/>
        </w:numPr>
        <w:spacing w:after="0" w:line="240" w:lineRule="auto"/>
        <w:jc w:val="both"/>
        <w:rPr>
          <w:rFonts w:ascii="Arial" w:hAnsi="Arial" w:cs="Arial"/>
          <w:sz w:val="19"/>
          <w:szCs w:val="19"/>
        </w:rPr>
      </w:pPr>
      <w:r w:rsidRPr="004B55F2">
        <w:rPr>
          <w:rFonts w:ascii="Arial" w:hAnsi="Arial" w:cs="Arial"/>
          <w:b/>
          <w:bCs/>
          <w:sz w:val="19"/>
          <w:szCs w:val="19"/>
          <w:highlight w:val="yellow"/>
        </w:rPr>
        <w:t xml:space="preserve">2017-2028-01 </w:t>
      </w:r>
      <w:r w:rsidRPr="004B55F2">
        <w:rPr>
          <w:rFonts w:ascii="Arial" w:hAnsi="Arial" w:cs="Arial"/>
          <w:b/>
          <w:bCs/>
          <w:sz w:val="19"/>
          <w:szCs w:val="19"/>
        </w:rPr>
        <w:t xml:space="preserve">– </w:t>
      </w:r>
      <w:r w:rsidR="004005CE" w:rsidRPr="004B55F2">
        <w:rPr>
          <w:rFonts w:ascii="Arial" w:hAnsi="Arial" w:cs="Arial"/>
          <w:b/>
          <w:bCs/>
          <w:sz w:val="19"/>
          <w:szCs w:val="19"/>
        </w:rPr>
        <w:t>Delaware River Port Authority</w:t>
      </w:r>
      <w:r w:rsidR="008067B5" w:rsidRPr="004B55F2">
        <w:rPr>
          <w:rFonts w:ascii="Arial" w:hAnsi="Arial" w:cs="Arial"/>
          <w:b/>
          <w:bCs/>
          <w:sz w:val="19"/>
          <w:szCs w:val="19"/>
        </w:rPr>
        <w:t xml:space="preserve"> (DRPA), </w:t>
      </w:r>
      <w:r w:rsidRPr="004B55F2">
        <w:rPr>
          <w:rFonts w:ascii="Arial" w:hAnsi="Arial" w:cs="Arial"/>
          <w:b/>
          <w:bCs/>
          <w:sz w:val="19"/>
          <w:szCs w:val="19"/>
        </w:rPr>
        <w:t>Ben Franklin Bridge 5th Street Pedestrian Access</w:t>
      </w:r>
      <w:r w:rsidR="008067B5" w:rsidRPr="004B55F2">
        <w:rPr>
          <w:rFonts w:ascii="Arial" w:hAnsi="Arial" w:cs="Arial"/>
          <w:b/>
          <w:bCs/>
          <w:sz w:val="19"/>
          <w:szCs w:val="19"/>
        </w:rPr>
        <w:t>, Philadelphia, PA</w:t>
      </w:r>
      <w:r w:rsidR="004005CE" w:rsidRPr="004B55F2">
        <w:rPr>
          <w:rFonts w:ascii="Arial" w:hAnsi="Arial" w:cs="Arial"/>
          <w:sz w:val="19"/>
          <w:szCs w:val="19"/>
        </w:rPr>
        <w:t xml:space="preserve"> </w:t>
      </w:r>
      <w:r w:rsidR="002E05BC" w:rsidRPr="004B55F2">
        <w:rPr>
          <w:rFonts w:ascii="Arial" w:hAnsi="Arial" w:cs="Arial"/>
          <w:b/>
          <w:bCs/>
          <w:sz w:val="19"/>
          <w:szCs w:val="19"/>
        </w:rPr>
        <w:t>-</w:t>
      </w:r>
      <w:r w:rsidR="004005CE" w:rsidRPr="004B55F2">
        <w:rPr>
          <w:rFonts w:ascii="Arial" w:hAnsi="Arial" w:cs="Arial"/>
          <w:sz w:val="19"/>
          <w:szCs w:val="19"/>
        </w:rPr>
        <w:t xml:space="preserve"> Project Engineer responsible for the development of </w:t>
      </w:r>
      <w:r w:rsidR="001A7ABA" w:rsidRPr="004B55F2">
        <w:rPr>
          <w:rFonts w:ascii="Arial" w:hAnsi="Arial" w:cs="Arial"/>
          <w:sz w:val="19"/>
          <w:szCs w:val="19"/>
        </w:rPr>
        <w:t xml:space="preserve">plans, specifications, and engineer’s cost estimate for a Pedestrian Safety Improvement Project near the Philadelphia Approach </w:t>
      </w:r>
      <w:r w:rsidR="002E05BC" w:rsidRPr="004B55F2">
        <w:rPr>
          <w:rFonts w:ascii="Arial" w:hAnsi="Arial" w:cs="Arial"/>
          <w:sz w:val="19"/>
          <w:szCs w:val="19"/>
        </w:rPr>
        <w:t>to</w:t>
      </w:r>
      <w:r w:rsidR="001A7ABA" w:rsidRPr="004B55F2">
        <w:rPr>
          <w:rFonts w:ascii="Arial" w:hAnsi="Arial" w:cs="Arial"/>
          <w:sz w:val="19"/>
          <w:szCs w:val="19"/>
        </w:rPr>
        <w:t xml:space="preserve"> the Benjamin Franklin Bridge. The improvements included realigning the existing curbline to reduce the pedestrian crossing distance, adding signing and pavement markings to improve pedestrian visibility, and design</w:t>
      </w:r>
      <w:r w:rsidR="002E05BC" w:rsidRPr="004B55F2">
        <w:rPr>
          <w:rFonts w:ascii="Arial" w:hAnsi="Arial" w:cs="Arial"/>
          <w:sz w:val="19"/>
          <w:szCs w:val="19"/>
        </w:rPr>
        <w:t>ing</w:t>
      </w:r>
      <w:r w:rsidR="001A7ABA" w:rsidRPr="004B55F2">
        <w:rPr>
          <w:rFonts w:ascii="Arial" w:hAnsi="Arial" w:cs="Arial"/>
          <w:sz w:val="19"/>
          <w:szCs w:val="19"/>
        </w:rPr>
        <w:t xml:space="preserve"> new ADA-accessible curb ramps. </w:t>
      </w:r>
      <w:r w:rsidR="004005CE" w:rsidRPr="004B55F2">
        <w:rPr>
          <w:rFonts w:ascii="Arial" w:hAnsi="Arial" w:cs="Arial"/>
          <w:sz w:val="19"/>
          <w:szCs w:val="19"/>
        </w:rPr>
        <w:t>(2018</w:t>
      </w:r>
      <w:r w:rsidR="002E05BC" w:rsidRPr="004B55F2">
        <w:rPr>
          <w:rFonts w:ascii="Arial" w:hAnsi="Arial" w:cs="Arial"/>
          <w:sz w:val="19"/>
          <w:szCs w:val="19"/>
        </w:rPr>
        <w:t xml:space="preserve"> </w:t>
      </w:r>
      <w:r w:rsidR="004005CE" w:rsidRPr="004B55F2">
        <w:rPr>
          <w:rFonts w:ascii="Arial" w:hAnsi="Arial" w:cs="Arial"/>
          <w:sz w:val="19"/>
          <w:szCs w:val="19"/>
        </w:rPr>
        <w:t>-</w:t>
      </w:r>
      <w:r w:rsidR="002E05BC" w:rsidRPr="004B55F2">
        <w:rPr>
          <w:rFonts w:ascii="Arial" w:hAnsi="Arial" w:cs="Arial"/>
          <w:sz w:val="19"/>
          <w:szCs w:val="19"/>
        </w:rPr>
        <w:t xml:space="preserve"> </w:t>
      </w:r>
      <w:r w:rsidR="004005CE" w:rsidRPr="004B55F2">
        <w:rPr>
          <w:rFonts w:ascii="Arial" w:hAnsi="Arial" w:cs="Arial"/>
          <w:sz w:val="19"/>
          <w:szCs w:val="19"/>
        </w:rPr>
        <w:t>2019)</w:t>
      </w:r>
    </w:p>
    <w:p w:rsidR="00E31F7B" w:rsidRPr="004B55F2" w:rsidRDefault="002E05BC" w:rsidP="00066278">
      <w:pPr>
        <w:pStyle w:val="ListBullet"/>
        <w:numPr>
          <w:ilvl w:val="0"/>
          <w:numId w:val="0"/>
        </w:numPr>
        <w:spacing w:after="0" w:line="240" w:lineRule="auto"/>
        <w:jc w:val="both"/>
        <w:rPr>
          <w:rFonts w:ascii="Arial" w:hAnsi="Arial" w:cs="Arial"/>
          <w:i/>
          <w:iCs/>
          <w:sz w:val="19"/>
          <w:szCs w:val="19"/>
        </w:rPr>
      </w:pPr>
      <w:r w:rsidRPr="004B55F2">
        <w:rPr>
          <w:rFonts w:ascii="Arial" w:hAnsi="Arial" w:cs="Arial"/>
          <w:i/>
          <w:iCs/>
          <w:sz w:val="19"/>
          <w:szCs w:val="19"/>
        </w:rPr>
        <w:t xml:space="preserve">Ref.: </w:t>
      </w:r>
      <w:r w:rsidR="001A7ABA" w:rsidRPr="004B55F2">
        <w:rPr>
          <w:rFonts w:ascii="Arial" w:hAnsi="Arial" w:cs="Arial"/>
          <w:i/>
          <w:iCs/>
          <w:sz w:val="19"/>
          <w:szCs w:val="19"/>
        </w:rPr>
        <w:t>Elisabeth L. Klawunn, P.E., Project Manager, Delaware River Port Authority, One Port Center, 2 Riverside Drive, PO Box 1949, Camden, NJ 08101-1949</w:t>
      </w:r>
    </w:p>
    <w:p w:rsidR="00E31F7B" w:rsidRPr="004B55F2" w:rsidRDefault="00E31F7B" w:rsidP="00066278">
      <w:pPr>
        <w:pStyle w:val="ListBullet"/>
        <w:numPr>
          <w:ilvl w:val="0"/>
          <w:numId w:val="0"/>
        </w:numPr>
        <w:spacing w:after="0" w:line="240" w:lineRule="auto"/>
        <w:jc w:val="both"/>
        <w:rPr>
          <w:rFonts w:ascii="Arial" w:hAnsi="Arial" w:cs="Arial"/>
          <w:b/>
          <w:bCs/>
          <w:sz w:val="19"/>
          <w:szCs w:val="19"/>
        </w:rPr>
      </w:pPr>
    </w:p>
    <w:p w:rsidR="00E31F7B" w:rsidRPr="004B55F2" w:rsidRDefault="00E31F7B" w:rsidP="00066278">
      <w:pPr>
        <w:pStyle w:val="ListBullet"/>
        <w:numPr>
          <w:ilvl w:val="0"/>
          <w:numId w:val="0"/>
        </w:numPr>
        <w:spacing w:after="0" w:line="240" w:lineRule="auto"/>
        <w:jc w:val="both"/>
        <w:rPr>
          <w:rFonts w:ascii="Arial" w:hAnsi="Arial" w:cs="Arial"/>
          <w:sz w:val="19"/>
          <w:szCs w:val="19"/>
        </w:rPr>
      </w:pPr>
      <w:r w:rsidRPr="004B55F2">
        <w:rPr>
          <w:rFonts w:ascii="Arial" w:hAnsi="Arial" w:cs="Arial"/>
          <w:b/>
          <w:bCs/>
          <w:sz w:val="19"/>
          <w:szCs w:val="19"/>
          <w:highlight w:val="yellow"/>
        </w:rPr>
        <w:t>2017-2033-01</w:t>
      </w:r>
      <w:r w:rsidRPr="004B55F2">
        <w:rPr>
          <w:rFonts w:ascii="Arial" w:hAnsi="Arial" w:cs="Arial"/>
          <w:b/>
          <w:bCs/>
          <w:sz w:val="19"/>
          <w:szCs w:val="19"/>
        </w:rPr>
        <w:t xml:space="preserve"> – Phila</w:t>
      </w:r>
      <w:r w:rsidR="00042992" w:rsidRPr="004B55F2">
        <w:rPr>
          <w:rFonts w:ascii="Arial" w:hAnsi="Arial" w:cs="Arial"/>
          <w:b/>
          <w:bCs/>
          <w:sz w:val="19"/>
          <w:szCs w:val="19"/>
        </w:rPr>
        <w:t xml:space="preserve">delphia Regional </w:t>
      </w:r>
      <w:r w:rsidRPr="004B55F2">
        <w:rPr>
          <w:rFonts w:ascii="Arial" w:hAnsi="Arial" w:cs="Arial"/>
          <w:b/>
          <w:bCs/>
          <w:sz w:val="19"/>
          <w:szCs w:val="19"/>
        </w:rPr>
        <w:t>Port</w:t>
      </w:r>
      <w:r w:rsidR="00042992" w:rsidRPr="004B55F2">
        <w:rPr>
          <w:rFonts w:ascii="Arial" w:hAnsi="Arial" w:cs="Arial"/>
          <w:b/>
          <w:bCs/>
          <w:sz w:val="19"/>
          <w:szCs w:val="19"/>
        </w:rPr>
        <w:t xml:space="preserve"> Authority</w:t>
      </w:r>
      <w:r w:rsidR="008067B5" w:rsidRPr="004B55F2">
        <w:rPr>
          <w:rFonts w:ascii="Arial" w:hAnsi="Arial" w:cs="Arial"/>
          <w:b/>
          <w:bCs/>
          <w:sz w:val="19"/>
          <w:szCs w:val="19"/>
        </w:rPr>
        <w:t xml:space="preserve">, </w:t>
      </w:r>
      <w:r w:rsidRPr="004B55F2">
        <w:rPr>
          <w:rFonts w:ascii="Arial" w:hAnsi="Arial" w:cs="Arial"/>
          <w:b/>
          <w:bCs/>
          <w:sz w:val="19"/>
          <w:szCs w:val="19"/>
        </w:rPr>
        <w:t>Auto Port Terminal, Site 2</w:t>
      </w:r>
      <w:r w:rsidR="008067B5" w:rsidRPr="004B55F2">
        <w:rPr>
          <w:rFonts w:ascii="Arial" w:hAnsi="Arial" w:cs="Arial"/>
          <w:b/>
          <w:bCs/>
          <w:sz w:val="19"/>
          <w:szCs w:val="19"/>
        </w:rPr>
        <w:t xml:space="preserve">, Philadelphia, PA - </w:t>
      </w:r>
      <w:r w:rsidR="004569D6" w:rsidRPr="004B55F2">
        <w:rPr>
          <w:rFonts w:ascii="Arial" w:hAnsi="Arial" w:cs="Arial"/>
          <w:sz w:val="19"/>
          <w:szCs w:val="19"/>
        </w:rPr>
        <w:t>Project Engineer</w:t>
      </w:r>
      <w:r w:rsidR="00E10640" w:rsidRPr="004B55F2">
        <w:rPr>
          <w:rFonts w:ascii="Arial" w:hAnsi="Arial" w:cs="Arial"/>
          <w:sz w:val="19"/>
          <w:szCs w:val="19"/>
        </w:rPr>
        <w:t xml:space="preserve"> on the development of the </w:t>
      </w:r>
      <w:r w:rsidR="00401C0B" w:rsidRPr="004B55F2">
        <w:rPr>
          <w:rFonts w:ascii="Arial" w:hAnsi="Arial" w:cs="Arial"/>
          <w:sz w:val="19"/>
          <w:szCs w:val="19"/>
        </w:rPr>
        <w:t>a</w:t>
      </w:r>
      <w:r w:rsidR="00E10640" w:rsidRPr="004B55F2">
        <w:rPr>
          <w:rFonts w:ascii="Arial" w:hAnsi="Arial" w:cs="Arial"/>
          <w:sz w:val="19"/>
          <w:szCs w:val="19"/>
        </w:rPr>
        <w:t>utomobile receiving center for PhilaPort. KSE was responsible for the site utilities, including potable water and sewer. Additionally, KSE completed the pavement marking plans for the site.</w:t>
      </w:r>
      <w:r w:rsidR="004569D6" w:rsidRPr="004B55F2">
        <w:rPr>
          <w:rFonts w:ascii="Arial" w:hAnsi="Arial" w:cs="Arial"/>
          <w:sz w:val="19"/>
          <w:szCs w:val="19"/>
        </w:rPr>
        <w:t xml:space="preserve"> </w:t>
      </w:r>
      <w:r w:rsidR="00042992" w:rsidRPr="004B55F2">
        <w:rPr>
          <w:rFonts w:ascii="Arial" w:hAnsi="Arial" w:cs="Arial"/>
          <w:sz w:val="19"/>
          <w:szCs w:val="19"/>
        </w:rPr>
        <w:t>(2018)</w:t>
      </w:r>
    </w:p>
    <w:p w:rsidR="00FC3F9F" w:rsidRPr="004B55F2" w:rsidRDefault="00FC3F9F" w:rsidP="00FC3F9F">
      <w:pPr>
        <w:pStyle w:val="ListBullet"/>
        <w:numPr>
          <w:ilvl w:val="0"/>
          <w:numId w:val="0"/>
        </w:numPr>
        <w:spacing w:after="0" w:line="240" w:lineRule="auto"/>
        <w:jc w:val="both"/>
        <w:rPr>
          <w:rFonts w:ascii="Arial" w:hAnsi="Arial" w:cs="Arial"/>
          <w:b/>
          <w:bCs/>
          <w:sz w:val="19"/>
          <w:szCs w:val="19"/>
        </w:rPr>
      </w:pPr>
    </w:p>
    <w:p w:rsidR="00FC3F9F" w:rsidRPr="004B55F2" w:rsidRDefault="00FC3F9F" w:rsidP="00FC3F9F">
      <w:pPr>
        <w:pStyle w:val="ListBullet"/>
        <w:numPr>
          <w:ilvl w:val="0"/>
          <w:numId w:val="0"/>
        </w:numPr>
        <w:spacing w:after="0" w:line="240" w:lineRule="auto"/>
        <w:jc w:val="both"/>
        <w:rPr>
          <w:rFonts w:ascii="Arial" w:hAnsi="Arial" w:cs="Arial"/>
          <w:sz w:val="19"/>
          <w:szCs w:val="19"/>
        </w:rPr>
      </w:pPr>
      <w:r w:rsidRPr="004B55F2">
        <w:rPr>
          <w:rFonts w:ascii="Arial" w:hAnsi="Arial" w:cs="Arial"/>
          <w:b/>
          <w:bCs/>
          <w:sz w:val="19"/>
          <w:szCs w:val="19"/>
          <w:highlight w:val="yellow"/>
        </w:rPr>
        <w:t>2017-2035</w:t>
      </w:r>
      <w:r w:rsidRPr="004B55F2">
        <w:rPr>
          <w:rFonts w:ascii="Arial" w:hAnsi="Arial" w:cs="Arial"/>
          <w:b/>
          <w:bCs/>
          <w:sz w:val="19"/>
          <w:szCs w:val="19"/>
        </w:rPr>
        <w:t xml:space="preserve"> –</w:t>
      </w:r>
      <w:r w:rsidR="00401C0B" w:rsidRPr="004B55F2">
        <w:rPr>
          <w:rFonts w:ascii="Arial" w:hAnsi="Arial" w:cs="Arial"/>
          <w:b/>
          <w:bCs/>
          <w:sz w:val="19"/>
          <w:szCs w:val="19"/>
        </w:rPr>
        <w:t xml:space="preserve"> </w:t>
      </w:r>
      <w:r w:rsidR="008067B5" w:rsidRPr="004B55F2">
        <w:rPr>
          <w:rFonts w:ascii="Arial" w:hAnsi="Arial" w:cs="Arial"/>
          <w:b/>
          <w:bCs/>
          <w:sz w:val="19"/>
          <w:szCs w:val="19"/>
        </w:rPr>
        <w:t>DRPA,</w:t>
      </w:r>
      <w:r w:rsidR="00503D62" w:rsidRPr="004B55F2">
        <w:rPr>
          <w:rFonts w:ascii="Arial" w:hAnsi="Arial" w:cs="Arial"/>
          <w:b/>
          <w:bCs/>
          <w:sz w:val="19"/>
          <w:szCs w:val="19"/>
        </w:rPr>
        <w:t xml:space="preserve"> </w:t>
      </w:r>
      <w:r w:rsidRPr="004B55F2">
        <w:rPr>
          <w:rFonts w:ascii="Arial" w:hAnsi="Arial" w:cs="Arial"/>
          <w:b/>
          <w:bCs/>
          <w:sz w:val="19"/>
          <w:szCs w:val="19"/>
        </w:rPr>
        <w:t>Ben Franklin Bridge Deck Resurfacing</w:t>
      </w:r>
      <w:r w:rsidR="008067B5" w:rsidRPr="004B55F2">
        <w:rPr>
          <w:rFonts w:ascii="Arial" w:hAnsi="Arial" w:cs="Arial"/>
          <w:b/>
          <w:bCs/>
          <w:sz w:val="19"/>
          <w:szCs w:val="19"/>
        </w:rPr>
        <w:t>, Philadelphia, PA</w:t>
      </w:r>
      <w:r w:rsidR="00503D62" w:rsidRPr="004B55F2">
        <w:rPr>
          <w:rFonts w:ascii="Arial" w:hAnsi="Arial" w:cs="Arial"/>
          <w:sz w:val="19"/>
          <w:szCs w:val="19"/>
        </w:rPr>
        <w:t xml:space="preserve"> </w:t>
      </w:r>
      <w:r w:rsidR="00401C0B" w:rsidRPr="004B55F2">
        <w:rPr>
          <w:rFonts w:ascii="Arial" w:hAnsi="Arial" w:cs="Arial"/>
          <w:b/>
          <w:bCs/>
          <w:sz w:val="19"/>
          <w:szCs w:val="19"/>
        </w:rPr>
        <w:t>-</w:t>
      </w:r>
      <w:r w:rsidR="00401C0B" w:rsidRPr="004B55F2">
        <w:rPr>
          <w:rFonts w:ascii="Arial" w:hAnsi="Arial" w:cs="Arial"/>
          <w:sz w:val="19"/>
          <w:szCs w:val="19"/>
        </w:rPr>
        <w:t xml:space="preserve"> </w:t>
      </w:r>
      <w:r w:rsidR="004569D6" w:rsidRPr="004B55F2">
        <w:rPr>
          <w:rFonts w:ascii="Arial" w:hAnsi="Arial" w:cs="Arial"/>
          <w:sz w:val="19"/>
          <w:szCs w:val="19"/>
        </w:rPr>
        <w:t>Project Engineer developing the traffic control</w:t>
      </w:r>
      <w:r w:rsidR="00401C0B" w:rsidRPr="004B55F2">
        <w:rPr>
          <w:rFonts w:ascii="Arial" w:hAnsi="Arial" w:cs="Arial"/>
          <w:sz w:val="19"/>
          <w:szCs w:val="19"/>
        </w:rPr>
        <w:t>,</w:t>
      </w:r>
      <w:r w:rsidR="004569D6" w:rsidRPr="004B55F2">
        <w:rPr>
          <w:rFonts w:ascii="Arial" w:hAnsi="Arial" w:cs="Arial"/>
          <w:sz w:val="19"/>
          <w:szCs w:val="19"/>
        </w:rPr>
        <w:t xml:space="preserve"> signing</w:t>
      </w:r>
      <w:r w:rsidR="00401C0B" w:rsidRPr="004B55F2">
        <w:rPr>
          <w:rFonts w:ascii="Arial" w:hAnsi="Arial" w:cs="Arial"/>
          <w:sz w:val="19"/>
          <w:szCs w:val="19"/>
        </w:rPr>
        <w:t>,</w:t>
      </w:r>
      <w:r w:rsidR="004569D6" w:rsidRPr="004B55F2">
        <w:rPr>
          <w:rFonts w:ascii="Arial" w:hAnsi="Arial" w:cs="Arial"/>
          <w:sz w:val="19"/>
          <w:szCs w:val="19"/>
        </w:rPr>
        <w:t xml:space="preserve"> and pavement marking plans for the resurfacing of the Benjamin Franklin Bridge </w:t>
      </w:r>
      <w:r w:rsidR="00401C0B" w:rsidRPr="004B55F2">
        <w:rPr>
          <w:rFonts w:ascii="Arial" w:hAnsi="Arial" w:cs="Arial"/>
          <w:sz w:val="19"/>
          <w:szCs w:val="19"/>
        </w:rPr>
        <w:t>b</w:t>
      </w:r>
      <w:r w:rsidR="004569D6" w:rsidRPr="004B55F2">
        <w:rPr>
          <w:rFonts w:ascii="Arial" w:hAnsi="Arial" w:cs="Arial"/>
          <w:sz w:val="19"/>
          <w:szCs w:val="19"/>
        </w:rPr>
        <w:t xml:space="preserve">etween Philadelphia, PA and Camden, NJ. Plans were completed in accordance with PennDOT standards and meeting DRPA requirements. </w:t>
      </w:r>
      <w:r w:rsidR="00401C0B" w:rsidRPr="004B55F2">
        <w:rPr>
          <w:rFonts w:ascii="Arial" w:hAnsi="Arial" w:cs="Arial"/>
          <w:sz w:val="19"/>
          <w:szCs w:val="19"/>
        </w:rPr>
        <w:t xml:space="preserve"> </w:t>
      </w:r>
      <w:r w:rsidR="00503D62" w:rsidRPr="004B55F2">
        <w:rPr>
          <w:rFonts w:ascii="Arial" w:hAnsi="Arial" w:cs="Arial"/>
          <w:sz w:val="19"/>
          <w:szCs w:val="19"/>
        </w:rPr>
        <w:t>(2018</w:t>
      </w:r>
      <w:r w:rsidR="00401C0B" w:rsidRPr="004B55F2">
        <w:rPr>
          <w:rFonts w:ascii="Arial" w:hAnsi="Arial" w:cs="Arial"/>
          <w:sz w:val="19"/>
          <w:szCs w:val="19"/>
        </w:rPr>
        <w:t xml:space="preserve"> </w:t>
      </w:r>
      <w:r w:rsidR="00503D62" w:rsidRPr="004B55F2">
        <w:rPr>
          <w:rFonts w:ascii="Arial" w:hAnsi="Arial" w:cs="Arial"/>
          <w:sz w:val="19"/>
          <w:szCs w:val="19"/>
        </w:rPr>
        <w:t>-</w:t>
      </w:r>
      <w:r w:rsidR="00401C0B" w:rsidRPr="004B55F2">
        <w:rPr>
          <w:rFonts w:ascii="Arial" w:hAnsi="Arial" w:cs="Arial"/>
          <w:sz w:val="19"/>
          <w:szCs w:val="19"/>
        </w:rPr>
        <w:t xml:space="preserve"> </w:t>
      </w:r>
      <w:r w:rsidR="00503D62" w:rsidRPr="004B55F2">
        <w:rPr>
          <w:rFonts w:ascii="Arial" w:hAnsi="Arial" w:cs="Arial"/>
          <w:sz w:val="19"/>
          <w:szCs w:val="19"/>
        </w:rPr>
        <w:t>2020)</w:t>
      </w:r>
    </w:p>
    <w:p w:rsidR="00FC3F9F" w:rsidRPr="004B55F2" w:rsidRDefault="00FC3F9F" w:rsidP="00FC3F9F">
      <w:pPr>
        <w:jc w:val="both"/>
        <w:rPr>
          <w:rFonts w:ascii="Arial" w:hAnsi="Arial" w:cs="Arial"/>
          <w:b/>
          <w:sz w:val="19"/>
          <w:szCs w:val="19"/>
          <w:u w:val="single"/>
        </w:rPr>
      </w:pPr>
    </w:p>
    <w:p w:rsidR="00FC3F9F" w:rsidRPr="004B55F2" w:rsidRDefault="00FC3F9F" w:rsidP="00FC3F9F">
      <w:pPr>
        <w:widowControl/>
        <w:autoSpaceDE/>
        <w:autoSpaceDN/>
        <w:adjustRightInd/>
        <w:spacing w:line="240" w:lineRule="exact"/>
        <w:jc w:val="both"/>
        <w:rPr>
          <w:rFonts w:ascii="Arial" w:hAnsi="Arial" w:cs="Arial"/>
          <w:kern w:val="20"/>
          <w:sz w:val="19"/>
          <w:szCs w:val="19"/>
        </w:rPr>
      </w:pPr>
      <w:r w:rsidRPr="004B55F2">
        <w:rPr>
          <w:rFonts w:ascii="Arial" w:hAnsi="Arial" w:cs="Arial"/>
          <w:b/>
          <w:kern w:val="20"/>
          <w:sz w:val="19"/>
          <w:szCs w:val="19"/>
          <w:highlight w:val="yellow"/>
        </w:rPr>
        <w:t>KSE#</w:t>
      </w:r>
      <w:r w:rsidRPr="004B55F2">
        <w:rPr>
          <w:rFonts w:ascii="Arial" w:hAnsi="Arial" w:cs="Arial"/>
          <w:sz w:val="19"/>
          <w:szCs w:val="19"/>
          <w:highlight w:val="yellow"/>
        </w:rPr>
        <w:t xml:space="preserve"> </w:t>
      </w:r>
      <w:r w:rsidRPr="004B55F2">
        <w:rPr>
          <w:rFonts w:ascii="Arial" w:hAnsi="Arial" w:cs="Arial"/>
          <w:b/>
          <w:kern w:val="20"/>
          <w:sz w:val="19"/>
          <w:szCs w:val="19"/>
          <w:highlight w:val="yellow"/>
        </w:rPr>
        <w:t>2016-1794-01</w:t>
      </w:r>
      <w:r w:rsidRPr="004B55F2">
        <w:rPr>
          <w:rFonts w:ascii="Arial" w:hAnsi="Arial" w:cs="Arial"/>
          <w:b/>
          <w:kern w:val="20"/>
          <w:sz w:val="19"/>
          <w:szCs w:val="19"/>
        </w:rPr>
        <w:t xml:space="preserve"> </w:t>
      </w:r>
      <w:r w:rsidR="004569D6" w:rsidRPr="004B55F2">
        <w:rPr>
          <w:rFonts w:ascii="Arial" w:hAnsi="Arial" w:cs="Arial"/>
          <w:b/>
          <w:kern w:val="20"/>
          <w:sz w:val="19"/>
          <w:szCs w:val="19"/>
        </w:rPr>
        <w:t>–</w:t>
      </w:r>
      <w:r w:rsidR="00401C0B" w:rsidRPr="004B55F2">
        <w:rPr>
          <w:rFonts w:ascii="Arial" w:hAnsi="Arial" w:cs="Arial"/>
          <w:b/>
          <w:kern w:val="20"/>
          <w:sz w:val="19"/>
          <w:szCs w:val="19"/>
        </w:rPr>
        <w:t xml:space="preserve"> </w:t>
      </w:r>
      <w:r w:rsidR="008067B5" w:rsidRPr="004B55F2">
        <w:rPr>
          <w:rFonts w:ascii="Arial" w:hAnsi="Arial" w:cs="Arial"/>
          <w:b/>
          <w:kern w:val="20"/>
          <w:sz w:val="19"/>
          <w:szCs w:val="19"/>
        </w:rPr>
        <w:t>PWD,</w:t>
      </w:r>
      <w:r w:rsidRPr="004B55F2">
        <w:rPr>
          <w:rFonts w:ascii="Arial" w:hAnsi="Arial" w:cs="Arial"/>
          <w:b/>
          <w:kern w:val="20"/>
          <w:sz w:val="19"/>
          <w:szCs w:val="19"/>
        </w:rPr>
        <w:t xml:space="preserve"> South 53rd Street and Baltimore Avenue Safety Improvement Project, Philadelphia, PA</w:t>
      </w:r>
      <w:r w:rsidR="00125A01" w:rsidRPr="004B55F2">
        <w:rPr>
          <w:rFonts w:ascii="Arial" w:hAnsi="Arial" w:cs="Arial"/>
          <w:b/>
          <w:kern w:val="20"/>
          <w:sz w:val="19"/>
          <w:szCs w:val="19"/>
        </w:rPr>
        <w:t xml:space="preserve"> (S-50158-G)</w:t>
      </w:r>
      <w:r w:rsidRPr="004B55F2">
        <w:rPr>
          <w:rFonts w:ascii="Arial" w:hAnsi="Arial" w:cs="Arial"/>
          <w:b/>
          <w:kern w:val="20"/>
          <w:sz w:val="19"/>
          <w:szCs w:val="19"/>
        </w:rPr>
        <w:t xml:space="preserve"> </w:t>
      </w:r>
      <w:r w:rsidRPr="004B55F2">
        <w:rPr>
          <w:rFonts w:ascii="Arial" w:hAnsi="Arial" w:cs="Arial"/>
          <w:kern w:val="20"/>
          <w:sz w:val="19"/>
          <w:szCs w:val="19"/>
        </w:rPr>
        <w:t>- Project Engineer responsible for coordinating the field survey, development of the base plans, development of the roadway and intersection design, raised crosswalk design, ADA-compliant curb ramp</w:t>
      </w:r>
      <w:r w:rsidR="00263626" w:rsidRPr="004B55F2">
        <w:rPr>
          <w:rFonts w:ascii="Arial" w:hAnsi="Arial" w:cs="Arial"/>
          <w:kern w:val="20"/>
          <w:sz w:val="19"/>
          <w:szCs w:val="19"/>
        </w:rPr>
        <w:t xml:space="preserve"> design</w:t>
      </w:r>
      <w:r w:rsidRPr="004B55F2">
        <w:rPr>
          <w:rFonts w:ascii="Arial" w:hAnsi="Arial" w:cs="Arial"/>
          <w:kern w:val="20"/>
          <w:sz w:val="19"/>
          <w:szCs w:val="19"/>
        </w:rPr>
        <w:t xml:space="preserve">, and development of specifications for the safety </w:t>
      </w:r>
      <w:r w:rsidR="00263626" w:rsidRPr="004B55F2">
        <w:rPr>
          <w:rFonts w:ascii="Arial" w:hAnsi="Arial" w:cs="Arial"/>
          <w:kern w:val="20"/>
          <w:sz w:val="19"/>
          <w:szCs w:val="19"/>
        </w:rPr>
        <w:t>i</w:t>
      </w:r>
      <w:r w:rsidRPr="004B55F2">
        <w:rPr>
          <w:rFonts w:ascii="Arial" w:hAnsi="Arial" w:cs="Arial"/>
          <w:kern w:val="20"/>
          <w:sz w:val="19"/>
          <w:szCs w:val="19"/>
        </w:rPr>
        <w:t xml:space="preserve">mprovements at the intersection of 53rd Street and Baltimore Avenue. Additional responsibilities included the development of specifications, preparation of all documentation through PennDOT’s ECMS system, and coordination with the designs for Green Stormwater Infrastructure and traffic signals. Mr. Burrell was also responsible for reviewing and approving RFIs and shop drawings during construction. </w:t>
      </w:r>
      <w:r w:rsidR="00263626" w:rsidRPr="004B55F2">
        <w:rPr>
          <w:rFonts w:ascii="Arial" w:hAnsi="Arial" w:cs="Arial"/>
          <w:kern w:val="20"/>
          <w:sz w:val="19"/>
          <w:szCs w:val="19"/>
        </w:rPr>
        <w:t xml:space="preserve"> </w:t>
      </w:r>
      <w:r w:rsidRPr="004B55F2">
        <w:rPr>
          <w:rFonts w:ascii="Arial" w:hAnsi="Arial" w:cs="Arial"/>
          <w:kern w:val="20"/>
          <w:sz w:val="19"/>
          <w:szCs w:val="19"/>
        </w:rPr>
        <w:t>(2017</w:t>
      </w:r>
      <w:r w:rsidR="00263626" w:rsidRPr="004B55F2">
        <w:rPr>
          <w:rFonts w:ascii="Arial" w:hAnsi="Arial" w:cs="Arial"/>
          <w:kern w:val="20"/>
          <w:sz w:val="19"/>
          <w:szCs w:val="19"/>
        </w:rPr>
        <w:t xml:space="preserve"> </w:t>
      </w:r>
      <w:r w:rsidRPr="004B55F2">
        <w:rPr>
          <w:rFonts w:ascii="Arial" w:hAnsi="Arial" w:cs="Arial"/>
          <w:kern w:val="20"/>
          <w:sz w:val="19"/>
          <w:szCs w:val="19"/>
        </w:rPr>
        <w:t>-</w:t>
      </w:r>
      <w:r w:rsidR="00263626" w:rsidRPr="004B55F2">
        <w:rPr>
          <w:rFonts w:ascii="Arial" w:hAnsi="Arial" w:cs="Arial"/>
          <w:kern w:val="20"/>
          <w:sz w:val="19"/>
          <w:szCs w:val="19"/>
        </w:rPr>
        <w:t xml:space="preserve"> </w:t>
      </w:r>
      <w:r w:rsidRPr="004B55F2">
        <w:rPr>
          <w:rFonts w:ascii="Arial" w:hAnsi="Arial" w:cs="Arial"/>
          <w:kern w:val="20"/>
          <w:sz w:val="19"/>
          <w:szCs w:val="19"/>
        </w:rPr>
        <w:t>2020)</w:t>
      </w:r>
    </w:p>
    <w:p w:rsidR="00FC3F9F" w:rsidRPr="004B55F2" w:rsidRDefault="00FC3F9F" w:rsidP="00FC3F9F">
      <w:pPr>
        <w:widowControl/>
        <w:autoSpaceDE/>
        <w:autoSpaceDN/>
        <w:adjustRightInd/>
        <w:spacing w:line="240" w:lineRule="exact"/>
        <w:jc w:val="both"/>
        <w:rPr>
          <w:rFonts w:ascii="Arial" w:hAnsi="Arial" w:cs="Arial"/>
          <w:b/>
          <w:kern w:val="20"/>
          <w:sz w:val="19"/>
          <w:szCs w:val="19"/>
        </w:rPr>
      </w:pPr>
    </w:p>
    <w:p w:rsidR="00FC3F9F" w:rsidRPr="004B55F2" w:rsidRDefault="00FC3F9F" w:rsidP="00FC3F9F">
      <w:pPr>
        <w:jc w:val="both"/>
        <w:rPr>
          <w:rFonts w:ascii="Arial" w:hAnsi="Arial" w:cs="Arial"/>
          <w:sz w:val="19"/>
          <w:szCs w:val="19"/>
        </w:rPr>
      </w:pPr>
      <w:r w:rsidRPr="004B55F2">
        <w:rPr>
          <w:rFonts w:ascii="Arial" w:hAnsi="Arial" w:cs="Arial"/>
          <w:b/>
          <w:sz w:val="19"/>
          <w:szCs w:val="19"/>
          <w:highlight w:val="yellow"/>
        </w:rPr>
        <w:t>KSE# 2012-1283-03</w:t>
      </w:r>
      <w:r w:rsidR="00263626" w:rsidRPr="006D561B">
        <w:rPr>
          <w:rFonts w:ascii="Arial" w:hAnsi="Arial" w:cs="Arial"/>
          <w:b/>
          <w:bCs/>
          <w:sz w:val="19"/>
          <w:szCs w:val="19"/>
        </w:rPr>
        <w:t xml:space="preserve"> – </w:t>
      </w:r>
      <w:r w:rsidR="008067B5" w:rsidRPr="004B55F2">
        <w:rPr>
          <w:rFonts w:ascii="Arial" w:hAnsi="Arial" w:cs="Arial"/>
          <w:b/>
          <w:bCs/>
          <w:sz w:val="19"/>
          <w:szCs w:val="19"/>
        </w:rPr>
        <w:t xml:space="preserve">City of Philadelphia, Division of Aviation, </w:t>
      </w:r>
      <w:r w:rsidRPr="004B55F2">
        <w:rPr>
          <w:rFonts w:ascii="Arial" w:hAnsi="Arial" w:cs="Arial"/>
          <w:b/>
          <w:sz w:val="19"/>
          <w:szCs w:val="19"/>
        </w:rPr>
        <w:t>Philadelphia International Airport</w:t>
      </w:r>
      <w:r w:rsidR="008067B5" w:rsidRPr="004B55F2">
        <w:rPr>
          <w:rFonts w:ascii="Arial" w:hAnsi="Arial" w:cs="Arial"/>
          <w:b/>
          <w:sz w:val="19"/>
          <w:szCs w:val="19"/>
        </w:rPr>
        <w:t xml:space="preserve"> (PHL)</w:t>
      </w:r>
      <w:r w:rsidRPr="004B55F2">
        <w:rPr>
          <w:rFonts w:ascii="Arial" w:hAnsi="Arial" w:cs="Arial"/>
          <w:b/>
          <w:sz w:val="19"/>
          <w:szCs w:val="19"/>
        </w:rPr>
        <w:t xml:space="preserve">, Gate V01 Improvements, </w:t>
      </w:r>
      <w:bookmarkStart w:id="5" w:name="_Hlk123027679"/>
      <w:r w:rsidRPr="004B55F2">
        <w:rPr>
          <w:rFonts w:ascii="Arial" w:hAnsi="Arial" w:cs="Arial"/>
          <w:b/>
          <w:sz w:val="19"/>
          <w:szCs w:val="19"/>
        </w:rPr>
        <w:t>Tinicum Township, PA</w:t>
      </w:r>
      <w:r w:rsidRPr="004B55F2">
        <w:rPr>
          <w:rFonts w:ascii="Arial" w:hAnsi="Arial" w:cs="Arial"/>
          <w:sz w:val="19"/>
          <w:szCs w:val="19"/>
        </w:rPr>
        <w:t xml:space="preserve"> </w:t>
      </w:r>
      <w:bookmarkEnd w:id="5"/>
      <w:r w:rsidRPr="004B55F2">
        <w:rPr>
          <w:rFonts w:ascii="Arial" w:hAnsi="Arial" w:cs="Arial"/>
          <w:b/>
          <w:bCs/>
          <w:sz w:val="19"/>
          <w:szCs w:val="19"/>
        </w:rPr>
        <w:t>-</w:t>
      </w:r>
      <w:r w:rsidRPr="004B55F2">
        <w:rPr>
          <w:rFonts w:ascii="Arial" w:hAnsi="Arial" w:cs="Arial"/>
          <w:sz w:val="19"/>
          <w:szCs w:val="19"/>
        </w:rPr>
        <w:t xml:space="preserve"> Project Engineer responsible for the preliminary and final design of site improvements to the area surrounding the airfield gate. </w:t>
      </w:r>
      <w:r w:rsidR="00263626" w:rsidRPr="004B55F2">
        <w:rPr>
          <w:rFonts w:ascii="Arial" w:hAnsi="Arial" w:cs="Arial"/>
          <w:sz w:val="19"/>
          <w:szCs w:val="19"/>
        </w:rPr>
        <w:t>The d</w:t>
      </w:r>
      <w:r w:rsidRPr="004B55F2">
        <w:rPr>
          <w:rFonts w:ascii="Arial" w:hAnsi="Arial" w:cs="Arial"/>
          <w:sz w:val="19"/>
          <w:szCs w:val="19"/>
        </w:rPr>
        <w:t>esign include</w:t>
      </w:r>
      <w:r w:rsidR="00263626" w:rsidRPr="004B55F2">
        <w:rPr>
          <w:rFonts w:ascii="Arial" w:hAnsi="Arial" w:cs="Arial"/>
          <w:sz w:val="19"/>
          <w:szCs w:val="19"/>
        </w:rPr>
        <w:t>d</w:t>
      </w:r>
      <w:r w:rsidRPr="004B55F2">
        <w:rPr>
          <w:rFonts w:ascii="Arial" w:hAnsi="Arial" w:cs="Arial"/>
          <w:sz w:val="19"/>
          <w:szCs w:val="19"/>
        </w:rPr>
        <w:t xml:space="preserve"> roadway geometry, grading, drainage, construction phasing, traffic control</w:t>
      </w:r>
      <w:r w:rsidR="00263626" w:rsidRPr="004B55F2">
        <w:rPr>
          <w:rFonts w:ascii="Arial" w:hAnsi="Arial" w:cs="Arial"/>
          <w:sz w:val="19"/>
          <w:szCs w:val="19"/>
        </w:rPr>
        <w:t>,</w:t>
      </w:r>
      <w:r w:rsidRPr="004B55F2">
        <w:rPr>
          <w:rFonts w:ascii="Arial" w:hAnsi="Arial" w:cs="Arial"/>
          <w:sz w:val="19"/>
          <w:szCs w:val="19"/>
        </w:rPr>
        <w:t xml:space="preserve"> and sediment control. Associated permitting and agency coordination performed as needed. </w:t>
      </w:r>
      <w:r w:rsidR="00263626" w:rsidRPr="004B55F2">
        <w:rPr>
          <w:rFonts w:ascii="Arial" w:hAnsi="Arial" w:cs="Arial"/>
          <w:sz w:val="19"/>
          <w:szCs w:val="19"/>
        </w:rPr>
        <w:t>Mr. Burrell was r</w:t>
      </w:r>
      <w:r w:rsidRPr="004B55F2">
        <w:rPr>
          <w:rFonts w:ascii="Arial" w:hAnsi="Arial" w:cs="Arial"/>
          <w:sz w:val="19"/>
          <w:szCs w:val="19"/>
        </w:rPr>
        <w:t>esponsible for bid document preparation, including plans, technical specifications, and detailed cost estimate</w:t>
      </w:r>
      <w:r w:rsidR="00263626" w:rsidRPr="004B55F2">
        <w:rPr>
          <w:rFonts w:ascii="Arial" w:hAnsi="Arial" w:cs="Arial"/>
          <w:sz w:val="19"/>
          <w:szCs w:val="19"/>
        </w:rPr>
        <w:t>s</w:t>
      </w:r>
      <w:r w:rsidRPr="004B55F2">
        <w:rPr>
          <w:rFonts w:ascii="Arial" w:hAnsi="Arial" w:cs="Arial"/>
          <w:sz w:val="19"/>
          <w:szCs w:val="19"/>
        </w:rPr>
        <w:t>. Airport operational constraints require</w:t>
      </w:r>
      <w:r w:rsidR="00263626" w:rsidRPr="004B55F2">
        <w:rPr>
          <w:rFonts w:ascii="Arial" w:hAnsi="Arial" w:cs="Arial"/>
          <w:sz w:val="19"/>
          <w:szCs w:val="19"/>
        </w:rPr>
        <w:t>d</w:t>
      </w:r>
      <w:r w:rsidRPr="004B55F2">
        <w:rPr>
          <w:rFonts w:ascii="Arial" w:hAnsi="Arial" w:cs="Arial"/>
          <w:sz w:val="19"/>
          <w:szCs w:val="19"/>
        </w:rPr>
        <w:t xml:space="preserve"> the phasing and design to minimize out</w:t>
      </w:r>
      <w:r w:rsidR="00263626" w:rsidRPr="004B55F2">
        <w:rPr>
          <w:rFonts w:ascii="Arial" w:hAnsi="Arial" w:cs="Arial"/>
          <w:sz w:val="19"/>
          <w:szCs w:val="19"/>
        </w:rPr>
        <w:t>-</w:t>
      </w:r>
      <w:r w:rsidRPr="004B55F2">
        <w:rPr>
          <w:rFonts w:ascii="Arial" w:hAnsi="Arial" w:cs="Arial"/>
          <w:sz w:val="19"/>
          <w:szCs w:val="19"/>
        </w:rPr>
        <w:t>of</w:t>
      </w:r>
      <w:r w:rsidR="00263626" w:rsidRPr="004B55F2">
        <w:rPr>
          <w:rFonts w:ascii="Arial" w:hAnsi="Arial" w:cs="Arial"/>
          <w:sz w:val="19"/>
          <w:szCs w:val="19"/>
        </w:rPr>
        <w:t>-</w:t>
      </w:r>
      <w:r w:rsidRPr="004B55F2">
        <w:rPr>
          <w:rFonts w:ascii="Arial" w:hAnsi="Arial" w:cs="Arial"/>
          <w:sz w:val="19"/>
          <w:szCs w:val="19"/>
        </w:rPr>
        <w:t xml:space="preserve">service time for the gate. </w:t>
      </w:r>
      <w:r w:rsidR="00263626" w:rsidRPr="004B55F2">
        <w:rPr>
          <w:rFonts w:ascii="Arial" w:hAnsi="Arial" w:cs="Arial"/>
          <w:sz w:val="19"/>
          <w:szCs w:val="19"/>
        </w:rPr>
        <w:t xml:space="preserve"> </w:t>
      </w:r>
      <w:r w:rsidRPr="004B55F2">
        <w:rPr>
          <w:rFonts w:ascii="Arial" w:hAnsi="Arial" w:cs="Arial"/>
          <w:sz w:val="19"/>
          <w:szCs w:val="19"/>
        </w:rPr>
        <w:t>(2015</w:t>
      </w:r>
      <w:r w:rsidR="00263626" w:rsidRPr="004B55F2">
        <w:rPr>
          <w:rFonts w:ascii="Arial" w:hAnsi="Arial" w:cs="Arial"/>
          <w:sz w:val="19"/>
          <w:szCs w:val="19"/>
        </w:rPr>
        <w:t xml:space="preserve"> </w:t>
      </w:r>
      <w:r w:rsidRPr="004B55F2">
        <w:rPr>
          <w:rFonts w:ascii="Arial" w:hAnsi="Arial" w:cs="Arial"/>
          <w:sz w:val="19"/>
          <w:szCs w:val="19"/>
        </w:rPr>
        <w:t>-</w:t>
      </w:r>
      <w:r w:rsidR="00263626" w:rsidRPr="004B55F2">
        <w:rPr>
          <w:rFonts w:ascii="Arial" w:hAnsi="Arial" w:cs="Arial"/>
          <w:sz w:val="19"/>
          <w:szCs w:val="19"/>
        </w:rPr>
        <w:t xml:space="preserve"> </w:t>
      </w:r>
      <w:r w:rsidRPr="004B55F2">
        <w:rPr>
          <w:rFonts w:ascii="Arial" w:hAnsi="Arial" w:cs="Arial"/>
          <w:sz w:val="19"/>
          <w:szCs w:val="19"/>
        </w:rPr>
        <w:t>2020)</w:t>
      </w:r>
    </w:p>
    <w:p w:rsidR="00A31F60" w:rsidRPr="004B55F2" w:rsidRDefault="00A31F60" w:rsidP="00066278">
      <w:pPr>
        <w:pStyle w:val="ListBullet"/>
        <w:numPr>
          <w:ilvl w:val="0"/>
          <w:numId w:val="0"/>
        </w:numPr>
        <w:spacing w:after="0" w:line="240" w:lineRule="auto"/>
        <w:jc w:val="both"/>
        <w:rPr>
          <w:rFonts w:ascii="Arial" w:hAnsi="Arial" w:cs="Arial"/>
          <w:b/>
          <w:bCs/>
          <w:sz w:val="19"/>
          <w:szCs w:val="19"/>
        </w:rPr>
      </w:pPr>
    </w:p>
    <w:p w:rsidR="00FC3F9F" w:rsidRPr="004B55F2" w:rsidRDefault="00FC3F9F" w:rsidP="00066278">
      <w:pPr>
        <w:pStyle w:val="ListBullet"/>
        <w:numPr>
          <w:ilvl w:val="0"/>
          <w:numId w:val="0"/>
        </w:numPr>
        <w:spacing w:after="0" w:line="240" w:lineRule="auto"/>
        <w:jc w:val="both"/>
        <w:rPr>
          <w:rFonts w:ascii="Arial" w:hAnsi="Arial" w:cs="Arial"/>
          <w:sz w:val="19"/>
          <w:szCs w:val="19"/>
        </w:rPr>
      </w:pPr>
      <w:r w:rsidRPr="004B55F2">
        <w:rPr>
          <w:rFonts w:ascii="Arial" w:hAnsi="Arial" w:cs="Arial"/>
          <w:b/>
          <w:bCs/>
          <w:sz w:val="19"/>
          <w:szCs w:val="19"/>
          <w:highlight w:val="yellow"/>
        </w:rPr>
        <w:t>KSE#2020-2405-01</w:t>
      </w:r>
      <w:r w:rsidRPr="004B55F2">
        <w:rPr>
          <w:rFonts w:ascii="Arial" w:hAnsi="Arial" w:cs="Arial"/>
          <w:b/>
          <w:bCs/>
          <w:sz w:val="19"/>
          <w:szCs w:val="19"/>
        </w:rPr>
        <w:t xml:space="preserve"> – City of Philad</w:t>
      </w:r>
      <w:r w:rsidR="008067B5" w:rsidRPr="004B55F2">
        <w:rPr>
          <w:rFonts w:ascii="Arial" w:hAnsi="Arial" w:cs="Arial"/>
          <w:b/>
          <w:bCs/>
          <w:sz w:val="19"/>
          <w:szCs w:val="19"/>
        </w:rPr>
        <w:t>e</w:t>
      </w:r>
      <w:r w:rsidRPr="004B55F2">
        <w:rPr>
          <w:rFonts w:ascii="Arial" w:hAnsi="Arial" w:cs="Arial"/>
          <w:b/>
          <w:bCs/>
          <w:sz w:val="19"/>
          <w:szCs w:val="19"/>
        </w:rPr>
        <w:t>lphia</w:t>
      </w:r>
      <w:r w:rsidR="008067B5" w:rsidRPr="004B55F2">
        <w:rPr>
          <w:rFonts w:ascii="Arial" w:hAnsi="Arial" w:cs="Arial"/>
          <w:b/>
          <w:bCs/>
          <w:sz w:val="19"/>
          <w:szCs w:val="19"/>
        </w:rPr>
        <w:t xml:space="preserve"> </w:t>
      </w:r>
      <w:r w:rsidRPr="004B55F2">
        <w:rPr>
          <w:rFonts w:ascii="Arial" w:hAnsi="Arial" w:cs="Arial"/>
          <w:b/>
          <w:bCs/>
          <w:sz w:val="19"/>
          <w:szCs w:val="19"/>
        </w:rPr>
        <w:t>Division of Aviation</w:t>
      </w:r>
      <w:r w:rsidR="008067B5" w:rsidRPr="004B55F2">
        <w:rPr>
          <w:rFonts w:ascii="Arial" w:hAnsi="Arial" w:cs="Arial"/>
          <w:b/>
          <w:bCs/>
          <w:sz w:val="19"/>
          <w:szCs w:val="19"/>
        </w:rPr>
        <w:t xml:space="preserve">, </w:t>
      </w:r>
      <w:r w:rsidRPr="004B55F2">
        <w:rPr>
          <w:rFonts w:ascii="Arial" w:hAnsi="Arial" w:cs="Arial"/>
          <w:b/>
          <w:bCs/>
          <w:sz w:val="19"/>
          <w:szCs w:val="19"/>
        </w:rPr>
        <w:t>PHL Tug Tunnels Construction Administration</w:t>
      </w:r>
      <w:r w:rsidR="008067B5" w:rsidRPr="004B55F2">
        <w:rPr>
          <w:rFonts w:ascii="Arial" w:hAnsi="Arial" w:cs="Arial"/>
          <w:b/>
          <w:bCs/>
          <w:sz w:val="19"/>
          <w:szCs w:val="19"/>
        </w:rPr>
        <w:t xml:space="preserve">, </w:t>
      </w:r>
      <w:r w:rsidR="008067B5" w:rsidRPr="004B55F2">
        <w:rPr>
          <w:rFonts w:ascii="Arial" w:hAnsi="Arial" w:cs="Arial"/>
          <w:b/>
          <w:sz w:val="19"/>
          <w:szCs w:val="19"/>
        </w:rPr>
        <w:t xml:space="preserve">Tinicum Township, PA - </w:t>
      </w:r>
      <w:r w:rsidR="00E10640" w:rsidRPr="004B55F2">
        <w:rPr>
          <w:rFonts w:ascii="Arial" w:hAnsi="Arial" w:cs="Arial"/>
          <w:sz w:val="19"/>
          <w:szCs w:val="19"/>
        </w:rPr>
        <w:t xml:space="preserve">Project Manager for the Bidding Services and Construction Administration for the Terminals A, B, C, D, E, and F </w:t>
      </w:r>
      <w:r w:rsidR="00263626">
        <w:rPr>
          <w:rFonts w:ascii="Arial" w:hAnsi="Arial" w:cs="Arial"/>
          <w:sz w:val="19"/>
          <w:szCs w:val="19"/>
        </w:rPr>
        <w:t>T</w:t>
      </w:r>
      <w:r w:rsidR="00E10640" w:rsidRPr="004B55F2">
        <w:rPr>
          <w:rFonts w:ascii="Arial" w:hAnsi="Arial" w:cs="Arial"/>
          <w:sz w:val="19"/>
          <w:szCs w:val="19"/>
        </w:rPr>
        <w:t xml:space="preserve">erminal Tug Tunnels. Responsibilities include the review and approval of RFIs, </w:t>
      </w:r>
      <w:r w:rsidR="00263626">
        <w:rPr>
          <w:rFonts w:ascii="Arial" w:hAnsi="Arial" w:cs="Arial"/>
          <w:sz w:val="19"/>
          <w:szCs w:val="19"/>
        </w:rPr>
        <w:t>s</w:t>
      </w:r>
      <w:r w:rsidR="00E10640" w:rsidRPr="004B55F2">
        <w:rPr>
          <w:rFonts w:ascii="Arial" w:hAnsi="Arial" w:cs="Arial"/>
          <w:sz w:val="19"/>
          <w:szCs w:val="19"/>
        </w:rPr>
        <w:t xml:space="preserve">ubmittals, and contractor payments. </w:t>
      </w:r>
      <w:r w:rsidR="00263626">
        <w:rPr>
          <w:rFonts w:ascii="Arial" w:hAnsi="Arial" w:cs="Arial"/>
          <w:sz w:val="19"/>
          <w:szCs w:val="19"/>
        </w:rPr>
        <w:t xml:space="preserve"> </w:t>
      </w:r>
      <w:r w:rsidRPr="004B55F2">
        <w:rPr>
          <w:rFonts w:ascii="Arial" w:hAnsi="Arial" w:cs="Arial"/>
          <w:sz w:val="19"/>
          <w:szCs w:val="19"/>
        </w:rPr>
        <w:t>(2022</w:t>
      </w:r>
      <w:r w:rsidR="00263626">
        <w:rPr>
          <w:rFonts w:ascii="Arial" w:hAnsi="Arial" w:cs="Arial"/>
          <w:sz w:val="19"/>
          <w:szCs w:val="19"/>
        </w:rPr>
        <w:t xml:space="preserve"> </w:t>
      </w:r>
      <w:r w:rsidRPr="004B55F2">
        <w:rPr>
          <w:rFonts w:ascii="Arial" w:hAnsi="Arial" w:cs="Arial"/>
          <w:sz w:val="19"/>
          <w:szCs w:val="19"/>
        </w:rPr>
        <w:t>-</w:t>
      </w:r>
      <w:r w:rsidR="00263626">
        <w:rPr>
          <w:rFonts w:ascii="Arial" w:hAnsi="Arial" w:cs="Arial"/>
          <w:sz w:val="19"/>
          <w:szCs w:val="19"/>
        </w:rPr>
        <w:t xml:space="preserve"> </w:t>
      </w:r>
      <w:r w:rsidRPr="004B55F2">
        <w:rPr>
          <w:rFonts w:ascii="Arial" w:hAnsi="Arial" w:cs="Arial"/>
          <w:sz w:val="19"/>
          <w:szCs w:val="19"/>
        </w:rPr>
        <w:t>Present)</w:t>
      </w:r>
    </w:p>
    <w:p w:rsidR="009D1B8B" w:rsidRPr="004B55F2" w:rsidRDefault="009D1B8B" w:rsidP="00066278">
      <w:pPr>
        <w:pStyle w:val="ListBullet"/>
        <w:numPr>
          <w:ilvl w:val="0"/>
          <w:numId w:val="0"/>
        </w:numPr>
        <w:spacing w:after="0" w:line="240" w:lineRule="auto"/>
        <w:jc w:val="both"/>
        <w:rPr>
          <w:rFonts w:ascii="Arial" w:hAnsi="Arial" w:cs="Arial"/>
          <w:sz w:val="19"/>
          <w:szCs w:val="19"/>
        </w:rPr>
      </w:pPr>
    </w:p>
    <w:p w:rsidR="009D1B8B" w:rsidRPr="004B55F2" w:rsidRDefault="009D1B8B" w:rsidP="009D1B8B">
      <w:pPr>
        <w:jc w:val="both"/>
        <w:rPr>
          <w:rFonts w:ascii="Arial" w:hAnsi="Arial" w:cs="Arial"/>
          <w:b/>
          <w:color w:val="000000"/>
          <w:sz w:val="19"/>
          <w:szCs w:val="19"/>
        </w:rPr>
      </w:pPr>
      <w:r w:rsidRPr="004B55F2">
        <w:rPr>
          <w:rFonts w:ascii="Arial" w:hAnsi="Arial" w:cs="Arial"/>
          <w:b/>
          <w:bCs/>
          <w:sz w:val="19"/>
          <w:szCs w:val="19"/>
          <w:highlight w:val="yellow"/>
        </w:rPr>
        <w:t>KSE#2018-2158-01</w:t>
      </w:r>
      <w:r w:rsidR="00263626" w:rsidRPr="006D561B">
        <w:rPr>
          <w:rFonts w:ascii="Arial" w:hAnsi="Arial" w:cs="Arial"/>
          <w:b/>
          <w:bCs/>
          <w:sz w:val="19"/>
          <w:szCs w:val="19"/>
        </w:rPr>
        <w:t xml:space="preserve"> – </w:t>
      </w:r>
      <w:r w:rsidRPr="004B55F2">
        <w:rPr>
          <w:rFonts w:ascii="Arial" w:hAnsi="Arial" w:cs="Arial"/>
          <w:b/>
          <w:kern w:val="20"/>
          <w:sz w:val="19"/>
          <w:szCs w:val="19"/>
        </w:rPr>
        <w:t xml:space="preserve">Philadelphia Industrial Development Corporation (PIDC), Grays Avenue Corridor Innovation District Gateway, Philadelphia, PA </w:t>
      </w:r>
      <w:r w:rsidRPr="004B55F2">
        <w:rPr>
          <w:b/>
          <w:bCs/>
        </w:rPr>
        <w:t>-</w:t>
      </w:r>
      <w:r w:rsidRPr="004B55F2">
        <w:rPr>
          <w:rFonts w:ascii="Arial" w:hAnsi="Arial" w:cs="Arial"/>
          <w:kern w:val="20"/>
          <w:sz w:val="19"/>
          <w:szCs w:val="19"/>
        </w:rPr>
        <w:t xml:space="preserve"> Project Manager responsible for the development of a conceptual streetscape plan and cost estimate to be used </w:t>
      </w:r>
      <w:r w:rsidR="00263626">
        <w:rPr>
          <w:rFonts w:ascii="Arial" w:hAnsi="Arial" w:cs="Arial"/>
          <w:kern w:val="20"/>
          <w:sz w:val="19"/>
          <w:szCs w:val="19"/>
        </w:rPr>
        <w:t xml:space="preserve">to </w:t>
      </w:r>
      <w:r w:rsidRPr="004B55F2">
        <w:rPr>
          <w:rFonts w:ascii="Arial" w:hAnsi="Arial" w:cs="Arial"/>
          <w:kern w:val="20"/>
          <w:sz w:val="19"/>
          <w:szCs w:val="19"/>
        </w:rPr>
        <w:t xml:space="preserve">obtain funding for the revitalization of Grays Avenue. </w:t>
      </w:r>
      <w:r w:rsidR="00263626">
        <w:rPr>
          <w:rFonts w:ascii="Arial" w:hAnsi="Arial" w:cs="Arial"/>
          <w:kern w:val="20"/>
          <w:sz w:val="19"/>
          <w:szCs w:val="19"/>
        </w:rPr>
        <w:t>The p</w:t>
      </w:r>
      <w:r w:rsidRPr="004B55F2">
        <w:rPr>
          <w:rFonts w:ascii="Arial" w:hAnsi="Arial" w:cs="Arial"/>
          <w:kern w:val="20"/>
          <w:sz w:val="19"/>
          <w:szCs w:val="19"/>
        </w:rPr>
        <w:t>roject considered pedestrian and bicycle infrastructure, street lighting, street trees, decorative crosswalks, and green stormwater infrastructure.</w:t>
      </w:r>
      <w:r w:rsidRPr="004B55F2">
        <w:rPr>
          <w:rFonts w:ascii="Arial" w:hAnsi="Arial" w:cs="Arial"/>
          <w:b/>
          <w:color w:val="000000"/>
          <w:kern w:val="20"/>
          <w:sz w:val="19"/>
          <w:szCs w:val="19"/>
        </w:rPr>
        <w:t xml:space="preserve"> </w:t>
      </w:r>
      <w:r w:rsidR="00263626">
        <w:rPr>
          <w:rFonts w:ascii="Arial" w:hAnsi="Arial" w:cs="Arial"/>
          <w:b/>
          <w:color w:val="000000"/>
          <w:kern w:val="20"/>
          <w:sz w:val="19"/>
          <w:szCs w:val="19"/>
        </w:rPr>
        <w:t xml:space="preserve"> </w:t>
      </w:r>
      <w:r w:rsidRPr="004B55F2">
        <w:rPr>
          <w:rFonts w:ascii="Arial" w:hAnsi="Arial" w:cs="Arial"/>
          <w:color w:val="000000"/>
          <w:sz w:val="19"/>
          <w:szCs w:val="19"/>
        </w:rPr>
        <w:t>(2019</w:t>
      </w:r>
      <w:r w:rsidR="00263626">
        <w:rPr>
          <w:rFonts w:ascii="Arial" w:hAnsi="Arial" w:cs="Arial"/>
          <w:color w:val="000000"/>
          <w:sz w:val="19"/>
          <w:szCs w:val="19"/>
        </w:rPr>
        <w:t xml:space="preserve"> </w:t>
      </w:r>
      <w:r w:rsidRPr="004B55F2">
        <w:rPr>
          <w:rFonts w:ascii="Arial" w:hAnsi="Arial" w:cs="Arial"/>
          <w:color w:val="000000"/>
          <w:sz w:val="19"/>
          <w:szCs w:val="19"/>
        </w:rPr>
        <w:t>-</w:t>
      </w:r>
      <w:r w:rsidR="00263626">
        <w:rPr>
          <w:rFonts w:ascii="Arial" w:hAnsi="Arial" w:cs="Arial"/>
          <w:color w:val="000000"/>
          <w:sz w:val="19"/>
          <w:szCs w:val="19"/>
        </w:rPr>
        <w:t xml:space="preserve"> </w:t>
      </w:r>
      <w:r w:rsidRPr="004B55F2">
        <w:rPr>
          <w:rFonts w:ascii="Arial" w:hAnsi="Arial" w:cs="Arial"/>
          <w:color w:val="000000"/>
          <w:sz w:val="19"/>
          <w:szCs w:val="19"/>
        </w:rPr>
        <w:t>2020)</w:t>
      </w:r>
    </w:p>
    <w:p w:rsidR="009D1B8B" w:rsidRPr="004B55F2" w:rsidRDefault="009D1B8B" w:rsidP="009D1B8B">
      <w:pPr>
        <w:widowControl/>
        <w:tabs>
          <w:tab w:val="left" w:pos="-1440"/>
          <w:tab w:val="left" w:pos="-720"/>
          <w:tab w:val="left" w:pos="361"/>
          <w:tab w:val="left" w:pos="722"/>
          <w:tab w:val="left" w:pos="1084"/>
          <w:tab w:val="left" w:pos="1170"/>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jc w:val="both"/>
        <w:rPr>
          <w:rFonts w:ascii="Arial" w:hAnsi="Arial" w:cs="Arial"/>
          <w:b/>
          <w:color w:val="000000"/>
          <w:kern w:val="20"/>
          <w:sz w:val="19"/>
          <w:szCs w:val="19"/>
        </w:rPr>
      </w:pPr>
    </w:p>
    <w:p w:rsidR="009D1B8B" w:rsidRPr="004B55F2" w:rsidRDefault="009D1B8B" w:rsidP="009D1B8B">
      <w:pPr>
        <w:widowControl/>
        <w:tabs>
          <w:tab w:val="left" w:pos="-1440"/>
          <w:tab w:val="left" w:pos="-720"/>
          <w:tab w:val="left" w:pos="361"/>
          <w:tab w:val="left" w:pos="722"/>
          <w:tab w:val="left" w:pos="1084"/>
          <w:tab w:val="left" w:pos="1170"/>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jc w:val="both"/>
        <w:rPr>
          <w:rFonts w:ascii="Arial" w:hAnsi="Arial" w:cs="Arial"/>
          <w:b/>
          <w:color w:val="000000"/>
          <w:sz w:val="19"/>
          <w:szCs w:val="19"/>
        </w:rPr>
      </w:pPr>
      <w:r w:rsidRPr="004B55F2">
        <w:rPr>
          <w:rFonts w:ascii="Arial" w:hAnsi="Arial" w:cs="Arial"/>
          <w:b/>
          <w:bCs/>
          <w:sz w:val="19"/>
          <w:szCs w:val="19"/>
          <w:highlight w:val="yellow"/>
        </w:rPr>
        <w:t>KSE#2020-2399</w:t>
      </w:r>
      <w:r w:rsidRPr="004B55F2">
        <w:rPr>
          <w:rFonts w:ascii="Arial" w:hAnsi="Arial" w:cs="Arial"/>
          <w:b/>
          <w:bCs/>
          <w:sz w:val="19"/>
          <w:szCs w:val="19"/>
        </w:rPr>
        <w:t xml:space="preserve"> </w:t>
      </w:r>
      <w:r w:rsidR="00263626" w:rsidRPr="006D561B">
        <w:rPr>
          <w:rFonts w:ascii="Arial" w:hAnsi="Arial" w:cs="Arial"/>
          <w:b/>
          <w:bCs/>
          <w:sz w:val="19"/>
          <w:szCs w:val="19"/>
        </w:rPr>
        <w:t>–</w:t>
      </w:r>
      <w:r w:rsidR="000267E6" w:rsidRPr="004B55F2">
        <w:rPr>
          <w:rFonts w:ascii="Arial" w:hAnsi="Arial" w:cs="Arial"/>
          <w:b/>
          <w:bCs/>
          <w:sz w:val="19"/>
          <w:szCs w:val="19"/>
        </w:rPr>
        <w:t xml:space="preserve"> </w:t>
      </w:r>
      <w:r w:rsidRPr="004B55F2">
        <w:rPr>
          <w:rFonts w:ascii="Arial" w:hAnsi="Arial" w:cs="Arial"/>
          <w:b/>
          <w:bCs/>
          <w:sz w:val="19"/>
          <w:szCs w:val="19"/>
        </w:rPr>
        <w:t>R</w:t>
      </w:r>
      <w:r w:rsidRPr="004B55F2">
        <w:rPr>
          <w:rFonts w:ascii="Arial" w:hAnsi="Arial" w:cs="Arial"/>
          <w:b/>
          <w:color w:val="000000"/>
          <w:kern w:val="20"/>
          <w:sz w:val="19"/>
          <w:szCs w:val="19"/>
        </w:rPr>
        <w:t>oxborough Development Corporation, Ridge Avenue Corridor Innovation District Gateway, Philadelphia, PA</w:t>
      </w:r>
      <w:r w:rsidRPr="004B55F2">
        <w:rPr>
          <w:rFonts w:ascii="Arial" w:hAnsi="Arial" w:cs="Arial"/>
          <w:color w:val="000000"/>
          <w:kern w:val="20"/>
          <w:sz w:val="19"/>
          <w:szCs w:val="19"/>
        </w:rPr>
        <w:t xml:space="preserve"> </w:t>
      </w:r>
      <w:r w:rsidR="00263626" w:rsidRPr="004B55F2">
        <w:rPr>
          <w:rFonts w:ascii="Arial" w:hAnsi="Arial" w:cs="Arial"/>
          <w:b/>
          <w:bCs/>
          <w:color w:val="000000"/>
          <w:kern w:val="20"/>
          <w:sz w:val="19"/>
          <w:szCs w:val="19"/>
        </w:rPr>
        <w:t>-</w:t>
      </w:r>
      <w:r w:rsidRPr="004B55F2">
        <w:rPr>
          <w:rFonts w:ascii="Arial" w:hAnsi="Arial" w:cs="Arial"/>
          <w:color w:val="000000"/>
          <w:kern w:val="20"/>
          <w:sz w:val="19"/>
          <w:szCs w:val="19"/>
        </w:rPr>
        <w:t xml:space="preserve"> Project Manager responsible for the development of a conceptual streetscape plan and cost estimate for the revitalization of </w:t>
      </w:r>
      <w:r w:rsidR="00263626">
        <w:rPr>
          <w:rFonts w:ascii="Arial" w:hAnsi="Arial" w:cs="Arial"/>
          <w:color w:val="000000"/>
          <w:kern w:val="20"/>
          <w:sz w:val="19"/>
          <w:szCs w:val="19"/>
        </w:rPr>
        <w:t xml:space="preserve">the </w:t>
      </w:r>
      <w:r w:rsidRPr="004B55F2">
        <w:rPr>
          <w:rFonts w:ascii="Arial" w:hAnsi="Arial" w:cs="Arial"/>
          <w:color w:val="000000"/>
          <w:kern w:val="20"/>
          <w:sz w:val="19"/>
          <w:szCs w:val="19"/>
        </w:rPr>
        <w:t xml:space="preserve">Ridge Avenue Commercial Corridor. </w:t>
      </w:r>
      <w:r w:rsidR="00263626">
        <w:rPr>
          <w:rFonts w:ascii="Arial" w:hAnsi="Arial" w:cs="Arial"/>
          <w:color w:val="000000"/>
          <w:kern w:val="20"/>
          <w:sz w:val="19"/>
          <w:szCs w:val="19"/>
        </w:rPr>
        <w:t>The p</w:t>
      </w:r>
      <w:r w:rsidRPr="004B55F2">
        <w:rPr>
          <w:rFonts w:ascii="Arial" w:hAnsi="Arial" w:cs="Arial"/>
          <w:color w:val="000000"/>
          <w:kern w:val="20"/>
          <w:sz w:val="19"/>
          <w:szCs w:val="19"/>
        </w:rPr>
        <w:t>roject considered improving pedestrian and public transportation facilities, adding street trees, and curb bumpouts.</w:t>
      </w:r>
      <w:r w:rsidRPr="004B55F2">
        <w:rPr>
          <w:rFonts w:ascii="Arial" w:hAnsi="Arial" w:cs="Arial"/>
          <w:b/>
          <w:sz w:val="19"/>
          <w:szCs w:val="19"/>
        </w:rPr>
        <w:t xml:space="preserve"> </w:t>
      </w:r>
      <w:r w:rsidR="00263626">
        <w:rPr>
          <w:rFonts w:ascii="Arial" w:hAnsi="Arial" w:cs="Arial"/>
          <w:b/>
          <w:sz w:val="19"/>
          <w:szCs w:val="19"/>
        </w:rPr>
        <w:t xml:space="preserve"> </w:t>
      </w:r>
      <w:r w:rsidRPr="004B55F2">
        <w:rPr>
          <w:rFonts w:ascii="Arial" w:hAnsi="Arial" w:cs="Arial"/>
          <w:color w:val="000000"/>
          <w:sz w:val="19"/>
          <w:szCs w:val="19"/>
        </w:rPr>
        <w:t>(2020)</w:t>
      </w:r>
    </w:p>
    <w:p w:rsidR="00E10640" w:rsidRPr="004B55F2" w:rsidRDefault="00E10640" w:rsidP="00455043">
      <w:pPr>
        <w:pStyle w:val="ListBullet"/>
        <w:numPr>
          <w:ilvl w:val="0"/>
          <w:numId w:val="0"/>
        </w:numPr>
        <w:spacing w:after="0" w:line="240" w:lineRule="auto"/>
        <w:jc w:val="both"/>
        <w:rPr>
          <w:rFonts w:ascii="Arial" w:hAnsi="Arial" w:cs="Arial"/>
          <w:b/>
          <w:bCs/>
          <w:sz w:val="19"/>
          <w:szCs w:val="19"/>
        </w:rPr>
      </w:pPr>
    </w:p>
    <w:p w:rsidR="00263626" w:rsidRPr="00976BE2" w:rsidRDefault="00263626" w:rsidP="004B55F2">
      <w:pPr>
        <w:pStyle w:val="ListBullet"/>
        <w:numPr>
          <w:ilvl w:val="0"/>
          <w:numId w:val="0"/>
        </w:numPr>
        <w:pBdr>
          <w:top w:val="single" w:sz="4" w:space="1" w:color="auto"/>
        </w:pBdr>
        <w:spacing w:after="0" w:line="240" w:lineRule="auto"/>
        <w:jc w:val="both"/>
        <w:rPr>
          <w:rFonts w:ascii="Arial" w:hAnsi="Arial" w:cs="Arial"/>
          <w:b/>
          <w:bCs/>
          <w:color w:val="FF0000"/>
          <w:sz w:val="19"/>
          <w:szCs w:val="19"/>
          <w:highlight w:val="yellow"/>
        </w:rPr>
      </w:pPr>
      <w:r w:rsidRPr="00976BE2">
        <w:rPr>
          <w:rFonts w:ascii="Arial" w:hAnsi="Arial" w:cs="Arial"/>
          <w:b/>
          <w:bCs/>
          <w:color w:val="FF0000"/>
          <w:sz w:val="19"/>
          <w:szCs w:val="19"/>
          <w:highlight w:val="yellow"/>
        </w:rPr>
        <w:t>Schools:</w:t>
      </w:r>
    </w:p>
    <w:p w:rsidR="00455043" w:rsidRPr="004B55F2" w:rsidRDefault="00455043" w:rsidP="00455043">
      <w:pPr>
        <w:pStyle w:val="ListBullet"/>
        <w:numPr>
          <w:ilvl w:val="0"/>
          <w:numId w:val="0"/>
        </w:numPr>
        <w:spacing w:after="0" w:line="240" w:lineRule="auto"/>
        <w:jc w:val="both"/>
        <w:rPr>
          <w:rFonts w:ascii="Arial" w:hAnsi="Arial" w:cs="Arial"/>
          <w:b/>
          <w:bCs/>
          <w:color w:val="FF0000"/>
          <w:sz w:val="19"/>
          <w:szCs w:val="19"/>
        </w:rPr>
      </w:pPr>
    </w:p>
    <w:p w:rsidR="00A31F60" w:rsidRPr="004B55F2" w:rsidRDefault="00A31F60" w:rsidP="00066278">
      <w:pPr>
        <w:pStyle w:val="ListBullet"/>
        <w:numPr>
          <w:ilvl w:val="0"/>
          <w:numId w:val="0"/>
        </w:numPr>
        <w:spacing w:after="0" w:line="240" w:lineRule="auto"/>
        <w:jc w:val="both"/>
        <w:rPr>
          <w:rFonts w:ascii="Arial" w:hAnsi="Arial" w:cs="Arial"/>
          <w:sz w:val="19"/>
          <w:szCs w:val="19"/>
        </w:rPr>
      </w:pPr>
      <w:r w:rsidRPr="004B55F2">
        <w:rPr>
          <w:rFonts w:ascii="Arial" w:hAnsi="Arial" w:cs="Arial"/>
          <w:b/>
          <w:bCs/>
          <w:sz w:val="19"/>
          <w:szCs w:val="19"/>
          <w:highlight w:val="yellow"/>
        </w:rPr>
        <w:t>2020-2335</w:t>
      </w:r>
      <w:r w:rsidRPr="004B55F2">
        <w:rPr>
          <w:rFonts w:ascii="Arial" w:hAnsi="Arial" w:cs="Arial"/>
          <w:b/>
          <w:bCs/>
          <w:sz w:val="19"/>
          <w:szCs w:val="19"/>
        </w:rPr>
        <w:t xml:space="preserve"> – </w:t>
      </w:r>
      <w:r w:rsidR="008067B5" w:rsidRPr="004B55F2">
        <w:rPr>
          <w:rFonts w:ascii="Arial" w:hAnsi="Arial" w:cs="Arial"/>
          <w:b/>
          <w:bCs/>
          <w:sz w:val="19"/>
          <w:szCs w:val="19"/>
        </w:rPr>
        <w:t>School District of Philadelphia</w:t>
      </w:r>
      <w:r w:rsidR="008067B5" w:rsidRPr="004B55F2">
        <w:rPr>
          <w:rFonts w:ascii="Arial" w:hAnsi="Arial" w:cs="Arial"/>
          <w:sz w:val="19"/>
          <w:szCs w:val="19"/>
        </w:rPr>
        <w:t xml:space="preserve"> </w:t>
      </w:r>
      <w:r w:rsidR="008067B5" w:rsidRPr="004B55F2">
        <w:rPr>
          <w:rFonts w:ascii="Arial" w:hAnsi="Arial" w:cs="Arial"/>
          <w:b/>
          <w:bCs/>
          <w:sz w:val="19"/>
          <w:szCs w:val="19"/>
        </w:rPr>
        <w:t>(SDP)</w:t>
      </w:r>
      <w:r w:rsidR="008067B5" w:rsidRPr="004B55F2">
        <w:rPr>
          <w:rFonts w:ascii="Arial" w:hAnsi="Arial" w:cs="Arial"/>
          <w:sz w:val="19"/>
          <w:szCs w:val="19"/>
        </w:rPr>
        <w:t xml:space="preserve">, </w:t>
      </w:r>
      <w:r w:rsidR="00EE4AF0" w:rsidRPr="004B55F2">
        <w:rPr>
          <w:rFonts w:ascii="Arial" w:hAnsi="Arial" w:cs="Arial"/>
          <w:b/>
          <w:bCs/>
          <w:sz w:val="19"/>
          <w:szCs w:val="19"/>
        </w:rPr>
        <w:t xml:space="preserve">Addition and Renovations at </w:t>
      </w:r>
      <w:r w:rsidRPr="004B55F2">
        <w:rPr>
          <w:rFonts w:ascii="Arial" w:hAnsi="Arial" w:cs="Arial"/>
          <w:b/>
          <w:bCs/>
          <w:sz w:val="19"/>
          <w:szCs w:val="19"/>
        </w:rPr>
        <w:t>Rhawnhurst Elementary School</w:t>
      </w:r>
      <w:r w:rsidR="008067B5" w:rsidRPr="004B55F2">
        <w:rPr>
          <w:rFonts w:ascii="Arial" w:hAnsi="Arial" w:cs="Arial"/>
          <w:b/>
          <w:bCs/>
          <w:sz w:val="19"/>
          <w:szCs w:val="19"/>
        </w:rPr>
        <w:t>, Philadelphia, PA -</w:t>
      </w:r>
      <w:r w:rsidR="009F34A3" w:rsidRPr="004B55F2">
        <w:rPr>
          <w:rFonts w:ascii="Arial" w:hAnsi="Arial" w:cs="Arial"/>
          <w:sz w:val="19"/>
          <w:szCs w:val="19"/>
        </w:rPr>
        <w:t xml:space="preserve"> </w:t>
      </w:r>
      <w:bookmarkStart w:id="6" w:name="_Hlk122779738"/>
      <w:r w:rsidR="009F34A3" w:rsidRPr="004B55F2">
        <w:rPr>
          <w:rFonts w:ascii="Arial" w:hAnsi="Arial" w:cs="Arial"/>
          <w:sz w:val="19"/>
          <w:szCs w:val="19"/>
        </w:rPr>
        <w:t xml:space="preserve">Project Manager for the Construction Administration </w:t>
      </w:r>
      <w:r w:rsidR="00263626">
        <w:rPr>
          <w:rFonts w:ascii="Arial" w:hAnsi="Arial" w:cs="Arial"/>
          <w:sz w:val="19"/>
          <w:szCs w:val="19"/>
        </w:rPr>
        <w:t>of</w:t>
      </w:r>
      <w:r w:rsidR="009F34A3" w:rsidRPr="004B55F2">
        <w:rPr>
          <w:rFonts w:ascii="Arial" w:hAnsi="Arial" w:cs="Arial"/>
          <w:sz w:val="19"/>
          <w:szCs w:val="19"/>
        </w:rPr>
        <w:t xml:space="preserve"> additions to the </w:t>
      </w:r>
      <w:r w:rsidR="00263626">
        <w:rPr>
          <w:rFonts w:ascii="Arial" w:hAnsi="Arial" w:cs="Arial"/>
          <w:sz w:val="19"/>
          <w:szCs w:val="19"/>
        </w:rPr>
        <w:t>e</w:t>
      </w:r>
      <w:r w:rsidR="009F34A3" w:rsidRPr="004B55F2">
        <w:rPr>
          <w:rFonts w:ascii="Arial" w:hAnsi="Arial" w:cs="Arial"/>
          <w:sz w:val="19"/>
          <w:szCs w:val="19"/>
        </w:rPr>
        <w:t xml:space="preserve">lementary </w:t>
      </w:r>
      <w:r w:rsidR="00263626">
        <w:rPr>
          <w:rFonts w:ascii="Arial" w:hAnsi="Arial" w:cs="Arial"/>
          <w:sz w:val="19"/>
          <w:szCs w:val="19"/>
        </w:rPr>
        <w:t>s</w:t>
      </w:r>
      <w:r w:rsidR="009F34A3" w:rsidRPr="004B55F2">
        <w:rPr>
          <w:rFonts w:ascii="Arial" w:hAnsi="Arial" w:cs="Arial"/>
          <w:sz w:val="19"/>
          <w:szCs w:val="19"/>
        </w:rPr>
        <w:t xml:space="preserve">chool in the Rhawnhurst </w:t>
      </w:r>
      <w:r w:rsidR="0040574A" w:rsidRPr="004B55F2">
        <w:rPr>
          <w:rFonts w:ascii="Arial" w:hAnsi="Arial" w:cs="Arial"/>
          <w:sz w:val="19"/>
          <w:szCs w:val="19"/>
        </w:rPr>
        <w:t>neighborhood</w:t>
      </w:r>
      <w:r w:rsidR="009F34A3" w:rsidRPr="004B55F2">
        <w:rPr>
          <w:rFonts w:ascii="Arial" w:hAnsi="Arial" w:cs="Arial"/>
          <w:sz w:val="19"/>
          <w:szCs w:val="19"/>
        </w:rPr>
        <w:t xml:space="preserve"> of the City. Responsibilities include the review and approval of all </w:t>
      </w:r>
      <w:r w:rsidR="00EF4688">
        <w:rPr>
          <w:rFonts w:ascii="Arial" w:hAnsi="Arial" w:cs="Arial"/>
          <w:sz w:val="19"/>
          <w:szCs w:val="19"/>
        </w:rPr>
        <w:t>c</w:t>
      </w:r>
      <w:r w:rsidR="009F34A3" w:rsidRPr="004B55F2">
        <w:rPr>
          <w:rFonts w:ascii="Arial" w:hAnsi="Arial" w:cs="Arial"/>
          <w:sz w:val="19"/>
          <w:szCs w:val="19"/>
        </w:rPr>
        <w:t xml:space="preserve">ontractor submittals and RFIs as they relate to the site work – pavement, curbing, striping, signage, traffic signals, drainage, utilities, and general excavation. Mr. Burrell worked with the prime consultant to ensure that any submittals were completed in a timely manner. </w:t>
      </w:r>
      <w:r w:rsidR="00EF4688">
        <w:rPr>
          <w:rFonts w:ascii="Arial" w:hAnsi="Arial" w:cs="Arial"/>
          <w:sz w:val="19"/>
          <w:szCs w:val="19"/>
        </w:rPr>
        <w:t xml:space="preserve"> </w:t>
      </w:r>
      <w:r w:rsidR="009F34A3" w:rsidRPr="004B55F2">
        <w:rPr>
          <w:rFonts w:ascii="Arial" w:hAnsi="Arial" w:cs="Arial"/>
          <w:sz w:val="19"/>
          <w:szCs w:val="19"/>
        </w:rPr>
        <w:t xml:space="preserve">(2022 </w:t>
      </w:r>
      <w:r w:rsidR="00EF4688">
        <w:rPr>
          <w:rFonts w:ascii="Arial" w:hAnsi="Arial" w:cs="Arial"/>
          <w:sz w:val="19"/>
          <w:szCs w:val="19"/>
        </w:rPr>
        <w:t>-</w:t>
      </w:r>
      <w:r w:rsidR="009F34A3" w:rsidRPr="004B55F2">
        <w:rPr>
          <w:rFonts w:ascii="Arial" w:hAnsi="Arial" w:cs="Arial"/>
          <w:sz w:val="19"/>
          <w:szCs w:val="19"/>
        </w:rPr>
        <w:t xml:space="preserve"> Present)</w:t>
      </w:r>
      <w:bookmarkEnd w:id="6"/>
    </w:p>
    <w:p w:rsidR="00A31F60" w:rsidRPr="004B55F2" w:rsidRDefault="00A31F60" w:rsidP="00066278">
      <w:pPr>
        <w:pStyle w:val="ListBullet"/>
        <w:numPr>
          <w:ilvl w:val="0"/>
          <w:numId w:val="0"/>
        </w:numPr>
        <w:spacing w:after="0" w:line="240" w:lineRule="auto"/>
        <w:jc w:val="both"/>
        <w:rPr>
          <w:rFonts w:ascii="Arial" w:hAnsi="Arial" w:cs="Arial"/>
          <w:b/>
          <w:bCs/>
          <w:sz w:val="19"/>
          <w:szCs w:val="19"/>
        </w:rPr>
      </w:pPr>
    </w:p>
    <w:p w:rsidR="00A31F60" w:rsidRPr="004B55F2" w:rsidRDefault="00A31F60" w:rsidP="00066278">
      <w:pPr>
        <w:pStyle w:val="ListBullet"/>
        <w:numPr>
          <w:ilvl w:val="0"/>
          <w:numId w:val="0"/>
        </w:numPr>
        <w:spacing w:after="0" w:line="240" w:lineRule="auto"/>
        <w:jc w:val="both"/>
        <w:rPr>
          <w:rFonts w:ascii="Arial" w:hAnsi="Arial" w:cs="Arial"/>
          <w:sz w:val="19"/>
          <w:szCs w:val="19"/>
        </w:rPr>
      </w:pPr>
      <w:r w:rsidRPr="004B55F2">
        <w:rPr>
          <w:rFonts w:ascii="Arial" w:hAnsi="Arial" w:cs="Arial"/>
          <w:b/>
          <w:bCs/>
          <w:sz w:val="19"/>
          <w:szCs w:val="19"/>
          <w:highlight w:val="yellow"/>
        </w:rPr>
        <w:t>2020-2401</w:t>
      </w:r>
      <w:r w:rsidRPr="004B55F2">
        <w:rPr>
          <w:rFonts w:ascii="Arial" w:hAnsi="Arial" w:cs="Arial"/>
          <w:b/>
          <w:bCs/>
          <w:sz w:val="19"/>
          <w:szCs w:val="19"/>
        </w:rPr>
        <w:t xml:space="preserve"> –</w:t>
      </w:r>
      <w:r w:rsidR="00EF4688">
        <w:rPr>
          <w:rFonts w:ascii="Arial" w:hAnsi="Arial" w:cs="Arial"/>
          <w:b/>
          <w:bCs/>
          <w:sz w:val="19"/>
          <w:szCs w:val="19"/>
        </w:rPr>
        <w:t xml:space="preserve"> </w:t>
      </w:r>
      <w:r w:rsidR="008067B5" w:rsidRPr="004B55F2">
        <w:rPr>
          <w:rFonts w:ascii="Arial" w:hAnsi="Arial" w:cs="Arial"/>
          <w:b/>
          <w:bCs/>
          <w:sz w:val="19"/>
          <w:szCs w:val="19"/>
        </w:rPr>
        <w:t>SDP,</w:t>
      </w:r>
      <w:r w:rsidR="008067B5" w:rsidRPr="004B55F2">
        <w:rPr>
          <w:rFonts w:ascii="Arial" w:hAnsi="Arial" w:cs="Arial"/>
          <w:sz w:val="19"/>
          <w:szCs w:val="19"/>
        </w:rPr>
        <w:t xml:space="preserve"> </w:t>
      </w:r>
      <w:r w:rsidRPr="004B55F2">
        <w:rPr>
          <w:rFonts w:ascii="Arial" w:hAnsi="Arial" w:cs="Arial"/>
          <w:b/>
          <w:bCs/>
          <w:sz w:val="19"/>
          <w:szCs w:val="19"/>
        </w:rPr>
        <w:t>TM Peirce Elementary School</w:t>
      </w:r>
      <w:r w:rsidR="008067B5" w:rsidRPr="004B55F2">
        <w:rPr>
          <w:rFonts w:ascii="Arial" w:hAnsi="Arial" w:cs="Arial"/>
          <w:b/>
          <w:bCs/>
          <w:sz w:val="19"/>
          <w:szCs w:val="19"/>
        </w:rPr>
        <w:t xml:space="preserve">, Philadelphia, PA </w:t>
      </w:r>
      <w:r w:rsidR="00EF4688" w:rsidRPr="006D561B">
        <w:rPr>
          <w:rFonts w:ascii="Arial" w:hAnsi="Arial" w:cs="Arial"/>
          <w:b/>
          <w:bCs/>
          <w:sz w:val="19"/>
          <w:szCs w:val="19"/>
        </w:rPr>
        <w:t>-</w:t>
      </w:r>
      <w:r w:rsidR="009F34A3" w:rsidRPr="004B55F2">
        <w:rPr>
          <w:rFonts w:ascii="Arial" w:hAnsi="Arial" w:cs="Arial"/>
          <w:sz w:val="19"/>
          <w:szCs w:val="19"/>
        </w:rPr>
        <w:t xml:space="preserve"> Project Manager for the design of the drainage and stormwater management for the construction of a new elementary school</w:t>
      </w:r>
      <w:r w:rsidR="00EC2305" w:rsidRPr="004B55F2">
        <w:rPr>
          <w:rFonts w:ascii="Arial" w:hAnsi="Arial" w:cs="Arial"/>
          <w:sz w:val="19"/>
          <w:szCs w:val="19"/>
        </w:rPr>
        <w:t xml:space="preserve"> in the Allegheny West </w:t>
      </w:r>
      <w:r w:rsidR="0040574A" w:rsidRPr="004B55F2">
        <w:rPr>
          <w:rFonts w:ascii="Arial" w:hAnsi="Arial" w:cs="Arial"/>
          <w:sz w:val="19"/>
          <w:szCs w:val="19"/>
        </w:rPr>
        <w:t>neighborhood</w:t>
      </w:r>
      <w:r w:rsidR="00EC2305" w:rsidRPr="004B55F2">
        <w:rPr>
          <w:rFonts w:ascii="Arial" w:hAnsi="Arial" w:cs="Arial"/>
          <w:sz w:val="19"/>
          <w:szCs w:val="19"/>
        </w:rPr>
        <w:t xml:space="preserve"> of the City</w:t>
      </w:r>
      <w:r w:rsidR="009F34A3" w:rsidRPr="004B55F2">
        <w:rPr>
          <w:rFonts w:ascii="Arial" w:hAnsi="Arial" w:cs="Arial"/>
          <w:sz w:val="19"/>
          <w:szCs w:val="19"/>
        </w:rPr>
        <w:t>. Mr. Burrell was responsible for obtaining all approvals from Philadelphia Water. In addition, Mr. Burrell is the Project Manager for the Construction Administration fo</w:t>
      </w:r>
      <w:r w:rsidR="00EC2305" w:rsidRPr="004B55F2">
        <w:rPr>
          <w:rFonts w:ascii="Arial" w:hAnsi="Arial" w:cs="Arial"/>
          <w:sz w:val="19"/>
          <w:szCs w:val="19"/>
        </w:rPr>
        <w:t>r this project</w:t>
      </w:r>
      <w:r w:rsidR="009F34A3" w:rsidRPr="004B55F2">
        <w:rPr>
          <w:rFonts w:ascii="Arial" w:hAnsi="Arial" w:cs="Arial"/>
          <w:sz w:val="19"/>
          <w:szCs w:val="19"/>
        </w:rPr>
        <w:t xml:space="preserve">. Responsibilities include the review and approval of all </w:t>
      </w:r>
      <w:r w:rsidR="00EF4688">
        <w:rPr>
          <w:rFonts w:ascii="Arial" w:hAnsi="Arial" w:cs="Arial"/>
          <w:sz w:val="19"/>
          <w:szCs w:val="19"/>
        </w:rPr>
        <w:t>c</w:t>
      </w:r>
      <w:r w:rsidR="009F34A3" w:rsidRPr="004B55F2">
        <w:rPr>
          <w:rFonts w:ascii="Arial" w:hAnsi="Arial" w:cs="Arial"/>
          <w:sz w:val="19"/>
          <w:szCs w:val="19"/>
        </w:rPr>
        <w:t xml:space="preserve">ontractor submittals and RFIs as they relate to the stormwater management – inlets, piping, stone storage, stormwater storage modules, and general excavation. Mr. Burrell worked with the prime consultant to ensure that any submittals were completed in a timely manner. </w:t>
      </w:r>
      <w:r w:rsidR="00EF4688">
        <w:rPr>
          <w:rFonts w:ascii="Arial" w:hAnsi="Arial" w:cs="Arial"/>
          <w:sz w:val="19"/>
          <w:szCs w:val="19"/>
        </w:rPr>
        <w:t xml:space="preserve"> </w:t>
      </w:r>
      <w:r w:rsidR="009F34A3" w:rsidRPr="004B55F2">
        <w:rPr>
          <w:rFonts w:ascii="Arial" w:hAnsi="Arial" w:cs="Arial"/>
          <w:sz w:val="19"/>
          <w:szCs w:val="19"/>
        </w:rPr>
        <w:t xml:space="preserve">(2021 </w:t>
      </w:r>
      <w:r w:rsidR="00EF4688">
        <w:rPr>
          <w:rFonts w:ascii="Arial" w:hAnsi="Arial" w:cs="Arial"/>
          <w:sz w:val="19"/>
          <w:szCs w:val="19"/>
        </w:rPr>
        <w:t>-</w:t>
      </w:r>
      <w:r w:rsidR="009F34A3" w:rsidRPr="004B55F2">
        <w:rPr>
          <w:rFonts w:ascii="Arial" w:hAnsi="Arial" w:cs="Arial"/>
          <w:sz w:val="19"/>
          <w:szCs w:val="19"/>
        </w:rPr>
        <w:t xml:space="preserve"> Present)</w:t>
      </w:r>
    </w:p>
    <w:p w:rsidR="00A31F60" w:rsidRPr="004B55F2" w:rsidRDefault="00A31F60" w:rsidP="00066278">
      <w:pPr>
        <w:pStyle w:val="ListBullet"/>
        <w:numPr>
          <w:ilvl w:val="0"/>
          <w:numId w:val="0"/>
        </w:numPr>
        <w:spacing w:after="0" w:line="240" w:lineRule="auto"/>
        <w:jc w:val="both"/>
        <w:rPr>
          <w:rFonts w:ascii="Arial" w:hAnsi="Arial" w:cs="Arial"/>
          <w:b/>
          <w:bCs/>
          <w:sz w:val="19"/>
          <w:szCs w:val="19"/>
        </w:rPr>
      </w:pPr>
    </w:p>
    <w:p w:rsidR="00A31F60" w:rsidRPr="004B55F2" w:rsidRDefault="00A31F60" w:rsidP="00066278">
      <w:pPr>
        <w:pStyle w:val="ListBullet"/>
        <w:numPr>
          <w:ilvl w:val="0"/>
          <w:numId w:val="0"/>
        </w:numPr>
        <w:spacing w:after="0" w:line="240" w:lineRule="auto"/>
        <w:jc w:val="both"/>
        <w:rPr>
          <w:rFonts w:ascii="Arial" w:hAnsi="Arial" w:cs="Arial"/>
          <w:b/>
          <w:bCs/>
          <w:sz w:val="19"/>
          <w:szCs w:val="19"/>
        </w:rPr>
      </w:pPr>
      <w:r w:rsidRPr="004B55F2">
        <w:rPr>
          <w:rFonts w:ascii="Arial" w:hAnsi="Arial" w:cs="Arial"/>
          <w:b/>
          <w:bCs/>
          <w:sz w:val="19"/>
          <w:szCs w:val="19"/>
          <w:highlight w:val="yellow"/>
        </w:rPr>
        <w:t>2020-2434-01</w:t>
      </w:r>
      <w:r w:rsidRPr="004B55F2">
        <w:rPr>
          <w:rFonts w:ascii="Arial" w:hAnsi="Arial" w:cs="Arial"/>
          <w:b/>
          <w:bCs/>
          <w:sz w:val="19"/>
          <w:szCs w:val="19"/>
        </w:rPr>
        <w:t xml:space="preserve"> –</w:t>
      </w:r>
      <w:r w:rsidR="00EF4688">
        <w:rPr>
          <w:rFonts w:ascii="Arial" w:hAnsi="Arial" w:cs="Arial"/>
          <w:b/>
          <w:bCs/>
          <w:sz w:val="19"/>
          <w:szCs w:val="19"/>
        </w:rPr>
        <w:t xml:space="preserve"> </w:t>
      </w:r>
      <w:r w:rsidR="008067B5" w:rsidRPr="004B55F2">
        <w:rPr>
          <w:rFonts w:ascii="Arial" w:hAnsi="Arial" w:cs="Arial"/>
          <w:b/>
          <w:bCs/>
          <w:sz w:val="19"/>
          <w:szCs w:val="19"/>
        </w:rPr>
        <w:t>SDP,</w:t>
      </w:r>
      <w:r w:rsidR="008067B5" w:rsidRPr="004B55F2">
        <w:rPr>
          <w:rFonts w:ascii="Arial" w:hAnsi="Arial" w:cs="Arial"/>
          <w:sz w:val="19"/>
          <w:szCs w:val="19"/>
        </w:rPr>
        <w:t xml:space="preserve"> </w:t>
      </w:r>
      <w:r w:rsidR="00EE4AF0" w:rsidRPr="004B55F2">
        <w:rPr>
          <w:rFonts w:ascii="Arial" w:hAnsi="Arial" w:cs="Arial"/>
          <w:b/>
          <w:bCs/>
          <w:sz w:val="19"/>
          <w:szCs w:val="19"/>
        </w:rPr>
        <w:t xml:space="preserve">Major Renovations at Edwin </w:t>
      </w:r>
      <w:r w:rsidRPr="004B55F2">
        <w:rPr>
          <w:rFonts w:ascii="Arial" w:hAnsi="Arial" w:cs="Arial"/>
          <w:b/>
          <w:bCs/>
          <w:sz w:val="19"/>
          <w:szCs w:val="19"/>
        </w:rPr>
        <w:t>Forrest Elementary School</w:t>
      </w:r>
      <w:r w:rsidR="008067B5" w:rsidRPr="004B55F2">
        <w:rPr>
          <w:rFonts w:ascii="Arial" w:hAnsi="Arial" w:cs="Arial"/>
          <w:b/>
          <w:bCs/>
          <w:sz w:val="19"/>
          <w:szCs w:val="19"/>
        </w:rPr>
        <w:t xml:space="preserve">, </w:t>
      </w:r>
      <w:r w:rsidR="0098671D" w:rsidRPr="004B55F2">
        <w:rPr>
          <w:rFonts w:ascii="Arial" w:hAnsi="Arial" w:cs="Arial"/>
          <w:b/>
          <w:bCs/>
          <w:sz w:val="19"/>
          <w:szCs w:val="19"/>
        </w:rPr>
        <w:t>Philadelphia</w:t>
      </w:r>
      <w:r w:rsidR="008067B5" w:rsidRPr="004B55F2">
        <w:rPr>
          <w:rFonts w:ascii="Arial" w:hAnsi="Arial" w:cs="Arial"/>
          <w:b/>
          <w:bCs/>
          <w:sz w:val="19"/>
          <w:szCs w:val="19"/>
        </w:rPr>
        <w:t xml:space="preserve">, PA </w:t>
      </w:r>
      <w:r w:rsidR="00EF4688">
        <w:rPr>
          <w:rFonts w:ascii="Arial" w:hAnsi="Arial" w:cs="Arial"/>
          <w:b/>
          <w:bCs/>
          <w:sz w:val="19"/>
          <w:szCs w:val="19"/>
        </w:rPr>
        <w:t>-</w:t>
      </w:r>
      <w:r w:rsidR="009F34A3" w:rsidRPr="004B55F2">
        <w:rPr>
          <w:rFonts w:ascii="Arial" w:hAnsi="Arial" w:cs="Arial"/>
          <w:sz w:val="19"/>
          <w:szCs w:val="19"/>
        </w:rPr>
        <w:t xml:space="preserve"> Project Manager for the Construction Administration for additions to the </w:t>
      </w:r>
      <w:r w:rsidR="00EF4688">
        <w:rPr>
          <w:rFonts w:ascii="Arial" w:hAnsi="Arial" w:cs="Arial"/>
          <w:sz w:val="19"/>
          <w:szCs w:val="19"/>
        </w:rPr>
        <w:t>e</w:t>
      </w:r>
      <w:r w:rsidR="009F34A3" w:rsidRPr="004B55F2">
        <w:rPr>
          <w:rFonts w:ascii="Arial" w:hAnsi="Arial" w:cs="Arial"/>
          <w:sz w:val="19"/>
          <w:szCs w:val="19"/>
        </w:rPr>
        <w:t xml:space="preserve">lementary </w:t>
      </w:r>
      <w:r w:rsidR="00EF4688">
        <w:rPr>
          <w:rFonts w:ascii="Arial" w:hAnsi="Arial" w:cs="Arial"/>
          <w:sz w:val="19"/>
          <w:szCs w:val="19"/>
        </w:rPr>
        <w:t>s</w:t>
      </w:r>
      <w:r w:rsidR="009F34A3" w:rsidRPr="004B55F2">
        <w:rPr>
          <w:rFonts w:ascii="Arial" w:hAnsi="Arial" w:cs="Arial"/>
          <w:sz w:val="19"/>
          <w:szCs w:val="19"/>
        </w:rPr>
        <w:t xml:space="preserve">chool in the </w:t>
      </w:r>
      <w:r w:rsidR="00EC2305" w:rsidRPr="004B55F2">
        <w:rPr>
          <w:rFonts w:ascii="Arial" w:hAnsi="Arial" w:cs="Arial"/>
          <w:sz w:val="19"/>
          <w:szCs w:val="19"/>
        </w:rPr>
        <w:t>Mayfair</w:t>
      </w:r>
      <w:r w:rsidR="009F34A3" w:rsidRPr="004B55F2">
        <w:rPr>
          <w:rFonts w:ascii="Arial" w:hAnsi="Arial" w:cs="Arial"/>
          <w:sz w:val="19"/>
          <w:szCs w:val="19"/>
        </w:rPr>
        <w:t xml:space="preserve"> </w:t>
      </w:r>
      <w:r w:rsidR="0040574A" w:rsidRPr="004B55F2">
        <w:rPr>
          <w:rFonts w:ascii="Arial" w:hAnsi="Arial" w:cs="Arial"/>
          <w:sz w:val="19"/>
          <w:szCs w:val="19"/>
        </w:rPr>
        <w:t>neighborhood</w:t>
      </w:r>
      <w:r w:rsidR="009F34A3" w:rsidRPr="004B55F2">
        <w:rPr>
          <w:rFonts w:ascii="Arial" w:hAnsi="Arial" w:cs="Arial"/>
          <w:sz w:val="19"/>
          <w:szCs w:val="19"/>
        </w:rPr>
        <w:t xml:space="preserve"> of the City. Responsibilities include the review and approval of all </w:t>
      </w:r>
      <w:r w:rsidR="00EF4688">
        <w:rPr>
          <w:rFonts w:ascii="Arial" w:hAnsi="Arial" w:cs="Arial"/>
          <w:sz w:val="19"/>
          <w:szCs w:val="19"/>
        </w:rPr>
        <w:t>c</w:t>
      </w:r>
      <w:r w:rsidR="009F34A3" w:rsidRPr="004B55F2">
        <w:rPr>
          <w:rFonts w:ascii="Arial" w:hAnsi="Arial" w:cs="Arial"/>
          <w:sz w:val="19"/>
          <w:szCs w:val="19"/>
        </w:rPr>
        <w:t xml:space="preserve">ontractor submittals and RFIs as they relate to the </w:t>
      </w:r>
      <w:r w:rsidR="00EC2305" w:rsidRPr="004B55F2">
        <w:rPr>
          <w:rFonts w:ascii="Arial" w:hAnsi="Arial" w:cs="Arial"/>
          <w:sz w:val="19"/>
          <w:szCs w:val="19"/>
        </w:rPr>
        <w:t>site work</w:t>
      </w:r>
      <w:r w:rsidR="009F34A3" w:rsidRPr="004B55F2">
        <w:rPr>
          <w:rFonts w:ascii="Arial" w:hAnsi="Arial" w:cs="Arial"/>
          <w:sz w:val="19"/>
          <w:szCs w:val="19"/>
        </w:rPr>
        <w:t xml:space="preserve"> – pavement, curbing, drainage, utilities, and general excavation. Mr. Burrell worked with the prime consultant to ensure that any submittals were completed in a timely manner. </w:t>
      </w:r>
      <w:r w:rsidR="00EF4688">
        <w:rPr>
          <w:rFonts w:ascii="Arial" w:hAnsi="Arial" w:cs="Arial"/>
          <w:sz w:val="19"/>
          <w:szCs w:val="19"/>
        </w:rPr>
        <w:t xml:space="preserve"> </w:t>
      </w:r>
      <w:r w:rsidR="009F34A3" w:rsidRPr="004B55F2">
        <w:rPr>
          <w:rFonts w:ascii="Arial" w:hAnsi="Arial" w:cs="Arial"/>
          <w:sz w:val="19"/>
          <w:szCs w:val="19"/>
        </w:rPr>
        <w:t xml:space="preserve">(2022 </w:t>
      </w:r>
      <w:r w:rsidR="00EF4688">
        <w:rPr>
          <w:rFonts w:ascii="Arial" w:hAnsi="Arial" w:cs="Arial"/>
          <w:sz w:val="19"/>
          <w:szCs w:val="19"/>
        </w:rPr>
        <w:t>-</w:t>
      </w:r>
      <w:r w:rsidR="009F34A3" w:rsidRPr="004B55F2">
        <w:rPr>
          <w:rFonts w:ascii="Arial" w:hAnsi="Arial" w:cs="Arial"/>
          <w:sz w:val="19"/>
          <w:szCs w:val="19"/>
        </w:rPr>
        <w:t xml:space="preserve"> </w:t>
      </w:r>
      <w:ins w:id="7" w:author="Richard Burrell" w:date="2024-06-26T11:57:00Z">
        <w:r w:rsidR="00A42117">
          <w:rPr>
            <w:rFonts w:ascii="Arial" w:hAnsi="Arial" w:cs="Arial"/>
            <w:sz w:val="19"/>
            <w:szCs w:val="19"/>
          </w:rPr>
          <w:t>2024</w:t>
        </w:r>
      </w:ins>
      <w:del w:id="8" w:author="Richard Burrell" w:date="2024-06-26T11:57:00Z">
        <w:r w:rsidR="009F34A3" w:rsidRPr="004B55F2" w:rsidDel="00A42117">
          <w:rPr>
            <w:rFonts w:ascii="Arial" w:hAnsi="Arial" w:cs="Arial"/>
            <w:sz w:val="19"/>
            <w:szCs w:val="19"/>
          </w:rPr>
          <w:delText>Present</w:delText>
        </w:r>
      </w:del>
      <w:r w:rsidR="009F34A3" w:rsidRPr="004B55F2">
        <w:rPr>
          <w:rFonts w:ascii="Arial" w:hAnsi="Arial" w:cs="Arial"/>
          <w:sz w:val="19"/>
          <w:szCs w:val="19"/>
        </w:rPr>
        <w:t>)</w:t>
      </w:r>
    </w:p>
    <w:p w:rsidR="00FC3F9F" w:rsidRPr="004B55F2" w:rsidRDefault="00FC3F9F" w:rsidP="00FC3F9F">
      <w:pPr>
        <w:pStyle w:val="ListBullet"/>
        <w:numPr>
          <w:ilvl w:val="0"/>
          <w:numId w:val="0"/>
        </w:numPr>
        <w:spacing w:after="0" w:line="240" w:lineRule="auto"/>
        <w:jc w:val="both"/>
        <w:rPr>
          <w:rFonts w:ascii="Arial" w:hAnsi="Arial" w:cs="Arial"/>
          <w:b/>
          <w:bCs/>
          <w:sz w:val="19"/>
          <w:szCs w:val="19"/>
        </w:rPr>
      </w:pPr>
    </w:p>
    <w:p w:rsidR="00FC3F9F" w:rsidRPr="004B55F2" w:rsidRDefault="00FC3F9F" w:rsidP="00FC3F9F">
      <w:pPr>
        <w:pStyle w:val="ListBullet"/>
        <w:numPr>
          <w:ilvl w:val="0"/>
          <w:numId w:val="0"/>
        </w:numPr>
        <w:spacing w:after="0" w:line="240" w:lineRule="auto"/>
        <w:jc w:val="both"/>
        <w:rPr>
          <w:rFonts w:ascii="Arial" w:hAnsi="Arial" w:cs="Arial"/>
          <w:b/>
          <w:bCs/>
          <w:sz w:val="19"/>
          <w:szCs w:val="19"/>
        </w:rPr>
      </w:pPr>
      <w:r w:rsidRPr="004B55F2">
        <w:rPr>
          <w:rFonts w:ascii="Arial" w:hAnsi="Arial" w:cs="Arial"/>
          <w:b/>
          <w:bCs/>
          <w:sz w:val="19"/>
          <w:szCs w:val="19"/>
          <w:highlight w:val="yellow"/>
        </w:rPr>
        <w:t>2019-2289</w:t>
      </w:r>
      <w:r w:rsidR="00EE4AF0" w:rsidRPr="004B55F2">
        <w:rPr>
          <w:rFonts w:ascii="Arial" w:hAnsi="Arial" w:cs="Arial"/>
          <w:b/>
          <w:bCs/>
          <w:sz w:val="19"/>
          <w:szCs w:val="19"/>
        </w:rPr>
        <w:t xml:space="preserve"> –</w:t>
      </w:r>
      <w:r w:rsidR="00EF4688">
        <w:rPr>
          <w:rFonts w:ascii="Arial" w:hAnsi="Arial" w:cs="Arial"/>
          <w:b/>
          <w:bCs/>
          <w:sz w:val="19"/>
          <w:szCs w:val="19"/>
        </w:rPr>
        <w:t xml:space="preserve"> </w:t>
      </w:r>
      <w:r w:rsidR="00F515A5" w:rsidRPr="004B55F2">
        <w:rPr>
          <w:rFonts w:ascii="Arial" w:hAnsi="Arial" w:cs="Arial"/>
          <w:b/>
          <w:bCs/>
          <w:sz w:val="19"/>
          <w:szCs w:val="19"/>
        </w:rPr>
        <w:t>SDP,</w:t>
      </w:r>
      <w:r w:rsidR="00F515A5" w:rsidRPr="004B55F2">
        <w:rPr>
          <w:rFonts w:ascii="Arial" w:hAnsi="Arial" w:cs="Arial"/>
          <w:sz w:val="19"/>
          <w:szCs w:val="19"/>
        </w:rPr>
        <w:t xml:space="preserve"> </w:t>
      </w:r>
      <w:r w:rsidR="00EE4AF0" w:rsidRPr="004B55F2">
        <w:rPr>
          <w:rFonts w:ascii="Arial" w:hAnsi="Arial" w:cs="Arial"/>
          <w:b/>
          <w:bCs/>
          <w:sz w:val="19"/>
          <w:szCs w:val="19"/>
        </w:rPr>
        <w:t xml:space="preserve">Contract for Professional Landscape Architecture </w:t>
      </w:r>
      <w:r w:rsidR="00EF4688">
        <w:rPr>
          <w:rFonts w:ascii="Arial" w:hAnsi="Arial" w:cs="Arial"/>
          <w:b/>
          <w:bCs/>
          <w:sz w:val="19"/>
          <w:szCs w:val="19"/>
        </w:rPr>
        <w:t>and</w:t>
      </w:r>
      <w:r w:rsidR="00EE4AF0" w:rsidRPr="004B55F2">
        <w:rPr>
          <w:rFonts w:ascii="Arial" w:hAnsi="Arial" w:cs="Arial"/>
          <w:b/>
          <w:bCs/>
          <w:sz w:val="19"/>
          <w:szCs w:val="19"/>
        </w:rPr>
        <w:t xml:space="preserve"> Civil Engineering Design Services on an As-Needed Basis for Outdoor Playful Learning Spaces </w:t>
      </w:r>
      <w:r w:rsidR="00EF4688">
        <w:rPr>
          <w:rFonts w:ascii="Arial" w:hAnsi="Arial" w:cs="Arial"/>
          <w:b/>
          <w:bCs/>
          <w:sz w:val="19"/>
          <w:szCs w:val="19"/>
        </w:rPr>
        <w:t>and</w:t>
      </w:r>
      <w:r w:rsidR="00EE4AF0" w:rsidRPr="004B55F2">
        <w:rPr>
          <w:rFonts w:ascii="Arial" w:hAnsi="Arial" w:cs="Arial"/>
          <w:b/>
          <w:bCs/>
          <w:sz w:val="19"/>
          <w:szCs w:val="19"/>
        </w:rPr>
        <w:t xml:space="preserve"> Stormwater Management</w:t>
      </w:r>
      <w:r w:rsidR="00F515A5" w:rsidRPr="004B55F2">
        <w:rPr>
          <w:rFonts w:ascii="Arial" w:hAnsi="Arial" w:cs="Arial"/>
          <w:b/>
          <w:bCs/>
          <w:sz w:val="19"/>
          <w:szCs w:val="19"/>
        </w:rPr>
        <w:t xml:space="preserve">, </w:t>
      </w:r>
      <w:r w:rsidR="0098671D" w:rsidRPr="004B55F2">
        <w:rPr>
          <w:rFonts w:ascii="Arial" w:hAnsi="Arial" w:cs="Arial"/>
          <w:b/>
          <w:bCs/>
          <w:sz w:val="19"/>
          <w:szCs w:val="19"/>
        </w:rPr>
        <w:t>Philadelphia</w:t>
      </w:r>
      <w:r w:rsidR="00F515A5" w:rsidRPr="004B55F2">
        <w:rPr>
          <w:rFonts w:ascii="Arial" w:hAnsi="Arial" w:cs="Arial"/>
          <w:b/>
          <w:bCs/>
          <w:sz w:val="19"/>
          <w:szCs w:val="19"/>
        </w:rPr>
        <w:t>, PA</w:t>
      </w:r>
    </w:p>
    <w:p w:rsidR="00FC3F9F" w:rsidRPr="004B55F2" w:rsidRDefault="00FC3F9F" w:rsidP="00FC3F9F">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01:</w:t>
      </w:r>
      <w:r w:rsidRPr="004B55F2">
        <w:rPr>
          <w:rFonts w:ascii="Arial" w:hAnsi="Arial" w:cs="Arial"/>
          <w:b/>
          <w:bCs/>
          <w:sz w:val="19"/>
          <w:szCs w:val="19"/>
        </w:rPr>
        <w:tab/>
        <w:t xml:space="preserve">TM Peirce </w:t>
      </w:r>
      <w:r w:rsidR="00EC5C6F" w:rsidRPr="004B55F2">
        <w:rPr>
          <w:rFonts w:ascii="Arial" w:hAnsi="Arial" w:cs="Arial"/>
          <w:b/>
          <w:bCs/>
          <w:sz w:val="19"/>
          <w:szCs w:val="19"/>
        </w:rPr>
        <w:t xml:space="preserve">Elementary School </w:t>
      </w:r>
      <w:r w:rsidRPr="004B55F2">
        <w:rPr>
          <w:rFonts w:ascii="Arial" w:hAnsi="Arial" w:cs="Arial"/>
          <w:b/>
          <w:bCs/>
          <w:sz w:val="19"/>
          <w:szCs w:val="19"/>
        </w:rPr>
        <w:t>Demolition</w:t>
      </w:r>
      <w:r w:rsidR="00EC5C6F" w:rsidRPr="004B55F2">
        <w:rPr>
          <w:rFonts w:ascii="Arial" w:hAnsi="Arial" w:cs="Arial"/>
          <w:sz w:val="19"/>
          <w:szCs w:val="19"/>
        </w:rPr>
        <w:t xml:space="preserve"> </w:t>
      </w:r>
      <w:r w:rsidR="00EF4688">
        <w:rPr>
          <w:rFonts w:ascii="Arial" w:hAnsi="Arial" w:cs="Arial"/>
          <w:sz w:val="19"/>
          <w:szCs w:val="19"/>
        </w:rPr>
        <w:t>-</w:t>
      </w:r>
      <w:r w:rsidR="00EC5C6F" w:rsidRPr="004B55F2">
        <w:rPr>
          <w:rFonts w:ascii="Arial" w:hAnsi="Arial" w:cs="Arial"/>
          <w:sz w:val="19"/>
          <w:szCs w:val="19"/>
        </w:rPr>
        <w:t xml:space="preserve"> Project Engineer for the complete demolition of the elementary school built in the 1910s in the Allegheny West </w:t>
      </w:r>
      <w:r w:rsidR="0040574A" w:rsidRPr="004B55F2">
        <w:rPr>
          <w:rFonts w:ascii="Arial" w:hAnsi="Arial" w:cs="Arial"/>
          <w:sz w:val="19"/>
          <w:szCs w:val="19"/>
        </w:rPr>
        <w:t>neighborhood</w:t>
      </w:r>
      <w:r w:rsidR="00EC5C6F" w:rsidRPr="004B55F2">
        <w:rPr>
          <w:rFonts w:ascii="Arial" w:hAnsi="Arial" w:cs="Arial"/>
          <w:sz w:val="19"/>
          <w:szCs w:val="19"/>
        </w:rPr>
        <w:t xml:space="preserve"> of the City. Mr. Burrell was responsible for developing the site plan from the existing survey and existing as-built plans. Mr. Burrell was also responsible</w:t>
      </w:r>
      <w:r w:rsidR="00EF4688">
        <w:rPr>
          <w:rFonts w:ascii="Arial" w:hAnsi="Arial" w:cs="Arial"/>
          <w:sz w:val="19"/>
          <w:szCs w:val="19"/>
        </w:rPr>
        <w:t>,</w:t>
      </w:r>
      <w:r w:rsidR="00EC5C6F" w:rsidRPr="004B55F2">
        <w:rPr>
          <w:rFonts w:ascii="Arial" w:hAnsi="Arial" w:cs="Arial"/>
          <w:sz w:val="19"/>
          <w:szCs w:val="19"/>
        </w:rPr>
        <w:t xml:space="preserve"> during demolition</w:t>
      </w:r>
      <w:r w:rsidR="00EF4688">
        <w:rPr>
          <w:rFonts w:ascii="Arial" w:hAnsi="Arial" w:cs="Arial"/>
          <w:sz w:val="19"/>
          <w:szCs w:val="19"/>
        </w:rPr>
        <w:t>, for</w:t>
      </w:r>
      <w:r w:rsidR="00EC5C6F" w:rsidRPr="004B55F2">
        <w:rPr>
          <w:rFonts w:ascii="Arial" w:hAnsi="Arial" w:cs="Arial"/>
          <w:sz w:val="19"/>
          <w:szCs w:val="19"/>
        </w:rPr>
        <w:t xml:space="preserve"> responding to RFIs and contractor submittals. </w:t>
      </w:r>
      <w:r w:rsidR="00EF4688">
        <w:rPr>
          <w:rFonts w:ascii="Arial" w:hAnsi="Arial" w:cs="Arial"/>
          <w:sz w:val="19"/>
          <w:szCs w:val="19"/>
        </w:rPr>
        <w:t xml:space="preserve"> </w:t>
      </w:r>
      <w:r w:rsidR="00EC5C6F" w:rsidRPr="004B55F2">
        <w:rPr>
          <w:rFonts w:ascii="Arial" w:hAnsi="Arial" w:cs="Arial"/>
          <w:sz w:val="19"/>
          <w:szCs w:val="19"/>
        </w:rPr>
        <w:t>(2019</w:t>
      </w:r>
      <w:r w:rsidR="00EF4688">
        <w:rPr>
          <w:rFonts w:ascii="Arial" w:hAnsi="Arial" w:cs="Arial"/>
          <w:sz w:val="19"/>
          <w:szCs w:val="19"/>
        </w:rPr>
        <w:t xml:space="preserve"> </w:t>
      </w:r>
      <w:r w:rsidR="00EC5C6F" w:rsidRPr="004B55F2">
        <w:rPr>
          <w:rFonts w:ascii="Arial" w:hAnsi="Arial" w:cs="Arial"/>
          <w:sz w:val="19"/>
          <w:szCs w:val="19"/>
        </w:rPr>
        <w:t>-</w:t>
      </w:r>
      <w:r w:rsidR="00EF4688">
        <w:rPr>
          <w:rFonts w:ascii="Arial" w:hAnsi="Arial" w:cs="Arial"/>
          <w:sz w:val="19"/>
          <w:szCs w:val="19"/>
        </w:rPr>
        <w:t xml:space="preserve"> </w:t>
      </w:r>
      <w:r w:rsidR="00EC5C6F" w:rsidRPr="004B55F2">
        <w:rPr>
          <w:rFonts w:ascii="Arial" w:hAnsi="Arial" w:cs="Arial"/>
          <w:sz w:val="19"/>
          <w:szCs w:val="19"/>
        </w:rPr>
        <w:t>2021)</w:t>
      </w:r>
    </w:p>
    <w:p w:rsidR="00FC3F9F" w:rsidRPr="004B55F2" w:rsidRDefault="00FC3F9F" w:rsidP="00FC3F9F">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03:</w:t>
      </w:r>
      <w:r w:rsidRPr="004B55F2">
        <w:rPr>
          <w:rFonts w:ascii="Arial" w:hAnsi="Arial" w:cs="Arial"/>
          <w:b/>
          <w:bCs/>
          <w:sz w:val="19"/>
          <w:szCs w:val="19"/>
        </w:rPr>
        <w:tab/>
      </w:r>
      <w:r w:rsidR="00EC5C6F" w:rsidRPr="004B55F2">
        <w:rPr>
          <w:rFonts w:ascii="Arial" w:hAnsi="Arial" w:cs="Arial"/>
          <w:b/>
          <w:bCs/>
          <w:sz w:val="19"/>
          <w:szCs w:val="19"/>
        </w:rPr>
        <w:t xml:space="preserve">New Athletic Fields and Sitework at </w:t>
      </w:r>
      <w:r w:rsidRPr="004B55F2">
        <w:rPr>
          <w:rFonts w:ascii="Arial" w:hAnsi="Arial" w:cs="Arial"/>
          <w:b/>
          <w:bCs/>
          <w:sz w:val="19"/>
          <w:szCs w:val="19"/>
        </w:rPr>
        <w:t>Lincoln High School</w:t>
      </w:r>
      <w:r w:rsidR="00EC5C6F" w:rsidRPr="004B55F2">
        <w:rPr>
          <w:rFonts w:ascii="Arial" w:hAnsi="Arial" w:cs="Arial"/>
          <w:sz w:val="19"/>
          <w:szCs w:val="19"/>
        </w:rPr>
        <w:t xml:space="preserve"> </w:t>
      </w:r>
      <w:r w:rsidR="00EF4688">
        <w:rPr>
          <w:rFonts w:ascii="Arial" w:hAnsi="Arial" w:cs="Arial"/>
          <w:sz w:val="19"/>
          <w:szCs w:val="19"/>
        </w:rPr>
        <w:t>-</w:t>
      </w:r>
      <w:r w:rsidR="00EC5C6F" w:rsidRPr="004B55F2">
        <w:rPr>
          <w:rFonts w:ascii="Arial" w:hAnsi="Arial" w:cs="Arial"/>
          <w:sz w:val="19"/>
          <w:szCs w:val="19"/>
        </w:rPr>
        <w:t xml:space="preserve"> Project </w:t>
      </w:r>
      <w:r w:rsidR="00EF4688">
        <w:rPr>
          <w:rFonts w:ascii="Arial" w:hAnsi="Arial" w:cs="Arial"/>
          <w:sz w:val="19"/>
          <w:szCs w:val="19"/>
        </w:rPr>
        <w:t>E</w:t>
      </w:r>
      <w:r w:rsidR="00EC5C6F" w:rsidRPr="004B55F2">
        <w:rPr>
          <w:rFonts w:ascii="Arial" w:hAnsi="Arial" w:cs="Arial"/>
          <w:sz w:val="19"/>
          <w:szCs w:val="19"/>
        </w:rPr>
        <w:t>ngineer responsible for the</w:t>
      </w:r>
      <w:r w:rsidR="007E175F" w:rsidRPr="004B55F2">
        <w:rPr>
          <w:rFonts w:ascii="Arial" w:hAnsi="Arial" w:cs="Arial"/>
          <w:sz w:val="19"/>
          <w:szCs w:val="19"/>
        </w:rPr>
        <w:t xml:space="preserve"> improvements at Abraham Lincoln High School in the Mayfair </w:t>
      </w:r>
      <w:r w:rsidR="0040574A" w:rsidRPr="004B55F2">
        <w:rPr>
          <w:rFonts w:ascii="Arial" w:hAnsi="Arial" w:cs="Arial"/>
          <w:sz w:val="19"/>
          <w:szCs w:val="19"/>
        </w:rPr>
        <w:t>neighborhood</w:t>
      </w:r>
      <w:r w:rsidR="007E175F" w:rsidRPr="004B55F2">
        <w:rPr>
          <w:rFonts w:ascii="Arial" w:hAnsi="Arial" w:cs="Arial"/>
          <w:sz w:val="19"/>
          <w:szCs w:val="19"/>
        </w:rPr>
        <w:t xml:space="preserve"> of the City. The improvements included the </w:t>
      </w:r>
      <w:r w:rsidR="00266E93" w:rsidRPr="004B55F2">
        <w:rPr>
          <w:rFonts w:ascii="Arial" w:hAnsi="Arial" w:cs="Arial"/>
          <w:sz w:val="19"/>
          <w:szCs w:val="19"/>
        </w:rPr>
        <w:t>regrading</w:t>
      </w:r>
      <w:r w:rsidR="007E175F" w:rsidRPr="004B55F2">
        <w:rPr>
          <w:rFonts w:ascii="Arial" w:hAnsi="Arial" w:cs="Arial"/>
          <w:sz w:val="19"/>
          <w:szCs w:val="19"/>
        </w:rPr>
        <w:t xml:space="preserve"> </w:t>
      </w:r>
      <w:r w:rsidR="00EF4688">
        <w:rPr>
          <w:rFonts w:ascii="Arial" w:hAnsi="Arial" w:cs="Arial"/>
          <w:sz w:val="19"/>
          <w:szCs w:val="19"/>
        </w:rPr>
        <w:t xml:space="preserve">of </w:t>
      </w:r>
      <w:r w:rsidR="007E175F" w:rsidRPr="004B55F2">
        <w:rPr>
          <w:rFonts w:ascii="Arial" w:hAnsi="Arial" w:cs="Arial"/>
          <w:sz w:val="19"/>
          <w:szCs w:val="19"/>
        </w:rPr>
        <w:t xml:space="preserve">two practice football fields and two multi-purpose soccer/football fields. In addition, improvements were made </w:t>
      </w:r>
      <w:r w:rsidR="00EF4688">
        <w:rPr>
          <w:rFonts w:ascii="Arial" w:hAnsi="Arial" w:cs="Arial"/>
          <w:sz w:val="19"/>
          <w:szCs w:val="19"/>
        </w:rPr>
        <w:t xml:space="preserve">to </w:t>
      </w:r>
      <w:r w:rsidR="007E175F" w:rsidRPr="004B55F2">
        <w:rPr>
          <w:rFonts w:ascii="Arial" w:hAnsi="Arial" w:cs="Arial"/>
          <w:sz w:val="19"/>
          <w:szCs w:val="19"/>
        </w:rPr>
        <w:t>the football stadium bleachers, bathrooms at the football field, the announcer’s booth, and site lighting an</w:t>
      </w:r>
      <w:r w:rsidR="00EF4688">
        <w:rPr>
          <w:rFonts w:ascii="Arial" w:hAnsi="Arial" w:cs="Arial"/>
          <w:sz w:val="19"/>
          <w:szCs w:val="19"/>
        </w:rPr>
        <w:t>d</w:t>
      </w:r>
      <w:r w:rsidR="007E175F" w:rsidRPr="004B55F2">
        <w:rPr>
          <w:rFonts w:ascii="Arial" w:hAnsi="Arial" w:cs="Arial"/>
          <w:sz w:val="19"/>
          <w:szCs w:val="19"/>
        </w:rPr>
        <w:t xml:space="preserve"> security cameras. Mr. Burrell was responsible for managing the team of subconsultants and delivering the plans, specifications, and cost estimate to the School District of Philadelphia. Mr. Burrell was also responsible for the </w:t>
      </w:r>
      <w:r w:rsidR="00EF4688">
        <w:rPr>
          <w:rFonts w:ascii="Arial" w:hAnsi="Arial" w:cs="Arial"/>
          <w:sz w:val="19"/>
          <w:szCs w:val="19"/>
        </w:rPr>
        <w:t>c</w:t>
      </w:r>
      <w:r w:rsidR="007E175F" w:rsidRPr="004B55F2">
        <w:rPr>
          <w:rFonts w:ascii="Arial" w:hAnsi="Arial" w:cs="Arial"/>
          <w:sz w:val="19"/>
          <w:szCs w:val="19"/>
        </w:rPr>
        <w:t xml:space="preserve">onstruction </w:t>
      </w:r>
      <w:r w:rsidR="00EF4688">
        <w:rPr>
          <w:rFonts w:ascii="Arial" w:hAnsi="Arial" w:cs="Arial"/>
          <w:sz w:val="19"/>
          <w:szCs w:val="19"/>
        </w:rPr>
        <w:t>a</w:t>
      </w:r>
      <w:r w:rsidR="007E175F" w:rsidRPr="004B55F2">
        <w:rPr>
          <w:rFonts w:ascii="Arial" w:hAnsi="Arial" w:cs="Arial"/>
          <w:sz w:val="19"/>
          <w:szCs w:val="19"/>
        </w:rPr>
        <w:t>dministration, reviewing all contractor RFIs, submittals, and payments.</w:t>
      </w:r>
      <w:r w:rsidR="00EC5C6F" w:rsidRPr="004B55F2">
        <w:rPr>
          <w:rFonts w:ascii="Arial" w:hAnsi="Arial" w:cs="Arial"/>
          <w:sz w:val="19"/>
          <w:szCs w:val="19"/>
        </w:rPr>
        <w:t xml:space="preserve"> </w:t>
      </w:r>
      <w:r w:rsidR="00EF4688">
        <w:rPr>
          <w:rFonts w:ascii="Arial" w:hAnsi="Arial" w:cs="Arial"/>
          <w:sz w:val="19"/>
          <w:szCs w:val="19"/>
        </w:rPr>
        <w:t xml:space="preserve"> </w:t>
      </w:r>
      <w:r w:rsidR="00EC5C6F" w:rsidRPr="004B55F2">
        <w:rPr>
          <w:rFonts w:ascii="Arial" w:hAnsi="Arial" w:cs="Arial"/>
          <w:sz w:val="19"/>
          <w:szCs w:val="19"/>
        </w:rPr>
        <w:t>(2020</w:t>
      </w:r>
      <w:r w:rsidR="00EF4688">
        <w:rPr>
          <w:rFonts w:ascii="Arial" w:hAnsi="Arial" w:cs="Arial"/>
          <w:sz w:val="19"/>
          <w:szCs w:val="19"/>
        </w:rPr>
        <w:t xml:space="preserve"> </w:t>
      </w:r>
      <w:r w:rsidR="00EC5C6F" w:rsidRPr="004B55F2">
        <w:rPr>
          <w:rFonts w:ascii="Arial" w:hAnsi="Arial" w:cs="Arial"/>
          <w:sz w:val="19"/>
          <w:szCs w:val="19"/>
        </w:rPr>
        <w:t>-</w:t>
      </w:r>
      <w:r w:rsidR="00EF4688">
        <w:rPr>
          <w:rFonts w:ascii="Arial" w:hAnsi="Arial" w:cs="Arial"/>
          <w:sz w:val="19"/>
          <w:szCs w:val="19"/>
        </w:rPr>
        <w:t xml:space="preserve"> </w:t>
      </w:r>
      <w:r w:rsidR="00EC5C6F" w:rsidRPr="004B55F2">
        <w:rPr>
          <w:rFonts w:ascii="Arial" w:hAnsi="Arial" w:cs="Arial"/>
          <w:sz w:val="19"/>
          <w:szCs w:val="19"/>
        </w:rPr>
        <w:t>2022)</w:t>
      </w:r>
    </w:p>
    <w:p w:rsidR="00FC3F9F" w:rsidRPr="004B55F2" w:rsidRDefault="00FC3F9F" w:rsidP="00FC3F9F">
      <w:pPr>
        <w:pStyle w:val="ListBullet"/>
        <w:numPr>
          <w:ilvl w:val="0"/>
          <w:numId w:val="0"/>
        </w:numPr>
        <w:spacing w:after="0" w:line="240" w:lineRule="auto"/>
        <w:ind w:left="1260" w:hanging="900"/>
        <w:jc w:val="both"/>
        <w:rPr>
          <w:rFonts w:ascii="Arial" w:hAnsi="Arial" w:cs="Arial"/>
          <w:b/>
          <w:bCs/>
          <w:sz w:val="19"/>
          <w:szCs w:val="19"/>
        </w:rPr>
      </w:pPr>
      <w:r w:rsidRPr="004B55F2">
        <w:rPr>
          <w:rFonts w:ascii="Arial" w:hAnsi="Arial" w:cs="Arial"/>
          <w:b/>
          <w:bCs/>
          <w:sz w:val="19"/>
          <w:szCs w:val="19"/>
          <w:highlight w:val="yellow"/>
        </w:rPr>
        <w:t>Task 04:</w:t>
      </w:r>
      <w:r w:rsidRPr="004B55F2">
        <w:rPr>
          <w:rFonts w:ascii="Arial" w:hAnsi="Arial" w:cs="Arial"/>
          <w:b/>
          <w:bCs/>
          <w:sz w:val="19"/>
          <w:szCs w:val="19"/>
        </w:rPr>
        <w:tab/>
      </w:r>
      <w:r w:rsidR="003D1154" w:rsidRPr="004B55F2">
        <w:rPr>
          <w:rFonts w:ascii="Arial" w:hAnsi="Arial" w:cs="Arial"/>
          <w:b/>
          <w:bCs/>
          <w:sz w:val="19"/>
          <w:szCs w:val="19"/>
        </w:rPr>
        <w:t xml:space="preserve">Additions and Renovations at </w:t>
      </w:r>
      <w:r w:rsidRPr="004B55F2">
        <w:rPr>
          <w:rFonts w:ascii="Arial" w:hAnsi="Arial" w:cs="Arial"/>
          <w:b/>
          <w:bCs/>
          <w:sz w:val="19"/>
          <w:szCs w:val="19"/>
        </w:rPr>
        <w:t>Andrew Hamilton</w:t>
      </w:r>
      <w:r w:rsidR="003D1154" w:rsidRPr="004B55F2">
        <w:rPr>
          <w:rFonts w:ascii="Arial" w:hAnsi="Arial" w:cs="Arial"/>
          <w:b/>
          <w:bCs/>
          <w:sz w:val="19"/>
          <w:szCs w:val="19"/>
        </w:rPr>
        <w:t xml:space="preserve"> School </w:t>
      </w:r>
      <w:r w:rsidR="00EF4688">
        <w:rPr>
          <w:rFonts w:ascii="Arial" w:hAnsi="Arial" w:cs="Arial"/>
          <w:sz w:val="19"/>
          <w:szCs w:val="19"/>
        </w:rPr>
        <w:t>-</w:t>
      </w:r>
      <w:r w:rsidR="003D1154" w:rsidRPr="004B55F2">
        <w:rPr>
          <w:rFonts w:ascii="Arial" w:hAnsi="Arial" w:cs="Arial"/>
          <w:sz w:val="19"/>
          <w:szCs w:val="19"/>
        </w:rPr>
        <w:t xml:space="preserve"> Project Manager for the </w:t>
      </w:r>
      <w:r w:rsidR="00EF4688">
        <w:rPr>
          <w:rFonts w:ascii="Arial" w:hAnsi="Arial" w:cs="Arial"/>
          <w:sz w:val="19"/>
          <w:szCs w:val="19"/>
        </w:rPr>
        <w:t>c</w:t>
      </w:r>
      <w:r w:rsidR="003D1154" w:rsidRPr="004B55F2">
        <w:rPr>
          <w:rFonts w:ascii="Arial" w:hAnsi="Arial" w:cs="Arial"/>
          <w:sz w:val="19"/>
          <w:szCs w:val="19"/>
        </w:rPr>
        <w:t xml:space="preserve">onstruction </w:t>
      </w:r>
      <w:r w:rsidR="00EF4688">
        <w:rPr>
          <w:rFonts w:ascii="Arial" w:hAnsi="Arial" w:cs="Arial"/>
          <w:sz w:val="19"/>
          <w:szCs w:val="19"/>
        </w:rPr>
        <w:t>a</w:t>
      </w:r>
      <w:r w:rsidR="003D1154" w:rsidRPr="004B55F2">
        <w:rPr>
          <w:rFonts w:ascii="Arial" w:hAnsi="Arial" w:cs="Arial"/>
          <w:sz w:val="19"/>
          <w:szCs w:val="19"/>
        </w:rPr>
        <w:t xml:space="preserve">dministration for additions to the </w:t>
      </w:r>
      <w:r w:rsidR="00EF4688">
        <w:rPr>
          <w:rFonts w:ascii="Arial" w:hAnsi="Arial" w:cs="Arial"/>
          <w:sz w:val="19"/>
          <w:szCs w:val="19"/>
        </w:rPr>
        <w:t>e</w:t>
      </w:r>
      <w:r w:rsidR="003D1154" w:rsidRPr="004B55F2">
        <w:rPr>
          <w:rFonts w:ascii="Arial" w:hAnsi="Arial" w:cs="Arial"/>
          <w:sz w:val="19"/>
          <w:szCs w:val="19"/>
        </w:rPr>
        <w:t xml:space="preserve">lementary </w:t>
      </w:r>
      <w:r w:rsidR="00EF4688">
        <w:rPr>
          <w:rFonts w:ascii="Arial" w:hAnsi="Arial" w:cs="Arial"/>
          <w:sz w:val="19"/>
          <w:szCs w:val="19"/>
        </w:rPr>
        <w:t>s</w:t>
      </w:r>
      <w:r w:rsidR="003D1154" w:rsidRPr="004B55F2">
        <w:rPr>
          <w:rFonts w:ascii="Arial" w:hAnsi="Arial" w:cs="Arial"/>
          <w:sz w:val="19"/>
          <w:szCs w:val="19"/>
        </w:rPr>
        <w:t xml:space="preserve">chool in the Cobbs Creek </w:t>
      </w:r>
      <w:r w:rsidR="00EF4688">
        <w:rPr>
          <w:rFonts w:ascii="Arial" w:hAnsi="Arial" w:cs="Arial"/>
          <w:sz w:val="19"/>
          <w:szCs w:val="19"/>
        </w:rPr>
        <w:t>n</w:t>
      </w:r>
      <w:r w:rsidR="003D1154" w:rsidRPr="004B55F2">
        <w:rPr>
          <w:rFonts w:ascii="Arial" w:hAnsi="Arial" w:cs="Arial"/>
          <w:sz w:val="19"/>
          <w:szCs w:val="19"/>
        </w:rPr>
        <w:t xml:space="preserve">eighborhood of the City. Responsibilities include the review and approval of all </w:t>
      </w:r>
      <w:r w:rsidR="00EF4688">
        <w:rPr>
          <w:rFonts w:ascii="Arial" w:hAnsi="Arial" w:cs="Arial"/>
          <w:sz w:val="19"/>
          <w:szCs w:val="19"/>
        </w:rPr>
        <w:t>c</w:t>
      </w:r>
      <w:r w:rsidR="003D1154" w:rsidRPr="004B55F2">
        <w:rPr>
          <w:rFonts w:ascii="Arial" w:hAnsi="Arial" w:cs="Arial"/>
          <w:sz w:val="19"/>
          <w:szCs w:val="19"/>
        </w:rPr>
        <w:t xml:space="preserve">ontractor submittals and RFIs as they relate to the site work – pavement, curbing, drainage, stormwater management, utilities, and general excavation. Mr. Burrell worked with the prime consultant to ensure that any submittals were completed in a timely manner. </w:t>
      </w:r>
      <w:r w:rsidR="008622FB">
        <w:rPr>
          <w:rFonts w:ascii="Arial" w:hAnsi="Arial" w:cs="Arial"/>
          <w:sz w:val="19"/>
          <w:szCs w:val="19"/>
        </w:rPr>
        <w:t xml:space="preserve"> </w:t>
      </w:r>
      <w:r w:rsidR="003D1154" w:rsidRPr="004B55F2">
        <w:rPr>
          <w:rFonts w:ascii="Arial" w:hAnsi="Arial" w:cs="Arial"/>
          <w:sz w:val="19"/>
          <w:szCs w:val="19"/>
        </w:rPr>
        <w:t xml:space="preserve">(2022 </w:t>
      </w:r>
      <w:r w:rsidR="008622FB">
        <w:rPr>
          <w:rFonts w:ascii="Arial" w:hAnsi="Arial" w:cs="Arial"/>
          <w:sz w:val="19"/>
          <w:szCs w:val="19"/>
        </w:rPr>
        <w:t>-</w:t>
      </w:r>
      <w:r w:rsidR="003D1154" w:rsidRPr="004B55F2">
        <w:rPr>
          <w:rFonts w:ascii="Arial" w:hAnsi="Arial" w:cs="Arial"/>
          <w:sz w:val="19"/>
          <w:szCs w:val="19"/>
        </w:rPr>
        <w:t xml:space="preserve"> Present)</w:t>
      </w:r>
    </w:p>
    <w:p w:rsidR="00FC3F9F" w:rsidRPr="004B55F2" w:rsidRDefault="00FC3F9F" w:rsidP="00FC3F9F">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05:</w:t>
      </w:r>
      <w:r w:rsidRPr="004B55F2">
        <w:rPr>
          <w:rFonts w:ascii="Arial" w:hAnsi="Arial" w:cs="Arial"/>
          <w:b/>
          <w:bCs/>
          <w:sz w:val="19"/>
          <w:szCs w:val="19"/>
        </w:rPr>
        <w:tab/>
        <w:t xml:space="preserve">Stormwater Management Incentives Program – Thomas </w:t>
      </w:r>
      <w:r w:rsidR="00902569" w:rsidRPr="004B55F2">
        <w:rPr>
          <w:rFonts w:ascii="Arial" w:hAnsi="Arial" w:cs="Arial"/>
          <w:b/>
          <w:bCs/>
          <w:sz w:val="19"/>
          <w:szCs w:val="19"/>
        </w:rPr>
        <w:t xml:space="preserve">Alva </w:t>
      </w:r>
      <w:r w:rsidRPr="004B55F2">
        <w:rPr>
          <w:rFonts w:ascii="Arial" w:hAnsi="Arial" w:cs="Arial"/>
          <w:b/>
          <w:bCs/>
          <w:sz w:val="19"/>
          <w:szCs w:val="19"/>
        </w:rPr>
        <w:t>Edison</w:t>
      </w:r>
      <w:r w:rsidR="00902569" w:rsidRPr="004B55F2">
        <w:rPr>
          <w:rFonts w:ascii="Arial" w:hAnsi="Arial" w:cs="Arial"/>
          <w:b/>
          <w:bCs/>
          <w:sz w:val="19"/>
          <w:szCs w:val="19"/>
        </w:rPr>
        <w:t xml:space="preserve"> High School</w:t>
      </w:r>
      <w:r w:rsidR="00902569" w:rsidRPr="004B55F2">
        <w:rPr>
          <w:rFonts w:ascii="Arial" w:hAnsi="Arial" w:cs="Arial"/>
          <w:sz w:val="19"/>
          <w:szCs w:val="19"/>
        </w:rPr>
        <w:t xml:space="preserve"> </w:t>
      </w:r>
      <w:r w:rsidR="008622FB" w:rsidRPr="008622FB">
        <w:rPr>
          <w:rFonts w:ascii="Arial" w:hAnsi="Arial" w:cs="Arial"/>
          <w:sz w:val="19"/>
          <w:szCs w:val="19"/>
        </w:rPr>
        <w:t>-</w:t>
      </w:r>
      <w:r w:rsidR="00902569" w:rsidRPr="004B55F2">
        <w:rPr>
          <w:rFonts w:ascii="Arial" w:hAnsi="Arial" w:cs="Arial"/>
          <w:b/>
          <w:bCs/>
          <w:sz w:val="19"/>
          <w:szCs w:val="19"/>
        </w:rPr>
        <w:t xml:space="preserve"> </w:t>
      </w:r>
      <w:r w:rsidR="00902569" w:rsidRPr="004B55F2">
        <w:rPr>
          <w:rFonts w:ascii="Arial" w:hAnsi="Arial" w:cs="Arial"/>
          <w:sz w:val="19"/>
          <w:szCs w:val="19"/>
        </w:rPr>
        <w:t xml:space="preserve">Project Manager </w:t>
      </w:r>
      <w:r w:rsidR="008622FB">
        <w:rPr>
          <w:rFonts w:ascii="Arial" w:hAnsi="Arial" w:cs="Arial"/>
          <w:sz w:val="19"/>
          <w:szCs w:val="19"/>
        </w:rPr>
        <w:t xml:space="preserve">for </w:t>
      </w:r>
      <w:r w:rsidR="00902569" w:rsidRPr="004B55F2">
        <w:rPr>
          <w:rFonts w:ascii="Arial" w:hAnsi="Arial" w:cs="Arial"/>
          <w:sz w:val="19"/>
          <w:szCs w:val="19"/>
        </w:rPr>
        <w:t>the install</w:t>
      </w:r>
      <w:r w:rsidR="008622FB">
        <w:rPr>
          <w:rFonts w:ascii="Arial" w:hAnsi="Arial" w:cs="Arial"/>
          <w:sz w:val="19"/>
          <w:szCs w:val="19"/>
        </w:rPr>
        <w:t>ation of</w:t>
      </w:r>
      <w:r w:rsidR="00902569" w:rsidRPr="004B55F2">
        <w:rPr>
          <w:rFonts w:ascii="Arial" w:hAnsi="Arial" w:cs="Arial"/>
          <w:sz w:val="19"/>
          <w:szCs w:val="19"/>
        </w:rPr>
        <w:t xml:space="preserve"> stormwater management across the site meeting the Philadelphia Water Department Stormwater Management Incentives Program. The site is located in the Hunting Park neighborhood of Philadelphia. The project include</w:t>
      </w:r>
      <w:r w:rsidR="008622FB">
        <w:rPr>
          <w:rFonts w:ascii="Arial" w:hAnsi="Arial" w:cs="Arial"/>
          <w:sz w:val="19"/>
          <w:szCs w:val="19"/>
        </w:rPr>
        <w:t>s</w:t>
      </w:r>
      <w:r w:rsidR="00902569" w:rsidRPr="004B55F2">
        <w:rPr>
          <w:rFonts w:ascii="Arial" w:hAnsi="Arial" w:cs="Arial"/>
          <w:sz w:val="19"/>
          <w:szCs w:val="19"/>
        </w:rPr>
        <w:t xml:space="preserve"> both rain gardens and below-ground stormwater management systems. Mr. Burrell is responsible for obtaining approval for the project from Philadelphia Water and the Philadelphia Department of Licenses and Inspections for </w:t>
      </w:r>
      <w:r w:rsidR="008622FB">
        <w:rPr>
          <w:rFonts w:ascii="Arial" w:hAnsi="Arial" w:cs="Arial"/>
          <w:sz w:val="19"/>
          <w:szCs w:val="19"/>
        </w:rPr>
        <w:t>z</w:t>
      </w:r>
      <w:r w:rsidR="00902569" w:rsidRPr="004B55F2">
        <w:rPr>
          <w:rFonts w:ascii="Arial" w:hAnsi="Arial" w:cs="Arial"/>
          <w:sz w:val="19"/>
          <w:szCs w:val="19"/>
        </w:rPr>
        <w:t xml:space="preserve">oning and </w:t>
      </w:r>
      <w:r w:rsidR="008622FB">
        <w:rPr>
          <w:rFonts w:ascii="Arial" w:hAnsi="Arial" w:cs="Arial"/>
          <w:sz w:val="19"/>
          <w:szCs w:val="19"/>
        </w:rPr>
        <w:t>c</w:t>
      </w:r>
      <w:r w:rsidR="00902569" w:rsidRPr="004B55F2">
        <w:rPr>
          <w:rFonts w:ascii="Arial" w:hAnsi="Arial" w:cs="Arial"/>
          <w:sz w:val="19"/>
          <w:szCs w:val="19"/>
        </w:rPr>
        <w:t>onstruction permits. (2022</w:t>
      </w:r>
      <w:r w:rsidR="008622FB">
        <w:rPr>
          <w:rFonts w:ascii="Arial" w:hAnsi="Arial" w:cs="Arial"/>
          <w:sz w:val="19"/>
          <w:szCs w:val="19"/>
        </w:rPr>
        <w:t xml:space="preserve"> </w:t>
      </w:r>
      <w:r w:rsidR="00902569" w:rsidRPr="004B55F2">
        <w:rPr>
          <w:rFonts w:ascii="Arial" w:hAnsi="Arial" w:cs="Arial"/>
          <w:sz w:val="19"/>
          <w:szCs w:val="19"/>
        </w:rPr>
        <w:t>-</w:t>
      </w:r>
      <w:r w:rsidR="008622FB">
        <w:rPr>
          <w:rFonts w:ascii="Arial" w:hAnsi="Arial" w:cs="Arial"/>
          <w:sz w:val="19"/>
          <w:szCs w:val="19"/>
        </w:rPr>
        <w:t xml:space="preserve"> </w:t>
      </w:r>
      <w:r w:rsidR="00902569" w:rsidRPr="004B55F2">
        <w:rPr>
          <w:rFonts w:ascii="Arial" w:hAnsi="Arial" w:cs="Arial"/>
          <w:sz w:val="19"/>
          <w:szCs w:val="19"/>
        </w:rPr>
        <w:t>Present)</w:t>
      </w:r>
    </w:p>
    <w:p w:rsidR="00FC3F9F" w:rsidRPr="004B55F2" w:rsidRDefault="00FC3F9F" w:rsidP="00FC3F9F">
      <w:pPr>
        <w:pStyle w:val="ListBullet"/>
        <w:numPr>
          <w:ilvl w:val="0"/>
          <w:numId w:val="0"/>
        </w:numPr>
        <w:spacing w:after="0" w:line="240" w:lineRule="auto"/>
        <w:ind w:left="1260" w:hanging="900"/>
        <w:jc w:val="both"/>
        <w:rPr>
          <w:rFonts w:ascii="Arial" w:hAnsi="Arial" w:cs="Arial"/>
          <w:b/>
          <w:bCs/>
          <w:sz w:val="19"/>
          <w:szCs w:val="19"/>
        </w:rPr>
      </w:pPr>
      <w:r w:rsidRPr="004B55F2">
        <w:rPr>
          <w:rFonts w:ascii="Arial" w:hAnsi="Arial" w:cs="Arial"/>
          <w:b/>
          <w:bCs/>
          <w:sz w:val="19"/>
          <w:szCs w:val="19"/>
          <w:highlight w:val="yellow"/>
        </w:rPr>
        <w:t>Task 06:</w:t>
      </w:r>
      <w:r w:rsidRPr="004B55F2">
        <w:rPr>
          <w:rFonts w:ascii="Arial" w:hAnsi="Arial" w:cs="Arial"/>
          <w:b/>
          <w:bCs/>
          <w:sz w:val="19"/>
          <w:szCs w:val="19"/>
        </w:rPr>
        <w:tab/>
        <w:t>Stormwater Management Incentives Program – Grover Washington</w:t>
      </w:r>
      <w:r w:rsidR="00902569" w:rsidRPr="004B55F2">
        <w:rPr>
          <w:rFonts w:ascii="Arial" w:hAnsi="Arial" w:cs="Arial"/>
          <w:b/>
          <w:bCs/>
          <w:sz w:val="19"/>
          <w:szCs w:val="19"/>
        </w:rPr>
        <w:t xml:space="preserve"> Middle School</w:t>
      </w:r>
      <w:r w:rsidR="00902569" w:rsidRPr="004B55F2">
        <w:rPr>
          <w:rFonts w:ascii="Arial" w:hAnsi="Arial" w:cs="Arial"/>
          <w:sz w:val="19"/>
          <w:szCs w:val="19"/>
        </w:rPr>
        <w:t xml:space="preserve"> </w:t>
      </w:r>
      <w:r w:rsidR="008622FB" w:rsidRPr="008622FB">
        <w:rPr>
          <w:rFonts w:ascii="Arial" w:hAnsi="Arial" w:cs="Arial"/>
          <w:sz w:val="19"/>
          <w:szCs w:val="19"/>
          <w:rPrChange w:id="9" w:author="Alex Rosenzweig" w:date="2022-12-29T16:11:00Z">
            <w:rPr>
              <w:rFonts w:ascii="Arial" w:hAnsi="Arial" w:cs="Arial"/>
              <w:b/>
              <w:bCs/>
              <w:sz w:val="19"/>
              <w:szCs w:val="19"/>
            </w:rPr>
          </w:rPrChange>
        </w:rPr>
        <w:t>-</w:t>
      </w:r>
      <w:r w:rsidR="00902569" w:rsidRPr="004B55F2">
        <w:rPr>
          <w:rFonts w:ascii="Arial" w:hAnsi="Arial" w:cs="Arial"/>
          <w:sz w:val="19"/>
          <w:szCs w:val="19"/>
        </w:rPr>
        <w:t xml:space="preserve"> Project Manager on the project to install stormwater management across the site meeting the Philadelphia Water Department Stormwater Management Incentives Program. The site is located in the Olney neighborhood of Philadelphia. The project include</w:t>
      </w:r>
      <w:r w:rsidR="008622FB">
        <w:rPr>
          <w:rFonts w:ascii="Arial" w:hAnsi="Arial" w:cs="Arial"/>
          <w:sz w:val="19"/>
          <w:szCs w:val="19"/>
        </w:rPr>
        <w:t>s</w:t>
      </w:r>
      <w:r w:rsidR="00902569" w:rsidRPr="004B55F2">
        <w:rPr>
          <w:rFonts w:ascii="Arial" w:hAnsi="Arial" w:cs="Arial"/>
          <w:sz w:val="19"/>
          <w:szCs w:val="19"/>
        </w:rPr>
        <w:t xml:space="preserve"> both rain gardens and below-ground stormwater management systems. Mr. Burrell is responsible for obtaining approval for the project from Philadelphia Water and the Philadelphia Department of Licenses and Inspections for </w:t>
      </w:r>
      <w:r w:rsidR="008622FB">
        <w:rPr>
          <w:rFonts w:ascii="Arial" w:hAnsi="Arial" w:cs="Arial"/>
          <w:sz w:val="19"/>
          <w:szCs w:val="19"/>
        </w:rPr>
        <w:t>z</w:t>
      </w:r>
      <w:r w:rsidR="00902569" w:rsidRPr="004B55F2">
        <w:rPr>
          <w:rFonts w:ascii="Arial" w:hAnsi="Arial" w:cs="Arial"/>
          <w:sz w:val="19"/>
          <w:szCs w:val="19"/>
        </w:rPr>
        <w:t xml:space="preserve">oning and </w:t>
      </w:r>
      <w:r w:rsidR="008622FB">
        <w:rPr>
          <w:rFonts w:ascii="Arial" w:hAnsi="Arial" w:cs="Arial"/>
          <w:sz w:val="19"/>
          <w:szCs w:val="19"/>
        </w:rPr>
        <w:t>c</w:t>
      </w:r>
      <w:r w:rsidR="00902569" w:rsidRPr="004B55F2">
        <w:rPr>
          <w:rFonts w:ascii="Arial" w:hAnsi="Arial" w:cs="Arial"/>
          <w:sz w:val="19"/>
          <w:szCs w:val="19"/>
        </w:rPr>
        <w:t>onstruction permits. (2022</w:t>
      </w:r>
      <w:r w:rsidR="008622FB">
        <w:rPr>
          <w:rFonts w:ascii="Arial" w:hAnsi="Arial" w:cs="Arial"/>
          <w:sz w:val="19"/>
          <w:szCs w:val="19"/>
        </w:rPr>
        <w:t xml:space="preserve"> </w:t>
      </w:r>
      <w:r w:rsidR="00902569" w:rsidRPr="004B55F2">
        <w:rPr>
          <w:rFonts w:ascii="Arial" w:hAnsi="Arial" w:cs="Arial"/>
          <w:sz w:val="19"/>
          <w:szCs w:val="19"/>
        </w:rPr>
        <w:t>-</w:t>
      </w:r>
      <w:r w:rsidR="008622FB">
        <w:rPr>
          <w:rFonts w:ascii="Arial" w:hAnsi="Arial" w:cs="Arial"/>
          <w:sz w:val="19"/>
          <w:szCs w:val="19"/>
        </w:rPr>
        <w:t xml:space="preserve"> </w:t>
      </w:r>
      <w:r w:rsidR="00902569" w:rsidRPr="004B55F2">
        <w:rPr>
          <w:rFonts w:ascii="Arial" w:hAnsi="Arial" w:cs="Arial"/>
          <w:sz w:val="19"/>
          <w:szCs w:val="19"/>
        </w:rPr>
        <w:t>Present)</w:t>
      </w:r>
    </w:p>
    <w:p w:rsidR="00FC3F9F" w:rsidRPr="004B55F2" w:rsidRDefault="00FC3F9F" w:rsidP="00FC3F9F">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07:</w:t>
      </w:r>
      <w:r w:rsidRPr="004B55F2">
        <w:rPr>
          <w:rFonts w:ascii="Arial" w:hAnsi="Arial" w:cs="Arial"/>
          <w:b/>
          <w:bCs/>
          <w:sz w:val="19"/>
          <w:szCs w:val="19"/>
        </w:rPr>
        <w:tab/>
      </w:r>
      <w:r w:rsidR="00902569" w:rsidRPr="004B55F2">
        <w:rPr>
          <w:rFonts w:ascii="Arial" w:hAnsi="Arial" w:cs="Arial"/>
          <w:b/>
          <w:bCs/>
          <w:sz w:val="19"/>
          <w:szCs w:val="19"/>
        </w:rPr>
        <w:t xml:space="preserve">Parking Lot Renovations at </w:t>
      </w:r>
      <w:r w:rsidRPr="004B55F2">
        <w:rPr>
          <w:rFonts w:ascii="Arial" w:hAnsi="Arial" w:cs="Arial"/>
          <w:b/>
          <w:bCs/>
          <w:sz w:val="19"/>
          <w:szCs w:val="19"/>
        </w:rPr>
        <w:t>Samuel Powel Elementary School</w:t>
      </w:r>
      <w:r w:rsidR="00902569" w:rsidRPr="004B55F2">
        <w:rPr>
          <w:rFonts w:ascii="Arial" w:hAnsi="Arial" w:cs="Arial"/>
          <w:sz w:val="19"/>
          <w:szCs w:val="19"/>
        </w:rPr>
        <w:t xml:space="preserve"> </w:t>
      </w:r>
      <w:r w:rsidR="008622FB">
        <w:rPr>
          <w:rFonts w:ascii="Arial" w:hAnsi="Arial" w:cs="Arial"/>
          <w:sz w:val="19"/>
          <w:szCs w:val="19"/>
        </w:rPr>
        <w:t>-</w:t>
      </w:r>
      <w:r w:rsidR="00902569" w:rsidRPr="004B55F2">
        <w:rPr>
          <w:rFonts w:ascii="Arial" w:hAnsi="Arial" w:cs="Arial"/>
          <w:sz w:val="19"/>
          <w:szCs w:val="19"/>
        </w:rPr>
        <w:t xml:space="preserve"> Project Manager for the </w:t>
      </w:r>
      <w:r w:rsidR="008622FB">
        <w:rPr>
          <w:rFonts w:ascii="Arial" w:hAnsi="Arial" w:cs="Arial"/>
          <w:sz w:val="19"/>
          <w:szCs w:val="19"/>
        </w:rPr>
        <w:t>c</w:t>
      </w:r>
      <w:r w:rsidR="00902569" w:rsidRPr="004B55F2">
        <w:rPr>
          <w:rFonts w:ascii="Arial" w:hAnsi="Arial" w:cs="Arial"/>
          <w:sz w:val="19"/>
          <w:szCs w:val="19"/>
        </w:rPr>
        <w:t xml:space="preserve">onstruction </w:t>
      </w:r>
      <w:r w:rsidR="008622FB">
        <w:rPr>
          <w:rFonts w:ascii="Arial" w:hAnsi="Arial" w:cs="Arial"/>
          <w:sz w:val="19"/>
          <w:szCs w:val="19"/>
        </w:rPr>
        <w:t>a</w:t>
      </w:r>
      <w:r w:rsidR="00902569" w:rsidRPr="004B55F2">
        <w:rPr>
          <w:rFonts w:ascii="Arial" w:hAnsi="Arial" w:cs="Arial"/>
          <w:sz w:val="19"/>
          <w:szCs w:val="19"/>
        </w:rPr>
        <w:t xml:space="preserve">dministration for improvements to the parking lot at this </w:t>
      </w:r>
      <w:r w:rsidR="008622FB">
        <w:rPr>
          <w:rFonts w:ascii="Arial" w:hAnsi="Arial" w:cs="Arial"/>
          <w:sz w:val="19"/>
          <w:szCs w:val="19"/>
        </w:rPr>
        <w:t>e</w:t>
      </w:r>
      <w:r w:rsidR="00902569" w:rsidRPr="004B55F2">
        <w:rPr>
          <w:rFonts w:ascii="Arial" w:hAnsi="Arial" w:cs="Arial"/>
          <w:sz w:val="19"/>
          <w:szCs w:val="19"/>
        </w:rPr>
        <w:t xml:space="preserve">lementary </w:t>
      </w:r>
      <w:r w:rsidR="008622FB">
        <w:rPr>
          <w:rFonts w:ascii="Arial" w:hAnsi="Arial" w:cs="Arial"/>
          <w:sz w:val="19"/>
          <w:szCs w:val="19"/>
        </w:rPr>
        <w:t>s</w:t>
      </w:r>
      <w:r w:rsidR="00902569" w:rsidRPr="004B55F2">
        <w:rPr>
          <w:rFonts w:ascii="Arial" w:hAnsi="Arial" w:cs="Arial"/>
          <w:sz w:val="19"/>
          <w:szCs w:val="19"/>
        </w:rPr>
        <w:t xml:space="preserve">chool in the Powelton Village </w:t>
      </w:r>
      <w:r w:rsidR="008622FB">
        <w:rPr>
          <w:rFonts w:ascii="Arial" w:hAnsi="Arial" w:cs="Arial"/>
          <w:sz w:val="19"/>
          <w:szCs w:val="19"/>
        </w:rPr>
        <w:t>n</w:t>
      </w:r>
      <w:r w:rsidR="00902569" w:rsidRPr="004B55F2">
        <w:rPr>
          <w:rFonts w:ascii="Arial" w:hAnsi="Arial" w:cs="Arial"/>
          <w:sz w:val="19"/>
          <w:szCs w:val="19"/>
        </w:rPr>
        <w:t xml:space="preserve">eighborhood of the City. Responsibilities include the review and approval of all </w:t>
      </w:r>
      <w:r w:rsidR="008622FB">
        <w:rPr>
          <w:rFonts w:ascii="Arial" w:hAnsi="Arial" w:cs="Arial"/>
          <w:sz w:val="19"/>
          <w:szCs w:val="19"/>
        </w:rPr>
        <w:t>c</w:t>
      </w:r>
      <w:r w:rsidR="00902569" w:rsidRPr="004B55F2">
        <w:rPr>
          <w:rFonts w:ascii="Arial" w:hAnsi="Arial" w:cs="Arial"/>
          <w:sz w:val="19"/>
          <w:szCs w:val="19"/>
        </w:rPr>
        <w:t>ontractor submittals and RFIs as they relate to the site work – pavement, curbing, pavement markings, and general excavation. Mr. Burrell work</w:t>
      </w:r>
      <w:r w:rsidR="008622FB">
        <w:rPr>
          <w:rFonts w:ascii="Arial" w:hAnsi="Arial" w:cs="Arial"/>
          <w:sz w:val="19"/>
          <w:szCs w:val="19"/>
        </w:rPr>
        <w:t>s</w:t>
      </w:r>
      <w:r w:rsidR="00902569" w:rsidRPr="004B55F2">
        <w:rPr>
          <w:rFonts w:ascii="Arial" w:hAnsi="Arial" w:cs="Arial"/>
          <w:sz w:val="19"/>
          <w:szCs w:val="19"/>
        </w:rPr>
        <w:t xml:space="preserve"> with the prime consultant to ensure that any submittals </w:t>
      </w:r>
      <w:r w:rsidR="008622FB">
        <w:rPr>
          <w:rFonts w:ascii="Arial" w:hAnsi="Arial" w:cs="Arial"/>
          <w:sz w:val="19"/>
          <w:szCs w:val="19"/>
        </w:rPr>
        <w:t xml:space="preserve">are </w:t>
      </w:r>
      <w:r w:rsidR="00902569" w:rsidRPr="004B55F2">
        <w:rPr>
          <w:rFonts w:ascii="Arial" w:hAnsi="Arial" w:cs="Arial"/>
          <w:sz w:val="19"/>
          <w:szCs w:val="19"/>
        </w:rPr>
        <w:t xml:space="preserve">completed in a timely manner. </w:t>
      </w:r>
      <w:r w:rsidR="008622FB">
        <w:rPr>
          <w:rFonts w:ascii="Arial" w:hAnsi="Arial" w:cs="Arial"/>
          <w:sz w:val="19"/>
          <w:szCs w:val="19"/>
        </w:rPr>
        <w:t xml:space="preserve"> </w:t>
      </w:r>
      <w:r w:rsidR="00902569" w:rsidRPr="004B55F2">
        <w:rPr>
          <w:rFonts w:ascii="Arial" w:hAnsi="Arial" w:cs="Arial"/>
          <w:sz w:val="19"/>
          <w:szCs w:val="19"/>
        </w:rPr>
        <w:t xml:space="preserve">(2022 </w:t>
      </w:r>
      <w:r w:rsidR="008622FB">
        <w:rPr>
          <w:rFonts w:ascii="Arial" w:hAnsi="Arial" w:cs="Arial"/>
          <w:sz w:val="19"/>
          <w:szCs w:val="19"/>
        </w:rPr>
        <w:t>-</w:t>
      </w:r>
      <w:r w:rsidR="00902569" w:rsidRPr="004B55F2">
        <w:rPr>
          <w:rFonts w:ascii="Arial" w:hAnsi="Arial" w:cs="Arial"/>
          <w:sz w:val="19"/>
          <w:szCs w:val="19"/>
        </w:rPr>
        <w:t xml:space="preserve"> Present)</w:t>
      </w:r>
    </w:p>
    <w:p w:rsidR="00FC3F9F" w:rsidRPr="004B55F2" w:rsidRDefault="00FC3F9F" w:rsidP="00FC3F9F">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08:</w:t>
      </w:r>
      <w:r w:rsidRPr="004B55F2">
        <w:rPr>
          <w:rFonts w:ascii="Arial" w:hAnsi="Arial" w:cs="Arial"/>
          <w:b/>
          <w:bCs/>
          <w:sz w:val="19"/>
          <w:szCs w:val="19"/>
        </w:rPr>
        <w:tab/>
      </w:r>
      <w:r w:rsidR="00C0147D" w:rsidRPr="004B55F2">
        <w:rPr>
          <w:rFonts w:ascii="Arial" w:hAnsi="Arial" w:cs="Arial"/>
          <w:b/>
          <w:bCs/>
          <w:sz w:val="19"/>
          <w:szCs w:val="19"/>
        </w:rPr>
        <w:t xml:space="preserve">Paving Improvements at </w:t>
      </w:r>
      <w:r w:rsidRPr="004B55F2">
        <w:rPr>
          <w:rFonts w:ascii="Arial" w:hAnsi="Arial" w:cs="Arial"/>
          <w:b/>
          <w:bCs/>
          <w:sz w:val="19"/>
          <w:szCs w:val="19"/>
        </w:rPr>
        <w:t xml:space="preserve">Charles </w:t>
      </w:r>
      <w:r w:rsidR="00C0147D" w:rsidRPr="004B55F2">
        <w:rPr>
          <w:rFonts w:ascii="Arial" w:hAnsi="Arial" w:cs="Arial"/>
          <w:b/>
          <w:bCs/>
          <w:sz w:val="19"/>
          <w:szCs w:val="19"/>
        </w:rPr>
        <w:t xml:space="preserve">W. </w:t>
      </w:r>
      <w:r w:rsidRPr="004B55F2">
        <w:rPr>
          <w:rFonts w:ascii="Arial" w:hAnsi="Arial" w:cs="Arial"/>
          <w:b/>
          <w:bCs/>
          <w:sz w:val="19"/>
          <w:szCs w:val="19"/>
        </w:rPr>
        <w:t>Henry</w:t>
      </w:r>
      <w:r w:rsidR="00C0147D" w:rsidRPr="004B55F2">
        <w:rPr>
          <w:rFonts w:ascii="Arial" w:hAnsi="Arial" w:cs="Arial"/>
          <w:b/>
          <w:bCs/>
          <w:sz w:val="19"/>
          <w:szCs w:val="19"/>
        </w:rPr>
        <w:t xml:space="preserve"> Elementary School</w:t>
      </w:r>
      <w:r w:rsidR="00C0147D" w:rsidRPr="004B55F2">
        <w:rPr>
          <w:rFonts w:ascii="Arial" w:hAnsi="Arial" w:cs="Arial"/>
          <w:sz w:val="19"/>
          <w:szCs w:val="19"/>
        </w:rPr>
        <w:t xml:space="preserve"> – Project Manager responsible for the development of design plans for the reconstruction of the parking lot at this elementary school in the West Mount Airy neighborhood of the City. The project is currently in the schematic design phase. (2022</w:t>
      </w:r>
      <w:r w:rsidR="008622FB">
        <w:rPr>
          <w:rFonts w:ascii="Arial" w:hAnsi="Arial" w:cs="Arial"/>
          <w:sz w:val="19"/>
          <w:szCs w:val="19"/>
        </w:rPr>
        <w:t xml:space="preserve"> </w:t>
      </w:r>
      <w:r w:rsidR="00C0147D" w:rsidRPr="004B55F2">
        <w:rPr>
          <w:rFonts w:ascii="Arial" w:hAnsi="Arial" w:cs="Arial"/>
          <w:sz w:val="19"/>
          <w:szCs w:val="19"/>
        </w:rPr>
        <w:t>-</w:t>
      </w:r>
      <w:r w:rsidR="008622FB">
        <w:rPr>
          <w:rFonts w:ascii="Arial" w:hAnsi="Arial" w:cs="Arial"/>
          <w:sz w:val="19"/>
          <w:szCs w:val="19"/>
        </w:rPr>
        <w:t xml:space="preserve"> </w:t>
      </w:r>
      <w:r w:rsidR="00C0147D" w:rsidRPr="004B55F2">
        <w:rPr>
          <w:rFonts w:ascii="Arial" w:hAnsi="Arial" w:cs="Arial"/>
          <w:sz w:val="19"/>
          <w:szCs w:val="19"/>
        </w:rPr>
        <w:t>Present)</w:t>
      </w:r>
    </w:p>
    <w:p w:rsidR="00FC3F9F" w:rsidRPr="004B55F2" w:rsidRDefault="00FC3F9F" w:rsidP="00FC3F9F">
      <w:pPr>
        <w:pStyle w:val="ListBullet"/>
        <w:numPr>
          <w:ilvl w:val="0"/>
          <w:numId w:val="0"/>
        </w:numPr>
        <w:spacing w:after="0" w:line="240" w:lineRule="auto"/>
        <w:jc w:val="both"/>
        <w:rPr>
          <w:rFonts w:ascii="Arial" w:hAnsi="Arial" w:cs="Arial"/>
          <w:b/>
          <w:bCs/>
          <w:sz w:val="19"/>
          <w:szCs w:val="19"/>
        </w:rPr>
      </w:pPr>
    </w:p>
    <w:p w:rsidR="00FC3F9F" w:rsidRPr="00AB7F0D" w:rsidRDefault="00FC3F9F" w:rsidP="00FC3F9F">
      <w:pPr>
        <w:pStyle w:val="ListBullet"/>
        <w:numPr>
          <w:ilvl w:val="0"/>
          <w:numId w:val="0"/>
        </w:numPr>
        <w:spacing w:after="0" w:line="240" w:lineRule="auto"/>
        <w:jc w:val="both"/>
        <w:rPr>
          <w:rFonts w:ascii="Arial" w:hAnsi="Arial" w:cs="Arial"/>
          <w:b/>
          <w:bCs/>
          <w:sz w:val="19"/>
          <w:szCs w:val="19"/>
        </w:rPr>
      </w:pPr>
      <w:r w:rsidRPr="004B55F2">
        <w:rPr>
          <w:rFonts w:ascii="Arial" w:hAnsi="Arial" w:cs="Arial"/>
          <w:b/>
          <w:bCs/>
          <w:sz w:val="19"/>
          <w:szCs w:val="19"/>
          <w:highlight w:val="yellow"/>
        </w:rPr>
        <w:t>2021-2472-01</w:t>
      </w:r>
      <w:r w:rsidRPr="004B55F2">
        <w:rPr>
          <w:rFonts w:ascii="Arial" w:hAnsi="Arial" w:cs="Arial"/>
          <w:b/>
          <w:bCs/>
          <w:sz w:val="19"/>
          <w:szCs w:val="19"/>
        </w:rPr>
        <w:t xml:space="preserve"> –</w:t>
      </w:r>
      <w:r w:rsidR="008622FB">
        <w:rPr>
          <w:rFonts w:ascii="Arial" w:hAnsi="Arial" w:cs="Arial"/>
          <w:b/>
          <w:bCs/>
          <w:sz w:val="19"/>
          <w:szCs w:val="19"/>
        </w:rPr>
        <w:t xml:space="preserve"> </w:t>
      </w:r>
      <w:r w:rsidR="00F515A5" w:rsidRPr="004B55F2">
        <w:rPr>
          <w:rFonts w:ascii="Arial" w:hAnsi="Arial" w:cs="Arial"/>
          <w:b/>
          <w:bCs/>
          <w:sz w:val="19"/>
          <w:szCs w:val="19"/>
        </w:rPr>
        <w:t xml:space="preserve">SDP, </w:t>
      </w:r>
      <w:r w:rsidRPr="004B55F2">
        <w:rPr>
          <w:rFonts w:ascii="Arial" w:hAnsi="Arial" w:cs="Arial"/>
          <w:b/>
          <w:bCs/>
          <w:sz w:val="19"/>
          <w:szCs w:val="19"/>
        </w:rPr>
        <w:t>Mary McLeod Bethune</w:t>
      </w:r>
      <w:r w:rsidR="00E16220" w:rsidRPr="004B55F2">
        <w:rPr>
          <w:rFonts w:ascii="Arial" w:hAnsi="Arial" w:cs="Arial"/>
          <w:b/>
          <w:bCs/>
          <w:sz w:val="19"/>
          <w:szCs w:val="19"/>
        </w:rPr>
        <w:t xml:space="preserve"> Elementary School</w:t>
      </w:r>
      <w:r w:rsidR="00F515A5" w:rsidRPr="004B55F2">
        <w:rPr>
          <w:rFonts w:ascii="Arial" w:hAnsi="Arial" w:cs="Arial"/>
          <w:b/>
          <w:bCs/>
          <w:sz w:val="19"/>
          <w:szCs w:val="19"/>
        </w:rPr>
        <w:t>, Philadelphia, PA</w:t>
      </w:r>
      <w:r w:rsidR="00E16220" w:rsidRPr="004B55F2">
        <w:rPr>
          <w:rFonts w:ascii="Arial" w:hAnsi="Arial" w:cs="Arial"/>
          <w:b/>
          <w:bCs/>
          <w:sz w:val="19"/>
          <w:szCs w:val="19"/>
        </w:rPr>
        <w:t xml:space="preserve"> </w:t>
      </w:r>
      <w:r w:rsidR="008622FB">
        <w:rPr>
          <w:rFonts w:ascii="Arial" w:hAnsi="Arial" w:cs="Arial"/>
          <w:b/>
          <w:bCs/>
          <w:sz w:val="19"/>
          <w:szCs w:val="19"/>
        </w:rPr>
        <w:t>-</w:t>
      </w:r>
      <w:r w:rsidR="00E16220" w:rsidRPr="004B55F2">
        <w:rPr>
          <w:rFonts w:ascii="Arial" w:hAnsi="Arial" w:cs="Arial"/>
          <w:sz w:val="19"/>
          <w:szCs w:val="19"/>
        </w:rPr>
        <w:t xml:space="preserve"> Project Manager for the completion of </w:t>
      </w:r>
      <w:r w:rsidR="008622FB">
        <w:rPr>
          <w:rFonts w:ascii="Arial" w:hAnsi="Arial" w:cs="Arial"/>
          <w:sz w:val="19"/>
          <w:szCs w:val="19"/>
        </w:rPr>
        <w:t>c</w:t>
      </w:r>
      <w:r w:rsidR="00E16220" w:rsidRPr="004B55F2">
        <w:rPr>
          <w:rFonts w:ascii="Arial" w:hAnsi="Arial" w:cs="Arial"/>
          <w:sz w:val="19"/>
          <w:szCs w:val="19"/>
        </w:rPr>
        <w:t xml:space="preserve">onstruction </w:t>
      </w:r>
      <w:r w:rsidR="008622FB">
        <w:rPr>
          <w:rFonts w:ascii="Arial" w:hAnsi="Arial" w:cs="Arial"/>
          <w:sz w:val="19"/>
          <w:szCs w:val="19"/>
        </w:rPr>
        <w:t>d</w:t>
      </w:r>
      <w:r w:rsidR="00E16220" w:rsidRPr="004B55F2">
        <w:rPr>
          <w:rFonts w:ascii="Arial" w:hAnsi="Arial" w:cs="Arial"/>
          <w:sz w:val="19"/>
          <w:szCs w:val="19"/>
        </w:rPr>
        <w:t xml:space="preserve">ocuments for the improvements at this elementary school in the East Tioga neighborhood of the City. </w:t>
      </w:r>
      <w:r w:rsidR="008622FB">
        <w:rPr>
          <w:rFonts w:ascii="Arial" w:hAnsi="Arial" w:cs="Arial"/>
          <w:sz w:val="19"/>
          <w:szCs w:val="19"/>
        </w:rPr>
        <w:t>The p</w:t>
      </w:r>
      <w:r w:rsidR="00E16220" w:rsidRPr="004B55F2">
        <w:rPr>
          <w:rFonts w:ascii="Arial" w:hAnsi="Arial" w:cs="Arial"/>
          <w:sz w:val="19"/>
          <w:szCs w:val="19"/>
        </w:rPr>
        <w:t>roject involve</w:t>
      </w:r>
      <w:r w:rsidR="008622FB">
        <w:rPr>
          <w:rFonts w:ascii="Arial" w:hAnsi="Arial" w:cs="Arial"/>
          <w:sz w:val="19"/>
          <w:szCs w:val="19"/>
        </w:rPr>
        <w:t>s</w:t>
      </w:r>
      <w:r w:rsidR="00E16220" w:rsidRPr="004B55F2">
        <w:rPr>
          <w:rFonts w:ascii="Arial" w:hAnsi="Arial" w:cs="Arial"/>
          <w:sz w:val="19"/>
          <w:szCs w:val="19"/>
        </w:rPr>
        <w:t xml:space="preserve"> improvements to the school’s parking lot</w:t>
      </w:r>
      <w:r w:rsidR="008622FB">
        <w:rPr>
          <w:rFonts w:ascii="Arial" w:hAnsi="Arial" w:cs="Arial"/>
          <w:sz w:val="19"/>
          <w:szCs w:val="19"/>
        </w:rPr>
        <w:t>,</w:t>
      </w:r>
      <w:r w:rsidR="00E16220" w:rsidRPr="004B55F2">
        <w:rPr>
          <w:rFonts w:ascii="Arial" w:hAnsi="Arial" w:cs="Arial"/>
          <w:sz w:val="19"/>
          <w:szCs w:val="19"/>
        </w:rPr>
        <w:t xml:space="preserve"> as well as an ADA-compliant pedestrian access into the building. In addition, Mr. Burrell </w:t>
      </w:r>
      <w:r w:rsidR="008622FB">
        <w:rPr>
          <w:rFonts w:ascii="Arial" w:hAnsi="Arial" w:cs="Arial"/>
          <w:sz w:val="19"/>
          <w:szCs w:val="19"/>
        </w:rPr>
        <w:t>is</w:t>
      </w:r>
      <w:r w:rsidR="00E16220" w:rsidRPr="004B55F2">
        <w:rPr>
          <w:rFonts w:ascii="Arial" w:hAnsi="Arial" w:cs="Arial"/>
          <w:sz w:val="19"/>
          <w:szCs w:val="19"/>
        </w:rPr>
        <w:t xml:space="preserve"> responsible for the </w:t>
      </w:r>
      <w:r w:rsidR="008622FB">
        <w:rPr>
          <w:rFonts w:ascii="Arial" w:hAnsi="Arial" w:cs="Arial"/>
          <w:sz w:val="19"/>
          <w:szCs w:val="19"/>
        </w:rPr>
        <w:t>c</w:t>
      </w:r>
      <w:r w:rsidR="00E16220" w:rsidRPr="004B55F2">
        <w:rPr>
          <w:rFonts w:ascii="Arial" w:hAnsi="Arial" w:cs="Arial"/>
          <w:sz w:val="19"/>
          <w:szCs w:val="19"/>
        </w:rPr>
        <w:t xml:space="preserve">onstruction </w:t>
      </w:r>
      <w:r w:rsidR="008622FB">
        <w:rPr>
          <w:rFonts w:ascii="Arial" w:hAnsi="Arial" w:cs="Arial"/>
          <w:sz w:val="19"/>
          <w:szCs w:val="19"/>
        </w:rPr>
        <w:t>a</w:t>
      </w:r>
      <w:r w:rsidR="00E16220" w:rsidRPr="004B55F2">
        <w:rPr>
          <w:rFonts w:ascii="Arial" w:hAnsi="Arial" w:cs="Arial"/>
          <w:sz w:val="19"/>
          <w:szCs w:val="19"/>
        </w:rPr>
        <w:t xml:space="preserve">dministration for this project. Responsibilities include the review and approval of all </w:t>
      </w:r>
      <w:r w:rsidR="008622FB">
        <w:rPr>
          <w:rFonts w:ascii="Arial" w:hAnsi="Arial" w:cs="Arial"/>
          <w:sz w:val="19"/>
          <w:szCs w:val="19"/>
        </w:rPr>
        <w:t>c</w:t>
      </w:r>
      <w:r w:rsidR="00E16220" w:rsidRPr="004B55F2">
        <w:rPr>
          <w:rFonts w:ascii="Arial" w:hAnsi="Arial" w:cs="Arial"/>
          <w:sz w:val="19"/>
          <w:szCs w:val="19"/>
        </w:rPr>
        <w:t>ontractor submittals and RFIs as they relate to the site work – pavement, curbing, drainage, stormwater management, utilities, and general excavation. Mr. Burrell work</w:t>
      </w:r>
      <w:r w:rsidR="008622FB">
        <w:rPr>
          <w:rFonts w:ascii="Arial" w:hAnsi="Arial" w:cs="Arial"/>
          <w:sz w:val="19"/>
          <w:szCs w:val="19"/>
        </w:rPr>
        <w:t>s</w:t>
      </w:r>
      <w:r w:rsidR="00E16220" w:rsidRPr="00AB7F0D">
        <w:rPr>
          <w:rFonts w:ascii="Arial" w:hAnsi="Arial" w:cs="Arial"/>
          <w:sz w:val="19"/>
          <w:szCs w:val="19"/>
        </w:rPr>
        <w:t xml:space="preserve"> with the prime consultant to ensure that any submittals </w:t>
      </w:r>
      <w:r w:rsidR="008622FB">
        <w:rPr>
          <w:rFonts w:ascii="Arial" w:hAnsi="Arial" w:cs="Arial"/>
          <w:sz w:val="19"/>
          <w:szCs w:val="19"/>
        </w:rPr>
        <w:t>are</w:t>
      </w:r>
      <w:r w:rsidR="00E16220" w:rsidRPr="00AB7F0D">
        <w:rPr>
          <w:rFonts w:ascii="Arial" w:hAnsi="Arial" w:cs="Arial"/>
          <w:sz w:val="19"/>
          <w:szCs w:val="19"/>
        </w:rPr>
        <w:t xml:space="preserve"> completed in a timely manner. </w:t>
      </w:r>
      <w:r w:rsidR="008622FB">
        <w:rPr>
          <w:rFonts w:ascii="Arial" w:hAnsi="Arial" w:cs="Arial"/>
          <w:sz w:val="19"/>
          <w:szCs w:val="19"/>
        </w:rPr>
        <w:t xml:space="preserve"> </w:t>
      </w:r>
      <w:r w:rsidR="00E16220" w:rsidRPr="00AB7F0D">
        <w:rPr>
          <w:rFonts w:ascii="Arial" w:hAnsi="Arial" w:cs="Arial"/>
          <w:sz w:val="19"/>
          <w:szCs w:val="19"/>
        </w:rPr>
        <w:t xml:space="preserve">(2022 </w:t>
      </w:r>
      <w:r w:rsidR="008622FB">
        <w:rPr>
          <w:rFonts w:ascii="Arial" w:hAnsi="Arial" w:cs="Arial"/>
          <w:sz w:val="19"/>
          <w:szCs w:val="19"/>
        </w:rPr>
        <w:t>-</w:t>
      </w:r>
      <w:r w:rsidR="00E16220" w:rsidRPr="00AB7F0D">
        <w:rPr>
          <w:rFonts w:ascii="Arial" w:hAnsi="Arial" w:cs="Arial"/>
          <w:sz w:val="19"/>
          <w:szCs w:val="19"/>
        </w:rPr>
        <w:t xml:space="preserve"> Present)</w:t>
      </w:r>
    </w:p>
    <w:p w:rsidR="00FC3F9F" w:rsidRPr="00AB7F0D" w:rsidRDefault="00FC3F9F" w:rsidP="00FC3F9F">
      <w:pPr>
        <w:pStyle w:val="ListBullet"/>
        <w:numPr>
          <w:ilvl w:val="0"/>
          <w:numId w:val="0"/>
        </w:numPr>
        <w:spacing w:after="0" w:line="240" w:lineRule="auto"/>
        <w:jc w:val="both"/>
        <w:rPr>
          <w:rFonts w:ascii="Arial" w:hAnsi="Arial" w:cs="Arial"/>
          <w:b/>
          <w:bCs/>
          <w:sz w:val="19"/>
          <w:szCs w:val="19"/>
        </w:rPr>
      </w:pP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10" w:author="Alex Rosenzweig" w:date="2022-12-29T15:50:00Z">
            <w:rPr>
              <w:rFonts w:ascii="Arial" w:hAnsi="Arial" w:cs="Arial"/>
              <w:b/>
              <w:bCs/>
              <w:sz w:val="20"/>
              <w:szCs w:val="20"/>
            </w:rPr>
          </w:rPrChange>
        </w:rPr>
      </w:pPr>
      <w:r w:rsidRPr="00AB7F0D">
        <w:rPr>
          <w:rFonts w:ascii="Arial" w:hAnsi="Arial" w:cs="Arial"/>
          <w:b/>
          <w:bCs/>
          <w:sz w:val="19"/>
          <w:szCs w:val="19"/>
          <w:highlight w:val="yellow"/>
        </w:rPr>
        <w:t>2021-2511-01</w:t>
      </w:r>
      <w:r w:rsidRPr="00AB7F0D">
        <w:rPr>
          <w:rFonts w:ascii="Arial" w:hAnsi="Arial" w:cs="Arial"/>
          <w:b/>
          <w:bCs/>
          <w:sz w:val="19"/>
          <w:szCs w:val="19"/>
        </w:rPr>
        <w:t xml:space="preserve"> –</w:t>
      </w:r>
      <w:del w:id="11" w:author="Alex Rosenzweig" w:date="2022-12-29T16:15:00Z">
        <w:r w:rsidRPr="00AB7F0D" w:rsidDel="008622FB">
          <w:rPr>
            <w:rFonts w:ascii="Arial" w:hAnsi="Arial" w:cs="Arial"/>
            <w:b/>
            <w:bCs/>
            <w:sz w:val="19"/>
            <w:szCs w:val="19"/>
          </w:rPr>
          <w:delText xml:space="preserve"> </w:delText>
        </w:r>
        <w:r w:rsidR="0098671D" w:rsidRPr="00AB7F0D" w:rsidDel="008622FB">
          <w:rPr>
            <w:rFonts w:ascii="Arial" w:hAnsi="Arial" w:cs="Arial"/>
            <w:b/>
            <w:bCs/>
            <w:sz w:val="19"/>
            <w:szCs w:val="19"/>
          </w:rPr>
          <w:delText xml:space="preserve">School District of Philadelphia </w:delText>
        </w:r>
        <w:r w:rsidR="00F515A5" w:rsidRPr="00AB7F0D" w:rsidDel="008622FB">
          <w:rPr>
            <w:rFonts w:ascii="Arial" w:hAnsi="Arial" w:cs="Arial"/>
            <w:b/>
            <w:bCs/>
            <w:sz w:val="19"/>
            <w:szCs w:val="19"/>
          </w:rPr>
          <w:delText>(</w:delText>
        </w:r>
      </w:del>
      <w:ins w:id="12" w:author="Alex Rosenzweig" w:date="2022-12-29T16:15:00Z">
        <w:r w:rsidR="008622FB">
          <w:rPr>
            <w:rFonts w:ascii="Arial" w:hAnsi="Arial" w:cs="Arial"/>
            <w:b/>
            <w:bCs/>
            <w:sz w:val="19"/>
            <w:szCs w:val="19"/>
          </w:rPr>
          <w:t xml:space="preserve"> </w:t>
        </w:r>
      </w:ins>
      <w:r w:rsidR="00F515A5" w:rsidRPr="00263626">
        <w:rPr>
          <w:rFonts w:ascii="Arial" w:hAnsi="Arial" w:cs="Arial"/>
          <w:b/>
          <w:bCs/>
          <w:sz w:val="19"/>
          <w:szCs w:val="19"/>
          <w:rPrChange w:id="13" w:author="Alex Rosenzweig" w:date="2022-12-29T15:50:00Z">
            <w:rPr>
              <w:rFonts w:ascii="Arial" w:hAnsi="Arial" w:cs="Arial"/>
              <w:b/>
              <w:bCs/>
              <w:sz w:val="20"/>
              <w:szCs w:val="20"/>
            </w:rPr>
          </w:rPrChange>
        </w:rPr>
        <w:t>SDP</w:t>
      </w:r>
      <w:del w:id="14" w:author="Alex Rosenzweig" w:date="2022-12-29T16:15:00Z">
        <w:r w:rsidR="00F515A5" w:rsidRPr="00263626" w:rsidDel="008622FB">
          <w:rPr>
            <w:rFonts w:ascii="Arial" w:hAnsi="Arial" w:cs="Arial"/>
            <w:b/>
            <w:bCs/>
            <w:sz w:val="19"/>
            <w:szCs w:val="19"/>
            <w:rPrChange w:id="15" w:author="Alex Rosenzweig" w:date="2022-12-29T15:50:00Z">
              <w:rPr>
                <w:rFonts w:ascii="Arial" w:hAnsi="Arial" w:cs="Arial"/>
                <w:b/>
                <w:bCs/>
                <w:sz w:val="20"/>
                <w:szCs w:val="20"/>
              </w:rPr>
            </w:rPrChange>
          </w:rPr>
          <w:delText>)</w:delText>
        </w:r>
      </w:del>
      <w:r w:rsidR="00F515A5" w:rsidRPr="00263626">
        <w:rPr>
          <w:rFonts w:ascii="Arial" w:hAnsi="Arial" w:cs="Arial"/>
          <w:b/>
          <w:bCs/>
          <w:sz w:val="19"/>
          <w:szCs w:val="19"/>
          <w:rPrChange w:id="16" w:author="Alex Rosenzweig" w:date="2022-12-29T15:50:00Z">
            <w:rPr>
              <w:rFonts w:ascii="Arial" w:hAnsi="Arial" w:cs="Arial"/>
              <w:b/>
              <w:bCs/>
              <w:sz w:val="20"/>
              <w:szCs w:val="20"/>
            </w:rPr>
          </w:rPrChange>
        </w:rPr>
        <w:t xml:space="preserve">, </w:t>
      </w:r>
      <w:r w:rsidR="00E16220" w:rsidRPr="00263626">
        <w:rPr>
          <w:rFonts w:ascii="Arial" w:hAnsi="Arial" w:cs="Arial"/>
          <w:b/>
          <w:bCs/>
          <w:sz w:val="19"/>
          <w:szCs w:val="19"/>
          <w:rPrChange w:id="17" w:author="Alex Rosenzweig" w:date="2022-12-29T15:50:00Z">
            <w:rPr>
              <w:rFonts w:ascii="Arial" w:hAnsi="Arial" w:cs="Arial"/>
              <w:b/>
              <w:bCs/>
              <w:sz w:val="20"/>
              <w:szCs w:val="20"/>
            </w:rPr>
          </w:rPrChange>
        </w:rPr>
        <w:t xml:space="preserve">Robert </w:t>
      </w:r>
      <w:r w:rsidRPr="00263626">
        <w:rPr>
          <w:rFonts w:ascii="Arial" w:hAnsi="Arial" w:cs="Arial"/>
          <w:b/>
          <w:bCs/>
          <w:sz w:val="19"/>
          <w:szCs w:val="19"/>
          <w:rPrChange w:id="18" w:author="Alex Rosenzweig" w:date="2022-12-29T15:50:00Z">
            <w:rPr>
              <w:rFonts w:ascii="Arial" w:hAnsi="Arial" w:cs="Arial"/>
              <w:b/>
              <w:bCs/>
              <w:sz w:val="20"/>
              <w:szCs w:val="20"/>
            </w:rPr>
          </w:rPrChange>
        </w:rPr>
        <w:t>Pollock Elementary School</w:t>
      </w:r>
      <w:r w:rsidR="00E16220" w:rsidRPr="00263626">
        <w:rPr>
          <w:rFonts w:ascii="Arial" w:hAnsi="Arial" w:cs="Arial"/>
          <w:b/>
          <w:bCs/>
          <w:sz w:val="19"/>
          <w:szCs w:val="19"/>
          <w:rPrChange w:id="19" w:author="Alex Rosenzweig" w:date="2022-12-29T15:50:00Z">
            <w:rPr>
              <w:rFonts w:ascii="Arial" w:hAnsi="Arial" w:cs="Arial"/>
              <w:b/>
              <w:bCs/>
              <w:sz w:val="20"/>
              <w:szCs w:val="20"/>
            </w:rPr>
          </w:rPrChange>
        </w:rPr>
        <w:t xml:space="preserve"> Renovation</w:t>
      </w:r>
      <w:r w:rsidR="00F515A5" w:rsidRPr="00263626">
        <w:rPr>
          <w:rFonts w:ascii="Arial" w:hAnsi="Arial" w:cs="Arial"/>
          <w:b/>
          <w:bCs/>
          <w:sz w:val="19"/>
          <w:szCs w:val="19"/>
          <w:rPrChange w:id="20" w:author="Alex Rosenzweig" w:date="2022-12-29T15:50:00Z">
            <w:rPr>
              <w:rFonts w:ascii="Arial" w:hAnsi="Arial" w:cs="Arial"/>
              <w:b/>
              <w:bCs/>
              <w:sz w:val="20"/>
              <w:szCs w:val="20"/>
            </w:rPr>
          </w:rPrChange>
        </w:rPr>
        <w:t>, Philadelphia, PA</w:t>
      </w:r>
      <w:r w:rsidR="00E16220" w:rsidRPr="00263626">
        <w:rPr>
          <w:rFonts w:ascii="Arial" w:hAnsi="Arial" w:cs="Arial"/>
          <w:b/>
          <w:bCs/>
          <w:sz w:val="19"/>
          <w:szCs w:val="19"/>
          <w:rPrChange w:id="21" w:author="Alex Rosenzweig" w:date="2022-12-29T15:50:00Z">
            <w:rPr>
              <w:rFonts w:ascii="Arial" w:hAnsi="Arial" w:cs="Arial"/>
              <w:b/>
              <w:bCs/>
              <w:sz w:val="20"/>
              <w:szCs w:val="20"/>
            </w:rPr>
          </w:rPrChange>
        </w:rPr>
        <w:t xml:space="preserve"> </w:t>
      </w:r>
      <w:ins w:id="22" w:author="Alex Rosenzweig" w:date="2022-12-29T16:15:00Z">
        <w:r w:rsidR="008622FB">
          <w:rPr>
            <w:rFonts w:ascii="Arial" w:hAnsi="Arial" w:cs="Arial"/>
            <w:b/>
            <w:bCs/>
            <w:sz w:val="19"/>
            <w:szCs w:val="19"/>
          </w:rPr>
          <w:t>-</w:t>
        </w:r>
      </w:ins>
      <w:del w:id="23" w:author="Alex Rosenzweig" w:date="2022-12-29T16:15:00Z">
        <w:r w:rsidR="00E16220" w:rsidRPr="00263626" w:rsidDel="008622FB">
          <w:rPr>
            <w:rFonts w:ascii="Arial" w:hAnsi="Arial" w:cs="Arial"/>
            <w:sz w:val="19"/>
            <w:szCs w:val="19"/>
            <w:rPrChange w:id="24" w:author="Alex Rosenzweig" w:date="2022-12-29T15:50:00Z">
              <w:rPr>
                <w:rFonts w:ascii="Arial" w:hAnsi="Arial" w:cs="Arial"/>
                <w:sz w:val="20"/>
                <w:szCs w:val="20"/>
              </w:rPr>
            </w:rPrChange>
          </w:rPr>
          <w:delText>–</w:delText>
        </w:r>
      </w:del>
      <w:r w:rsidR="00E16220" w:rsidRPr="00263626">
        <w:rPr>
          <w:rFonts w:ascii="Arial" w:hAnsi="Arial" w:cs="Arial"/>
          <w:sz w:val="19"/>
          <w:szCs w:val="19"/>
          <w:rPrChange w:id="25" w:author="Alex Rosenzweig" w:date="2022-12-29T15:50:00Z">
            <w:rPr>
              <w:rFonts w:ascii="Arial" w:hAnsi="Arial" w:cs="Arial"/>
              <w:sz w:val="20"/>
              <w:szCs w:val="20"/>
            </w:rPr>
          </w:rPrChange>
        </w:rPr>
        <w:t xml:space="preserve"> Project Manager for the completion of </w:t>
      </w:r>
      <w:ins w:id="26" w:author="Alex Rosenzweig" w:date="2022-12-29T16:15:00Z">
        <w:r w:rsidR="008622FB">
          <w:rPr>
            <w:rFonts w:ascii="Arial" w:hAnsi="Arial" w:cs="Arial"/>
            <w:sz w:val="19"/>
            <w:szCs w:val="19"/>
          </w:rPr>
          <w:t>c</w:t>
        </w:r>
      </w:ins>
      <w:del w:id="27" w:author="Alex Rosenzweig" w:date="2022-12-29T16:15:00Z">
        <w:r w:rsidR="00E16220" w:rsidRPr="00263626" w:rsidDel="008622FB">
          <w:rPr>
            <w:rFonts w:ascii="Arial" w:hAnsi="Arial" w:cs="Arial"/>
            <w:sz w:val="19"/>
            <w:szCs w:val="19"/>
            <w:rPrChange w:id="28" w:author="Alex Rosenzweig" w:date="2022-12-29T15:50:00Z">
              <w:rPr>
                <w:rFonts w:ascii="Arial" w:hAnsi="Arial" w:cs="Arial"/>
                <w:sz w:val="20"/>
                <w:szCs w:val="20"/>
              </w:rPr>
            </w:rPrChange>
          </w:rPr>
          <w:delText>C</w:delText>
        </w:r>
      </w:del>
      <w:r w:rsidR="00E16220" w:rsidRPr="00263626">
        <w:rPr>
          <w:rFonts w:ascii="Arial" w:hAnsi="Arial" w:cs="Arial"/>
          <w:sz w:val="19"/>
          <w:szCs w:val="19"/>
          <w:rPrChange w:id="29" w:author="Alex Rosenzweig" w:date="2022-12-29T15:50:00Z">
            <w:rPr>
              <w:rFonts w:ascii="Arial" w:hAnsi="Arial" w:cs="Arial"/>
              <w:sz w:val="20"/>
              <w:szCs w:val="20"/>
            </w:rPr>
          </w:rPrChange>
        </w:rPr>
        <w:t xml:space="preserve">onstruction </w:t>
      </w:r>
      <w:ins w:id="30" w:author="Alex Rosenzweig" w:date="2022-12-29T16:15:00Z">
        <w:r w:rsidR="008622FB">
          <w:rPr>
            <w:rFonts w:ascii="Arial" w:hAnsi="Arial" w:cs="Arial"/>
            <w:sz w:val="19"/>
            <w:szCs w:val="19"/>
          </w:rPr>
          <w:t>d</w:t>
        </w:r>
      </w:ins>
      <w:del w:id="31" w:author="Alex Rosenzweig" w:date="2022-12-29T16:15:00Z">
        <w:r w:rsidR="00E16220" w:rsidRPr="00263626" w:rsidDel="008622FB">
          <w:rPr>
            <w:rFonts w:ascii="Arial" w:hAnsi="Arial" w:cs="Arial"/>
            <w:sz w:val="19"/>
            <w:szCs w:val="19"/>
            <w:rPrChange w:id="32" w:author="Alex Rosenzweig" w:date="2022-12-29T15:50:00Z">
              <w:rPr>
                <w:rFonts w:ascii="Arial" w:hAnsi="Arial" w:cs="Arial"/>
                <w:sz w:val="20"/>
                <w:szCs w:val="20"/>
              </w:rPr>
            </w:rPrChange>
          </w:rPr>
          <w:delText>D</w:delText>
        </w:r>
      </w:del>
      <w:r w:rsidR="00E16220" w:rsidRPr="00263626">
        <w:rPr>
          <w:rFonts w:ascii="Arial" w:hAnsi="Arial" w:cs="Arial"/>
          <w:sz w:val="19"/>
          <w:szCs w:val="19"/>
          <w:rPrChange w:id="33" w:author="Alex Rosenzweig" w:date="2022-12-29T15:50:00Z">
            <w:rPr>
              <w:rFonts w:ascii="Arial" w:hAnsi="Arial" w:cs="Arial"/>
              <w:sz w:val="20"/>
              <w:szCs w:val="20"/>
            </w:rPr>
          </w:rPrChange>
        </w:rPr>
        <w:t xml:space="preserve">ocuments and permitting approvals for the improvements at this elementary school in the Winchester neighborhood of the City. </w:t>
      </w:r>
      <w:ins w:id="34" w:author="Alex Rosenzweig" w:date="2022-12-29T16:15:00Z">
        <w:r w:rsidR="008622FB">
          <w:rPr>
            <w:rFonts w:ascii="Arial" w:hAnsi="Arial" w:cs="Arial"/>
            <w:sz w:val="19"/>
            <w:szCs w:val="19"/>
          </w:rPr>
          <w:t>The p</w:t>
        </w:r>
      </w:ins>
      <w:del w:id="35" w:author="Alex Rosenzweig" w:date="2022-12-29T16:15:00Z">
        <w:r w:rsidR="00E16220" w:rsidRPr="00263626" w:rsidDel="008622FB">
          <w:rPr>
            <w:rFonts w:ascii="Arial" w:hAnsi="Arial" w:cs="Arial"/>
            <w:sz w:val="19"/>
            <w:szCs w:val="19"/>
            <w:rPrChange w:id="36" w:author="Alex Rosenzweig" w:date="2022-12-29T15:50:00Z">
              <w:rPr>
                <w:rFonts w:ascii="Arial" w:hAnsi="Arial" w:cs="Arial"/>
                <w:sz w:val="20"/>
                <w:szCs w:val="20"/>
              </w:rPr>
            </w:rPrChange>
          </w:rPr>
          <w:delText>P</w:delText>
        </w:r>
      </w:del>
      <w:r w:rsidR="00E16220" w:rsidRPr="00263626">
        <w:rPr>
          <w:rFonts w:ascii="Arial" w:hAnsi="Arial" w:cs="Arial"/>
          <w:sz w:val="19"/>
          <w:szCs w:val="19"/>
          <w:rPrChange w:id="37" w:author="Alex Rosenzweig" w:date="2022-12-29T15:50:00Z">
            <w:rPr>
              <w:rFonts w:ascii="Arial" w:hAnsi="Arial" w:cs="Arial"/>
              <w:sz w:val="20"/>
              <w:szCs w:val="20"/>
            </w:rPr>
          </w:rPrChange>
        </w:rPr>
        <w:t>roject involve</w:t>
      </w:r>
      <w:ins w:id="38" w:author="Alex Rosenzweig" w:date="2022-12-29T16:15:00Z">
        <w:r w:rsidR="008622FB">
          <w:rPr>
            <w:rFonts w:ascii="Arial" w:hAnsi="Arial" w:cs="Arial"/>
            <w:sz w:val="19"/>
            <w:szCs w:val="19"/>
          </w:rPr>
          <w:t>s</w:t>
        </w:r>
      </w:ins>
      <w:del w:id="39" w:author="Alex Rosenzweig" w:date="2022-12-29T16:15:00Z">
        <w:r w:rsidR="00E16220" w:rsidRPr="00263626" w:rsidDel="008622FB">
          <w:rPr>
            <w:rFonts w:ascii="Arial" w:hAnsi="Arial" w:cs="Arial"/>
            <w:sz w:val="19"/>
            <w:szCs w:val="19"/>
            <w:rPrChange w:id="40" w:author="Alex Rosenzweig" w:date="2022-12-29T15:50:00Z">
              <w:rPr>
                <w:rFonts w:ascii="Arial" w:hAnsi="Arial" w:cs="Arial"/>
                <w:sz w:val="20"/>
                <w:szCs w:val="20"/>
              </w:rPr>
            </w:rPrChange>
          </w:rPr>
          <w:delText>d</w:delText>
        </w:r>
      </w:del>
      <w:r w:rsidR="00E16220" w:rsidRPr="00263626">
        <w:rPr>
          <w:rFonts w:ascii="Arial" w:hAnsi="Arial" w:cs="Arial"/>
          <w:sz w:val="19"/>
          <w:szCs w:val="19"/>
          <w:rPrChange w:id="41" w:author="Alex Rosenzweig" w:date="2022-12-29T15:50:00Z">
            <w:rPr>
              <w:rFonts w:ascii="Arial" w:hAnsi="Arial" w:cs="Arial"/>
              <w:sz w:val="20"/>
              <w:szCs w:val="20"/>
            </w:rPr>
          </w:rPrChange>
        </w:rPr>
        <w:t xml:space="preserve"> improvements to the school’s parking lot and utility improvements. In addition, Mr. Burrell </w:t>
      </w:r>
      <w:ins w:id="42" w:author="Alex Rosenzweig" w:date="2022-12-29T16:16:00Z">
        <w:r w:rsidR="008622FB">
          <w:rPr>
            <w:rFonts w:ascii="Arial" w:hAnsi="Arial" w:cs="Arial"/>
            <w:sz w:val="19"/>
            <w:szCs w:val="19"/>
          </w:rPr>
          <w:t>is</w:t>
        </w:r>
      </w:ins>
      <w:del w:id="43" w:author="Alex Rosenzweig" w:date="2022-12-29T16:16:00Z">
        <w:r w:rsidR="00E16220" w:rsidRPr="00263626" w:rsidDel="008622FB">
          <w:rPr>
            <w:rFonts w:ascii="Arial" w:hAnsi="Arial" w:cs="Arial"/>
            <w:sz w:val="19"/>
            <w:szCs w:val="19"/>
            <w:rPrChange w:id="44" w:author="Alex Rosenzweig" w:date="2022-12-29T15:50:00Z">
              <w:rPr>
                <w:rFonts w:ascii="Arial" w:hAnsi="Arial" w:cs="Arial"/>
                <w:sz w:val="20"/>
                <w:szCs w:val="20"/>
              </w:rPr>
            </w:rPrChange>
          </w:rPr>
          <w:delText>was</w:delText>
        </w:r>
      </w:del>
      <w:r w:rsidR="00E16220" w:rsidRPr="00263626">
        <w:rPr>
          <w:rFonts w:ascii="Arial" w:hAnsi="Arial" w:cs="Arial"/>
          <w:sz w:val="19"/>
          <w:szCs w:val="19"/>
          <w:rPrChange w:id="45" w:author="Alex Rosenzweig" w:date="2022-12-29T15:50:00Z">
            <w:rPr>
              <w:rFonts w:ascii="Arial" w:hAnsi="Arial" w:cs="Arial"/>
              <w:sz w:val="20"/>
              <w:szCs w:val="20"/>
            </w:rPr>
          </w:rPrChange>
        </w:rPr>
        <w:t xml:space="preserve"> responsible for the </w:t>
      </w:r>
      <w:ins w:id="46" w:author="Alex Rosenzweig" w:date="2022-12-29T16:16:00Z">
        <w:r w:rsidR="008622FB">
          <w:rPr>
            <w:rFonts w:ascii="Arial" w:hAnsi="Arial" w:cs="Arial"/>
            <w:sz w:val="19"/>
            <w:szCs w:val="19"/>
          </w:rPr>
          <w:t>c</w:t>
        </w:r>
      </w:ins>
      <w:del w:id="47" w:author="Alex Rosenzweig" w:date="2022-12-29T16:16:00Z">
        <w:r w:rsidR="00E16220" w:rsidRPr="00263626" w:rsidDel="008622FB">
          <w:rPr>
            <w:rFonts w:ascii="Arial" w:hAnsi="Arial" w:cs="Arial"/>
            <w:sz w:val="19"/>
            <w:szCs w:val="19"/>
            <w:rPrChange w:id="48" w:author="Alex Rosenzweig" w:date="2022-12-29T15:50:00Z">
              <w:rPr>
                <w:rFonts w:ascii="Arial" w:hAnsi="Arial" w:cs="Arial"/>
                <w:sz w:val="20"/>
                <w:szCs w:val="20"/>
              </w:rPr>
            </w:rPrChange>
          </w:rPr>
          <w:delText>C</w:delText>
        </w:r>
      </w:del>
      <w:r w:rsidR="00E16220" w:rsidRPr="00263626">
        <w:rPr>
          <w:rFonts w:ascii="Arial" w:hAnsi="Arial" w:cs="Arial"/>
          <w:sz w:val="19"/>
          <w:szCs w:val="19"/>
          <w:rPrChange w:id="49" w:author="Alex Rosenzweig" w:date="2022-12-29T15:50:00Z">
            <w:rPr>
              <w:rFonts w:ascii="Arial" w:hAnsi="Arial" w:cs="Arial"/>
              <w:sz w:val="20"/>
              <w:szCs w:val="20"/>
            </w:rPr>
          </w:rPrChange>
        </w:rPr>
        <w:t xml:space="preserve">onstruction </w:t>
      </w:r>
      <w:ins w:id="50" w:author="Alex Rosenzweig" w:date="2022-12-29T16:16:00Z">
        <w:r w:rsidR="008622FB">
          <w:rPr>
            <w:rFonts w:ascii="Arial" w:hAnsi="Arial" w:cs="Arial"/>
            <w:sz w:val="19"/>
            <w:szCs w:val="19"/>
          </w:rPr>
          <w:t>a</w:t>
        </w:r>
      </w:ins>
      <w:del w:id="51" w:author="Alex Rosenzweig" w:date="2022-12-29T16:16:00Z">
        <w:r w:rsidR="00E16220" w:rsidRPr="00263626" w:rsidDel="008622FB">
          <w:rPr>
            <w:rFonts w:ascii="Arial" w:hAnsi="Arial" w:cs="Arial"/>
            <w:sz w:val="19"/>
            <w:szCs w:val="19"/>
            <w:rPrChange w:id="52" w:author="Alex Rosenzweig" w:date="2022-12-29T15:50:00Z">
              <w:rPr>
                <w:rFonts w:ascii="Arial" w:hAnsi="Arial" w:cs="Arial"/>
                <w:sz w:val="20"/>
                <w:szCs w:val="20"/>
              </w:rPr>
            </w:rPrChange>
          </w:rPr>
          <w:delText>A</w:delText>
        </w:r>
      </w:del>
      <w:r w:rsidR="00E16220" w:rsidRPr="00263626">
        <w:rPr>
          <w:rFonts w:ascii="Arial" w:hAnsi="Arial" w:cs="Arial"/>
          <w:sz w:val="19"/>
          <w:szCs w:val="19"/>
          <w:rPrChange w:id="53" w:author="Alex Rosenzweig" w:date="2022-12-29T15:50:00Z">
            <w:rPr>
              <w:rFonts w:ascii="Arial" w:hAnsi="Arial" w:cs="Arial"/>
              <w:sz w:val="20"/>
              <w:szCs w:val="20"/>
            </w:rPr>
          </w:rPrChange>
        </w:rPr>
        <w:t xml:space="preserve">dministration for this project. Responsibilities include the review and approval of all </w:t>
      </w:r>
      <w:ins w:id="54" w:author="Alex Rosenzweig" w:date="2022-12-29T16:16:00Z">
        <w:r w:rsidR="008622FB">
          <w:rPr>
            <w:rFonts w:ascii="Arial" w:hAnsi="Arial" w:cs="Arial"/>
            <w:sz w:val="19"/>
            <w:szCs w:val="19"/>
          </w:rPr>
          <w:t>c</w:t>
        </w:r>
      </w:ins>
      <w:del w:id="55" w:author="Alex Rosenzweig" w:date="2022-12-29T16:16:00Z">
        <w:r w:rsidR="00E16220" w:rsidRPr="00263626" w:rsidDel="008622FB">
          <w:rPr>
            <w:rFonts w:ascii="Arial" w:hAnsi="Arial" w:cs="Arial"/>
            <w:sz w:val="19"/>
            <w:szCs w:val="19"/>
            <w:rPrChange w:id="56" w:author="Alex Rosenzweig" w:date="2022-12-29T15:50:00Z">
              <w:rPr>
                <w:rFonts w:ascii="Arial" w:hAnsi="Arial" w:cs="Arial"/>
                <w:sz w:val="20"/>
                <w:szCs w:val="20"/>
              </w:rPr>
            </w:rPrChange>
          </w:rPr>
          <w:delText>C</w:delText>
        </w:r>
      </w:del>
      <w:r w:rsidR="00E16220" w:rsidRPr="00263626">
        <w:rPr>
          <w:rFonts w:ascii="Arial" w:hAnsi="Arial" w:cs="Arial"/>
          <w:sz w:val="19"/>
          <w:szCs w:val="19"/>
          <w:rPrChange w:id="57" w:author="Alex Rosenzweig" w:date="2022-12-29T15:50:00Z">
            <w:rPr>
              <w:rFonts w:ascii="Arial" w:hAnsi="Arial" w:cs="Arial"/>
              <w:sz w:val="20"/>
              <w:szCs w:val="20"/>
            </w:rPr>
          </w:rPrChange>
        </w:rPr>
        <w:t>ontractor submittals and RFIs as they relate to the site work – pavement, curbing, drainage, stormwater management, utilities, and general excavation. Mr. Burrell work</w:t>
      </w:r>
      <w:ins w:id="58" w:author="Alex Rosenzweig" w:date="2022-12-29T16:16:00Z">
        <w:r w:rsidR="008622FB">
          <w:rPr>
            <w:rFonts w:ascii="Arial" w:hAnsi="Arial" w:cs="Arial"/>
            <w:sz w:val="19"/>
            <w:szCs w:val="19"/>
          </w:rPr>
          <w:t>s</w:t>
        </w:r>
      </w:ins>
      <w:del w:id="59" w:author="Alex Rosenzweig" w:date="2022-12-29T16:16:00Z">
        <w:r w:rsidR="00E16220" w:rsidRPr="00263626" w:rsidDel="008622FB">
          <w:rPr>
            <w:rFonts w:ascii="Arial" w:hAnsi="Arial" w:cs="Arial"/>
            <w:sz w:val="19"/>
            <w:szCs w:val="19"/>
            <w:rPrChange w:id="60" w:author="Alex Rosenzweig" w:date="2022-12-29T15:50:00Z">
              <w:rPr>
                <w:rFonts w:ascii="Arial" w:hAnsi="Arial" w:cs="Arial"/>
                <w:sz w:val="20"/>
                <w:szCs w:val="20"/>
              </w:rPr>
            </w:rPrChange>
          </w:rPr>
          <w:delText>ed</w:delText>
        </w:r>
      </w:del>
      <w:r w:rsidR="00E16220" w:rsidRPr="00263626">
        <w:rPr>
          <w:rFonts w:ascii="Arial" w:hAnsi="Arial" w:cs="Arial"/>
          <w:sz w:val="19"/>
          <w:szCs w:val="19"/>
          <w:rPrChange w:id="61" w:author="Alex Rosenzweig" w:date="2022-12-29T15:50:00Z">
            <w:rPr>
              <w:rFonts w:ascii="Arial" w:hAnsi="Arial" w:cs="Arial"/>
              <w:sz w:val="20"/>
              <w:szCs w:val="20"/>
            </w:rPr>
          </w:rPrChange>
        </w:rPr>
        <w:t xml:space="preserve"> with the prime consultant to ensure that any submittals </w:t>
      </w:r>
      <w:ins w:id="62" w:author="Alex Rosenzweig" w:date="2022-12-29T16:16:00Z">
        <w:r w:rsidR="008622FB">
          <w:rPr>
            <w:rFonts w:ascii="Arial" w:hAnsi="Arial" w:cs="Arial"/>
            <w:sz w:val="19"/>
            <w:szCs w:val="19"/>
          </w:rPr>
          <w:t>are</w:t>
        </w:r>
      </w:ins>
      <w:del w:id="63" w:author="Alex Rosenzweig" w:date="2022-12-29T16:16:00Z">
        <w:r w:rsidR="00E16220" w:rsidRPr="00263626" w:rsidDel="008622FB">
          <w:rPr>
            <w:rFonts w:ascii="Arial" w:hAnsi="Arial" w:cs="Arial"/>
            <w:sz w:val="19"/>
            <w:szCs w:val="19"/>
            <w:rPrChange w:id="64" w:author="Alex Rosenzweig" w:date="2022-12-29T15:50:00Z">
              <w:rPr>
                <w:rFonts w:ascii="Arial" w:hAnsi="Arial" w:cs="Arial"/>
                <w:sz w:val="20"/>
                <w:szCs w:val="20"/>
              </w:rPr>
            </w:rPrChange>
          </w:rPr>
          <w:delText>were</w:delText>
        </w:r>
      </w:del>
      <w:r w:rsidR="00E16220" w:rsidRPr="00263626">
        <w:rPr>
          <w:rFonts w:ascii="Arial" w:hAnsi="Arial" w:cs="Arial"/>
          <w:sz w:val="19"/>
          <w:szCs w:val="19"/>
          <w:rPrChange w:id="65" w:author="Alex Rosenzweig" w:date="2022-12-29T15:50:00Z">
            <w:rPr>
              <w:rFonts w:ascii="Arial" w:hAnsi="Arial" w:cs="Arial"/>
              <w:sz w:val="20"/>
              <w:szCs w:val="20"/>
            </w:rPr>
          </w:rPrChange>
        </w:rPr>
        <w:t xml:space="preserve"> completed in a timely manner. </w:t>
      </w:r>
      <w:ins w:id="66" w:author="Alex Rosenzweig" w:date="2022-12-29T16:16:00Z">
        <w:r w:rsidR="008622FB">
          <w:rPr>
            <w:rFonts w:ascii="Arial" w:hAnsi="Arial" w:cs="Arial"/>
            <w:sz w:val="19"/>
            <w:szCs w:val="19"/>
          </w:rPr>
          <w:t xml:space="preserve"> </w:t>
        </w:r>
      </w:ins>
      <w:r w:rsidR="00E16220" w:rsidRPr="00263626">
        <w:rPr>
          <w:rFonts w:ascii="Arial" w:hAnsi="Arial" w:cs="Arial"/>
          <w:sz w:val="19"/>
          <w:szCs w:val="19"/>
          <w:rPrChange w:id="67" w:author="Alex Rosenzweig" w:date="2022-12-29T15:50:00Z">
            <w:rPr>
              <w:rFonts w:ascii="Arial" w:hAnsi="Arial" w:cs="Arial"/>
              <w:sz w:val="20"/>
              <w:szCs w:val="20"/>
            </w:rPr>
          </w:rPrChange>
        </w:rPr>
        <w:t xml:space="preserve">(2022 </w:t>
      </w:r>
      <w:ins w:id="68" w:author="Alex Rosenzweig" w:date="2022-12-29T16:16:00Z">
        <w:r w:rsidR="008622FB">
          <w:rPr>
            <w:rFonts w:ascii="Arial" w:hAnsi="Arial" w:cs="Arial"/>
            <w:sz w:val="19"/>
            <w:szCs w:val="19"/>
          </w:rPr>
          <w:t>-</w:t>
        </w:r>
      </w:ins>
      <w:del w:id="69" w:author="Alex Rosenzweig" w:date="2022-12-29T16:17:00Z">
        <w:r w:rsidR="00E16220" w:rsidRPr="00263626" w:rsidDel="008622FB">
          <w:rPr>
            <w:rFonts w:ascii="Arial" w:hAnsi="Arial" w:cs="Arial"/>
            <w:sz w:val="19"/>
            <w:szCs w:val="19"/>
            <w:rPrChange w:id="70" w:author="Alex Rosenzweig" w:date="2022-12-29T15:50:00Z">
              <w:rPr>
                <w:rFonts w:ascii="Arial" w:hAnsi="Arial" w:cs="Arial"/>
                <w:sz w:val="20"/>
                <w:szCs w:val="20"/>
              </w:rPr>
            </w:rPrChange>
          </w:rPr>
          <w:delText>–</w:delText>
        </w:r>
      </w:del>
      <w:r w:rsidR="00E16220" w:rsidRPr="00263626">
        <w:rPr>
          <w:rFonts w:ascii="Arial" w:hAnsi="Arial" w:cs="Arial"/>
          <w:sz w:val="19"/>
          <w:szCs w:val="19"/>
          <w:rPrChange w:id="71" w:author="Alex Rosenzweig" w:date="2022-12-29T15:50:00Z">
            <w:rPr>
              <w:rFonts w:ascii="Arial" w:hAnsi="Arial" w:cs="Arial"/>
              <w:sz w:val="20"/>
              <w:szCs w:val="20"/>
            </w:rPr>
          </w:rPrChange>
        </w:rPr>
        <w:t xml:space="preserve"> Present)</w:t>
      </w: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72" w:author="Alex Rosenzweig" w:date="2022-12-29T15:50:00Z">
            <w:rPr>
              <w:rFonts w:ascii="Arial" w:hAnsi="Arial" w:cs="Arial"/>
              <w:b/>
              <w:bCs/>
              <w:sz w:val="20"/>
              <w:szCs w:val="20"/>
            </w:rPr>
          </w:rPrChange>
        </w:rPr>
      </w:pPr>
    </w:p>
    <w:p w:rsidR="00FC3F9F" w:rsidRPr="00263626" w:rsidRDefault="00FC3F9F" w:rsidP="00FC3F9F">
      <w:pPr>
        <w:pStyle w:val="ListBullet"/>
        <w:numPr>
          <w:ilvl w:val="0"/>
          <w:numId w:val="0"/>
        </w:numPr>
        <w:spacing w:after="0" w:line="240" w:lineRule="auto"/>
        <w:jc w:val="both"/>
        <w:rPr>
          <w:rFonts w:ascii="Arial" w:hAnsi="Arial" w:cs="Arial"/>
          <w:sz w:val="19"/>
          <w:szCs w:val="19"/>
          <w:rPrChange w:id="73" w:author="Alex Rosenzweig" w:date="2022-12-29T15:50:00Z">
            <w:rPr>
              <w:rFonts w:ascii="Arial" w:hAnsi="Arial" w:cs="Arial"/>
              <w:sz w:val="20"/>
              <w:szCs w:val="20"/>
            </w:rPr>
          </w:rPrChange>
        </w:rPr>
      </w:pPr>
      <w:r w:rsidRPr="00263626">
        <w:rPr>
          <w:rFonts w:ascii="Arial" w:hAnsi="Arial" w:cs="Arial"/>
          <w:b/>
          <w:bCs/>
          <w:sz w:val="19"/>
          <w:szCs w:val="19"/>
          <w:highlight w:val="yellow"/>
          <w:rPrChange w:id="74" w:author="Alex Rosenzweig" w:date="2022-12-29T15:50:00Z">
            <w:rPr>
              <w:rFonts w:ascii="Arial" w:hAnsi="Arial" w:cs="Arial"/>
              <w:b/>
              <w:bCs/>
              <w:sz w:val="20"/>
              <w:szCs w:val="20"/>
              <w:highlight w:val="yellow"/>
            </w:rPr>
          </w:rPrChange>
        </w:rPr>
        <w:t>2021-2503-01</w:t>
      </w:r>
      <w:r w:rsidRPr="00263626">
        <w:rPr>
          <w:rFonts w:ascii="Arial" w:hAnsi="Arial" w:cs="Arial"/>
          <w:b/>
          <w:bCs/>
          <w:sz w:val="19"/>
          <w:szCs w:val="19"/>
          <w:rPrChange w:id="75" w:author="Alex Rosenzweig" w:date="2022-12-29T15:50:00Z">
            <w:rPr>
              <w:rFonts w:ascii="Arial" w:hAnsi="Arial" w:cs="Arial"/>
              <w:b/>
              <w:bCs/>
              <w:sz w:val="20"/>
              <w:szCs w:val="20"/>
            </w:rPr>
          </w:rPrChange>
        </w:rPr>
        <w:t xml:space="preserve"> – </w:t>
      </w:r>
      <w:r w:rsidR="00CF2796" w:rsidRPr="00263626">
        <w:rPr>
          <w:rFonts w:ascii="Arial" w:hAnsi="Arial" w:cs="Arial"/>
          <w:b/>
          <w:bCs/>
          <w:sz w:val="19"/>
          <w:szCs w:val="19"/>
          <w:rPrChange w:id="76" w:author="Alex Rosenzweig" w:date="2022-12-29T15:50:00Z">
            <w:rPr>
              <w:rFonts w:ascii="Arial" w:hAnsi="Arial" w:cs="Arial"/>
              <w:b/>
              <w:bCs/>
              <w:sz w:val="20"/>
              <w:szCs w:val="20"/>
            </w:rPr>
          </w:rPrChange>
        </w:rPr>
        <w:t>University of Pennsylvania</w:t>
      </w:r>
      <w:r w:rsidR="00F515A5" w:rsidRPr="00263626">
        <w:rPr>
          <w:rFonts w:ascii="Arial" w:hAnsi="Arial" w:cs="Arial"/>
          <w:b/>
          <w:bCs/>
          <w:sz w:val="19"/>
          <w:szCs w:val="19"/>
          <w:rPrChange w:id="77" w:author="Alex Rosenzweig" w:date="2022-12-29T15:50:00Z">
            <w:rPr>
              <w:rFonts w:ascii="Arial" w:hAnsi="Arial" w:cs="Arial"/>
              <w:b/>
              <w:bCs/>
              <w:sz w:val="20"/>
              <w:szCs w:val="20"/>
            </w:rPr>
          </w:rPrChange>
        </w:rPr>
        <w:t xml:space="preserve">, </w:t>
      </w:r>
      <w:r w:rsidRPr="00263626">
        <w:rPr>
          <w:rFonts w:ascii="Arial" w:hAnsi="Arial" w:cs="Arial"/>
          <w:b/>
          <w:bCs/>
          <w:sz w:val="19"/>
          <w:szCs w:val="19"/>
          <w:rPrChange w:id="78" w:author="Alex Rosenzweig" w:date="2022-12-29T15:50:00Z">
            <w:rPr>
              <w:rFonts w:ascii="Arial" w:hAnsi="Arial" w:cs="Arial"/>
              <w:b/>
              <w:bCs/>
              <w:sz w:val="20"/>
              <w:szCs w:val="20"/>
            </w:rPr>
          </w:rPrChange>
        </w:rPr>
        <w:t xml:space="preserve">Quad </w:t>
      </w:r>
      <w:r w:rsidR="0098671D" w:rsidRPr="00263626">
        <w:rPr>
          <w:rFonts w:ascii="Arial" w:hAnsi="Arial" w:cs="Arial"/>
          <w:b/>
          <w:bCs/>
          <w:sz w:val="19"/>
          <w:szCs w:val="19"/>
          <w:rPrChange w:id="79" w:author="Alex Rosenzweig" w:date="2022-12-29T15:50:00Z">
            <w:rPr>
              <w:rFonts w:ascii="Arial" w:hAnsi="Arial" w:cs="Arial"/>
              <w:b/>
              <w:bCs/>
              <w:sz w:val="20"/>
              <w:szCs w:val="20"/>
            </w:rPr>
          </w:rPrChange>
        </w:rPr>
        <w:t xml:space="preserve">Duct </w:t>
      </w:r>
      <w:ins w:id="80" w:author="Alex Rosenzweig" w:date="2022-12-29T16:17:00Z">
        <w:r w:rsidR="008622FB">
          <w:rPr>
            <w:rFonts w:ascii="Arial" w:hAnsi="Arial" w:cs="Arial"/>
            <w:b/>
            <w:bCs/>
            <w:sz w:val="19"/>
            <w:szCs w:val="19"/>
          </w:rPr>
          <w:t>B</w:t>
        </w:r>
      </w:ins>
      <w:del w:id="81" w:author="Alex Rosenzweig" w:date="2022-12-29T16:17:00Z">
        <w:r w:rsidR="0098671D" w:rsidRPr="00263626" w:rsidDel="008622FB">
          <w:rPr>
            <w:rFonts w:ascii="Arial" w:hAnsi="Arial" w:cs="Arial"/>
            <w:b/>
            <w:bCs/>
            <w:sz w:val="19"/>
            <w:szCs w:val="19"/>
            <w:rPrChange w:id="82" w:author="Alex Rosenzweig" w:date="2022-12-29T15:50:00Z">
              <w:rPr>
                <w:rFonts w:ascii="Arial" w:hAnsi="Arial" w:cs="Arial"/>
                <w:b/>
                <w:bCs/>
                <w:sz w:val="20"/>
                <w:szCs w:val="20"/>
              </w:rPr>
            </w:rPrChange>
          </w:rPr>
          <w:delText>b</w:delText>
        </w:r>
      </w:del>
      <w:r w:rsidR="0098671D" w:rsidRPr="00263626">
        <w:rPr>
          <w:rFonts w:ascii="Arial" w:hAnsi="Arial" w:cs="Arial"/>
          <w:b/>
          <w:bCs/>
          <w:sz w:val="19"/>
          <w:szCs w:val="19"/>
          <w:rPrChange w:id="83" w:author="Alex Rosenzweig" w:date="2022-12-29T15:50:00Z">
            <w:rPr>
              <w:rFonts w:ascii="Arial" w:hAnsi="Arial" w:cs="Arial"/>
              <w:b/>
              <w:bCs/>
              <w:sz w:val="20"/>
              <w:szCs w:val="20"/>
            </w:rPr>
          </w:rPrChange>
        </w:rPr>
        <w:t>ank</w:t>
      </w:r>
      <w:r w:rsidRPr="00263626">
        <w:rPr>
          <w:rFonts w:ascii="Arial" w:hAnsi="Arial" w:cs="Arial"/>
          <w:b/>
          <w:bCs/>
          <w:sz w:val="19"/>
          <w:szCs w:val="19"/>
          <w:rPrChange w:id="84" w:author="Alex Rosenzweig" w:date="2022-12-29T15:50:00Z">
            <w:rPr>
              <w:rFonts w:ascii="Arial" w:hAnsi="Arial" w:cs="Arial"/>
              <w:b/>
              <w:bCs/>
              <w:sz w:val="20"/>
              <w:szCs w:val="20"/>
            </w:rPr>
          </w:rPrChange>
        </w:rPr>
        <w:t xml:space="preserve"> Replacement</w:t>
      </w:r>
      <w:r w:rsidR="00F515A5" w:rsidRPr="00263626">
        <w:rPr>
          <w:rFonts w:ascii="Arial" w:hAnsi="Arial" w:cs="Arial"/>
          <w:b/>
          <w:bCs/>
          <w:sz w:val="19"/>
          <w:szCs w:val="19"/>
          <w:rPrChange w:id="85" w:author="Alex Rosenzweig" w:date="2022-12-29T15:50:00Z">
            <w:rPr>
              <w:rFonts w:ascii="Arial" w:hAnsi="Arial" w:cs="Arial"/>
              <w:b/>
              <w:bCs/>
              <w:sz w:val="20"/>
              <w:szCs w:val="20"/>
            </w:rPr>
          </w:rPrChange>
        </w:rPr>
        <w:t>, Philadelphia, PA</w:t>
      </w:r>
      <w:r w:rsidR="0098671D" w:rsidRPr="00263626">
        <w:rPr>
          <w:rFonts w:ascii="Arial" w:hAnsi="Arial" w:cs="Arial"/>
          <w:sz w:val="19"/>
          <w:szCs w:val="19"/>
          <w:rPrChange w:id="86" w:author="Alex Rosenzweig" w:date="2022-12-29T15:50:00Z">
            <w:rPr>
              <w:rFonts w:ascii="Arial" w:hAnsi="Arial" w:cs="Arial"/>
              <w:sz w:val="20"/>
              <w:szCs w:val="20"/>
            </w:rPr>
          </w:rPrChange>
        </w:rPr>
        <w:t xml:space="preserve"> </w:t>
      </w:r>
      <w:ins w:id="87" w:author="Alex Rosenzweig" w:date="2022-12-29T16:17:00Z">
        <w:r w:rsidR="008622FB" w:rsidRPr="008622FB">
          <w:rPr>
            <w:rFonts w:ascii="Arial" w:hAnsi="Arial" w:cs="Arial"/>
            <w:b/>
            <w:bCs/>
            <w:sz w:val="19"/>
            <w:szCs w:val="19"/>
            <w:rPrChange w:id="88" w:author="Alex Rosenzweig" w:date="2022-12-29T16:17:00Z">
              <w:rPr>
                <w:rFonts w:ascii="Arial" w:hAnsi="Arial" w:cs="Arial"/>
                <w:sz w:val="19"/>
                <w:szCs w:val="19"/>
              </w:rPr>
            </w:rPrChange>
          </w:rPr>
          <w:t>-</w:t>
        </w:r>
      </w:ins>
      <w:del w:id="89" w:author="Alex Rosenzweig" w:date="2022-12-29T16:17:00Z">
        <w:r w:rsidR="0098671D" w:rsidRPr="00263626" w:rsidDel="008622FB">
          <w:rPr>
            <w:rFonts w:ascii="Arial" w:hAnsi="Arial" w:cs="Arial"/>
            <w:sz w:val="19"/>
            <w:szCs w:val="19"/>
            <w:rPrChange w:id="90" w:author="Alex Rosenzweig" w:date="2022-12-29T15:50:00Z">
              <w:rPr>
                <w:rFonts w:ascii="Arial" w:hAnsi="Arial" w:cs="Arial"/>
                <w:sz w:val="20"/>
                <w:szCs w:val="20"/>
              </w:rPr>
            </w:rPrChange>
          </w:rPr>
          <w:delText>–</w:delText>
        </w:r>
      </w:del>
      <w:r w:rsidR="0098671D" w:rsidRPr="00263626">
        <w:rPr>
          <w:rFonts w:ascii="Arial" w:hAnsi="Arial" w:cs="Arial"/>
          <w:sz w:val="19"/>
          <w:szCs w:val="19"/>
          <w:rPrChange w:id="91" w:author="Alex Rosenzweig" w:date="2022-12-29T15:50:00Z">
            <w:rPr>
              <w:rFonts w:ascii="Arial" w:hAnsi="Arial" w:cs="Arial"/>
              <w:sz w:val="20"/>
              <w:szCs w:val="20"/>
            </w:rPr>
          </w:rPrChange>
        </w:rPr>
        <w:t xml:space="preserve"> Project Engineer responsible for the creation of a base plan for the relocation of a duct bank through the quad area of the University of Pennsylvania in the University City neighborhood of the City. </w:t>
      </w:r>
      <w:ins w:id="92" w:author="Alex Rosenzweig" w:date="2022-12-29T16:17:00Z">
        <w:r w:rsidR="008622FB">
          <w:rPr>
            <w:rFonts w:ascii="Arial" w:hAnsi="Arial" w:cs="Arial"/>
            <w:sz w:val="19"/>
            <w:szCs w:val="19"/>
          </w:rPr>
          <w:t xml:space="preserve"> </w:t>
        </w:r>
      </w:ins>
      <w:r w:rsidR="0098671D" w:rsidRPr="00263626">
        <w:rPr>
          <w:rFonts w:ascii="Arial" w:hAnsi="Arial" w:cs="Arial"/>
          <w:sz w:val="19"/>
          <w:szCs w:val="19"/>
          <w:rPrChange w:id="93" w:author="Alex Rosenzweig" w:date="2022-12-29T15:50:00Z">
            <w:rPr>
              <w:rFonts w:ascii="Arial" w:hAnsi="Arial" w:cs="Arial"/>
              <w:sz w:val="20"/>
              <w:szCs w:val="20"/>
            </w:rPr>
          </w:rPrChange>
        </w:rPr>
        <w:t>(2021)</w:t>
      </w: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94" w:author="Alex Rosenzweig" w:date="2022-12-29T15:50:00Z">
            <w:rPr>
              <w:rFonts w:ascii="Arial" w:hAnsi="Arial" w:cs="Arial"/>
              <w:b/>
              <w:bCs/>
              <w:sz w:val="20"/>
              <w:szCs w:val="20"/>
            </w:rPr>
          </w:rPrChange>
        </w:rPr>
      </w:pPr>
    </w:p>
    <w:p w:rsidR="00FC3F9F" w:rsidRPr="00263626" w:rsidRDefault="00FC3F9F" w:rsidP="00FC3F9F">
      <w:pPr>
        <w:pStyle w:val="ListBullet"/>
        <w:numPr>
          <w:ilvl w:val="0"/>
          <w:numId w:val="0"/>
        </w:numPr>
        <w:spacing w:after="0" w:line="240" w:lineRule="auto"/>
        <w:jc w:val="both"/>
        <w:rPr>
          <w:rFonts w:ascii="Arial" w:hAnsi="Arial" w:cs="Arial"/>
          <w:sz w:val="19"/>
          <w:szCs w:val="19"/>
          <w:rPrChange w:id="95" w:author="Alex Rosenzweig" w:date="2022-12-29T15:50:00Z">
            <w:rPr>
              <w:rFonts w:ascii="Arial" w:hAnsi="Arial" w:cs="Arial"/>
              <w:sz w:val="20"/>
              <w:szCs w:val="20"/>
            </w:rPr>
          </w:rPrChange>
        </w:rPr>
      </w:pPr>
      <w:r w:rsidRPr="00263626">
        <w:rPr>
          <w:rFonts w:ascii="Arial" w:hAnsi="Arial" w:cs="Arial"/>
          <w:b/>
          <w:bCs/>
          <w:sz w:val="19"/>
          <w:szCs w:val="19"/>
          <w:highlight w:val="yellow"/>
          <w:rPrChange w:id="96" w:author="Alex Rosenzweig" w:date="2022-12-29T15:50:00Z">
            <w:rPr>
              <w:rFonts w:ascii="Arial" w:hAnsi="Arial" w:cs="Arial"/>
              <w:b/>
              <w:bCs/>
              <w:sz w:val="20"/>
              <w:szCs w:val="20"/>
              <w:highlight w:val="yellow"/>
            </w:rPr>
          </w:rPrChange>
        </w:rPr>
        <w:t>2016-1800</w:t>
      </w:r>
      <w:r w:rsidRPr="00263626">
        <w:rPr>
          <w:rFonts w:ascii="Arial" w:hAnsi="Arial" w:cs="Arial"/>
          <w:b/>
          <w:bCs/>
          <w:sz w:val="19"/>
          <w:szCs w:val="19"/>
          <w:rPrChange w:id="97" w:author="Alex Rosenzweig" w:date="2022-12-29T15:50:00Z">
            <w:rPr>
              <w:rFonts w:ascii="Arial" w:hAnsi="Arial" w:cs="Arial"/>
              <w:b/>
              <w:bCs/>
              <w:sz w:val="20"/>
              <w:szCs w:val="20"/>
            </w:rPr>
          </w:rPrChange>
        </w:rPr>
        <w:t xml:space="preserve"> –</w:t>
      </w:r>
      <w:del w:id="98" w:author="Alex Rosenzweig" w:date="2022-12-29T16:17:00Z">
        <w:r w:rsidRPr="00263626" w:rsidDel="001B6A9F">
          <w:rPr>
            <w:rFonts w:ascii="Arial" w:hAnsi="Arial" w:cs="Arial"/>
            <w:b/>
            <w:bCs/>
            <w:sz w:val="19"/>
            <w:szCs w:val="19"/>
            <w:rPrChange w:id="99" w:author="Alex Rosenzweig" w:date="2022-12-29T15:50:00Z">
              <w:rPr>
                <w:rFonts w:ascii="Arial" w:hAnsi="Arial" w:cs="Arial"/>
                <w:b/>
                <w:bCs/>
                <w:sz w:val="20"/>
                <w:szCs w:val="20"/>
              </w:rPr>
            </w:rPrChange>
          </w:rPr>
          <w:delText xml:space="preserve"> </w:delText>
        </w:r>
        <w:r w:rsidR="00C40229" w:rsidRPr="00263626" w:rsidDel="001B6A9F">
          <w:rPr>
            <w:rFonts w:ascii="Arial" w:hAnsi="Arial" w:cs="Arial"/>
            <w:b/>
            <w:bCs/>
            <w:sz w:val="19"/>
            <w:szCs w:val="19"/>
            <w:rPrChange w:id="100" w:author="Alex Rosenzweig" w:date="2022-12-29T15:50:00Z">
              <w:rPr>
                <w:rFonts w:ascii="Arial" w:hAnsi="Arial" w:cs="Arial"/>
                <w:b/>
                <w:bCs/>
                <w:sz w:val="20"/>
                <w:szCs w:val="20"/>
              </w:rPr>
            </w:rPrChange>
          </w:rPr>
          <w:delText>School District of Philadelphia</w:delText>
        </w:r>
        <w:r w:rsidR="00F515A5" w:rsidRPr="00263626" w:rsidDel="001B6A9F">
          <w:rPr>
            <w:rFonts w:ascii="Arial" w:hAnsi="Arial" w:cs="Arial"/>
            <w:b/>
            <w:bCs/>
            <w:sz w:val="19"/>
            <w:szCs w:val="19"/>
            <w:rPrChange w:id="101" w:author="Alex Rosenzweig" w:date="2022-12-29T15:50:00Z">
              <w:rPr>
                <w:rFonts w:ascii="Arial" w:hAnsi="Arial" w:cs="Arial"/>
                <w:b/>
                <w:bCs/>
                <w:sz w:val="20"/>
                <w:szCs w:val="20"/>
              </w:rPr>
            </w:rPrChange>
          </w:rPr>
          <w:delText xml:space="preserve"> (</w:delText>
        </w:r>
      </w:del>
      <w:ins w:id="102" w:author="Alex Rosenzweig" w:date="2022-12-29T16:17:00Z">
        <w:r w:rsidR="001B6A9F">
          <w:rPr>
            <w:rFonts w:ascii="Arial" w:hAnsi="Arial" w:cs="Arial"/>
            <w:b/>
            <w:bCs/>
            <w:sz w:val="19"/>
            <w:szCs w:val="19"/>
          </w:rPr>
          <w:t xml:space="preserve"> </w:t>
        </w:r>
      </w:ins>
      <w:r w:rsidR="00F515A5" w:rsidRPr="00263626">
        <w:rPr>
          <w:rFonts w:ascii="Arial" w:hAnsi="Arial" w:cs="Arial"/>
          <w:b/>
          <w:bCs/>
          <w:sz w:val="19"/>
          <w:szCs w:val="19"/>
          <w:rPrChange w:id="103" w:author="Alex Rosenzweig" w:date="2022-12-29T15:50:00Z">
            <w:rPr>
              <w:rFonts w:ascii="Arial" w:hAnsi="Arial" w:cs="Arial"/>
              <w:b/>
              <w:bCs/>
              <w:sz w:val="20"/>
              <w:szCs w:val="20"/>
            </w:rPr>
          </w:rPrChange>
        </w:rPr>
        <w:t>SDP</w:t>
      </w:r>
      <w:del w:id="104" w:author="Alex Rosenzweig" w:date="2022-12-29T16:17:00Z">
        <w:r w:rsidR="00F515A5" w:rsidRPr="00263626" w:rsidDel="001B6A9F">
          <w:rPr>
            <w:rFonts w:ascii="Arial" w:hAnsi="Arial" w:cs="Arial"/>
            <w:b/>
            <w:bCs/>
            <w:sz w:val="19"/>
            <w:szCs w:val="19"/>
            <w:rPrChange w:id="105" w:author="Alex Rosenzweig" w:date="2022-12-29T15:50:00Z">
              <w:rPr>
                <w:rFonts w:ascii="Arial" w:hAnsi="Arial" w:cs="Arial"/>
                <w:b/>
                <w:bCs/>
                <w:sz w:val="20"/>
                <w:szCs w:val="20"/>
              </w:rPr>
            </w:rPrChange>
          </w:rPr>
          <w:delText>)</w:delText>
        </w:r>
      </w:del>
      <w:r w:rsidR="00F515A5" w:rsidRPr="00263626">
        <w:rPr>
          <w:rFonts w:ascii="Arial" w:hAnsi="Arial" w:cs="Arial"/>
          <w:b/>
          <w:bCs/>
          <w:sz w:val="19"/>
          <w:szCs w:val="19"/>
          <w:rPrChange w:id="106" w:author="Alex Rosenzweig" w:date="2022-12-29T15:50:00Z">
            <w:rPr>
              <w:rFonts w:ascii="Arial" w:hAnsi="Arial" w:cs="Arial"/>
              <w:b/>
              <w:bCs/>
              <w:sz w:val="20"/>
              <w:szCs w:val="20"/>
            </w:rPr>
          </w:rPrChange>
        </w:rPr>
        <w:t xml:space="preserve">, </w:t>
      </w:r>
      <w:r w:rsidRPr="00263626">
        <w:rPr>
          <w:rFonts w:ascii="Arial" w:hAnsi="Arial" w:cs="Arial"/>
          <w:b/>
          <w:bCs/>
          <w:sz w:val="19"/>
          <w:szCs w:val="19"/>
          <w:rPrChange w:id="107" w:author="Alex Rosenzweig" w:date="2022-12-29T15:50:00Z">
            <w:rPr>
              <w:rFonts w:ascii="Arial" w:hAnsi="Arial" w:cs="Arial"/>
              <w:b/>
              <w:bCs/>
              <w:sz w:val="20"/>
              <w:szCs w:val="20"/>
            </w:rPr>
          </w:rPrChange>
        </w:rPr>
        <w:t xml:space="preserve">Morton McMichael </w:t>
      </w:r>
      <w:r w:rsidR="00C40229" w:rsidRPr="00263626">
        <w:rPr>
          <w:rFonts w:ascii="Arial" w:hAnsi="Arial" w:cs="Arial"/>
          <w:b/>
          <w:bCs/>
          <w:sz w:val="19"/>
          <w:szCs w:val="19"/>
          <w:rPrChange w:id="108" w:author="Alex Rosenzweig" w:date="2022-12-29T15:50:00Z">
            <w:rPr>
              <w:rFonts w:ascii="Arial" w:hAnsi="Arial" w:cs="Arial"/>
              <w:b/>
              <w:bCs/>
              <w:sz w:val="20"/>
              <w:szCs w:val="20"/>
            </w:rPr>
          </w:rPrChange>
        </w:rPr>
        <w:t>Schoolyard Project</w:t>
      </w:r>
      <w:r w:rsidR="00F515A5" w:rsidRPr="00263626">
        <w:rPr>
          <w:rFonts w:ascii="Arial" w:hAnsi="Arial" w:cs="Arial"/>
          <w:b/>
          <w:bCs/>
          <w:sz w:val="19"/>
          <w:szCs w:val="19"/>
          <w:rPrChange w:id="109" w:author="Alex Rosenzweig" w:date="2022-12-29T15:50:00Z">
            <w:rPr>
              <w:rFonts w:ascii="Arial" w:hAnsi="Arial" w:cs="Arial"/>
              <w:b/>
              <w:bCs/>
              <w:sz w:val="20"/>
              <w:szCs w:val="20"/>
            </w:rPr>
          </w:rPrChange>
        </w:rPr>
        <w:t>, Philadelphia, PA</w:t>
      </w:r>
      <w:r w:rsidR="00C40229" w:rsidRPr="00263626">
        <w:rPr>
          <w:rFonts w:ascii="Arial" w:hAnsi="Arial" w:cs="Arial"/>
          <w:sz w:val="19"/>
          <w:szCs w:val="19"/>
          <w:rPrChange w:id="110" w:author="Alex Rosenzweig" w:date="2022-12-29T15:50:00Z">
            <w:rPr>
              <w:rFonts w:ascii="Arial" w:hAnsi="Arial" w:cs="Arial"/>
              <w:sz w:val="20"/>
              <w:szCs w:val="20"/>
            </w:rPr>
          </w:rPrChange>
        </w:rPr>
        <w:t xml:space="preserve"> </w:t>
      </w:r>
      <w:r w:rsidR="00C40229" w:rsidRPr="001B6A9F">
        <w:rPr>
          <w:rFonts w:ascii="Arial" w:hAnsi="Arial" w:cs="Arial"/>
          <w:b/>
          <w:bCs/>
          <w:sz w:val="19"/>
          <w:szCs w:val="19"/>
          <w:rPrChange w:id="111" w:author="Alex Rosenzweig" w:date="2022-12-29T16:17:00Z">
            <w:rPr>
              <w:rFonts w:ascii="Arial" w:hAnsi="Arial" w:cs="Arial"/>
              <w:sz w:val="20"/>
              <w:szCs w:val="20"/>
            </w:rPr>
          </w:rPrChange>
        </w:rPr>
        <w:t>-</w:t>
      </w:r>
      <w:r w:rsidR="00C40229" w:rsidRPr="00263626">
        <w:rPr>
          <w:rFonts w:ascii="Arial" w:hAnsi="Arial" w:cs="Arial"/>
          <w:sz w:val="19"/>
          <w:szCs w:val="19"/>
          <w:rPrChange w:id="112" w:author="Alex Rosenzweig" w:date="2022-12-29T15:50:00Z">
            <w:rPr>
              <w:rFonts w:ascii="Arial" w:hAnsi="Arial" w:cs="Arial"/>
              <w:sz w:val="20"/>
              <w:szCs w:val="20"/>
            </w:rPr>
          </w:rPrChange>
        </w:rPr>
        <w:t xml:space="preserve"> Project Manager for the </w:t>
      </w:r>
      <w:ins w:id="113" w:author="Alex Rosenzweig" w:date="2022-12-29T16:18:00Z">
        <w:r w:rsidR="001B6A9F">
          <w:rPr>
            <w:rFonts w:ascii="Arial" w:hAnsi="Arial" w:cs="Arial"/>
            <w:sz w:val="19"/>
            <w:szCs w:val="19"/>
          </w:rPr>
          <w:t>c</w:t>
        </w:r>
      </w:ins>
      <w:del w:id="114" w:author="Alex Rosenzweig" w:date="2022-12-29T16:18:00Z">
        <w:r w:rsidR="00C40229" w:rsidRPr="00263626" w:rsidDel="001B6A9F">
          <w:rPr>
            <w:rFonts w:ascii="Arial" w:hAnsi="Arial" w:cs="Arial"/>
            <w:sz w:val="19"/>
            <w:szCs w:val="19"/>
            <w:rPrChange w:id="115" w:author="Alex Rosenzweig" w:date="2022-12-29T15:50:00Z">
              <w:rPr>
                <w:rFonts w:ascii="Arial" w:hAnsi="Arial" w:cs="Arial"/>
                <w:sz w:val="20"/>
                <w:szCs w:val="20"/>
              </w:rPr>
            </w:rPrChange>
          </w:rPr>
          <w:delText>C</w:delText>
        </w:r>
      </w:del>
      <w:r w:rsidR="00C40229" w:rsidRPr="00263626">
        <w:rPr>
          <w:rFonts w:ascii="Arial" w:hAnsi="Arial" w:cs="Arial"/>
          <w:sz w:val="19"/>
          <w:szCs w:val="19"/>
          <w:rPrChange w:id="116" w:author="Alex Rosenzweig" w:date="2022-12-29T15:50:00Z">
            <w:rPr>
              <w:rFonts w:ascii="Arial" w:hAnsi="Arial" w:cs="Arial"/>
              <w:sz w:val="20"/>
              <w:szCs w:val="20"/>
            </w:rPr>
          </w:rPrChange>
        </w:rPr>
        <w:t xml:space="preserve">onstruction </w:t>
      </w:r>
      <w:ins w:id="117" w:author="Alex Rosenzweig" w:date="2022-12-29T16:18:00Z">
        <w:r w:rsidR="001B6A9F">
          <w:rPr>
            <w:rFonts w:ascii="Arial" w:hAnsi="Arial" w:cs="Arial"/>
            <w:sz w:val="19"/>
            <w:szCs w:val="19"/>
          </w:rPr>
          <w:t>a</w:t>
        </w:r>
      </w:ins>
      <w:del w:id="118" w:author="Alex Rosenzweig" w:date="2022-12-29T16:18:00Z">
        <w:r w:rsidR="00C40229" w:rsidRPr="00263626" w:rsidDel="001B6A9F">
          <w:rPr>
            <w:rFonts w:ascii="Arial" w:hAnsi="Arial" w:cs="Arial"/>
            <w:sz w:val="19"/>
            <w:szCs w:val="19"/>
            <w:rPrChange w:id="119" w:author="Alex Rosenzweig" w:date="2022-12-29T15:50:00Z">
              <w:rPr>
                <w:rFonts w:ascii="Arial" w:hAnsi="Arial" w:cs="Arial"/>
                <w:sz w:val="20"/>
                <w:szCs w:val="20"/>
              </w:rPr>
            </w:rPrChange>
          </w:rPr>
          <w:delText>A</w:delText>
        </w:r>
      </w:del>
      <w:r w:rsidR="00C40229" w:rsidRPr="00263626">
        <w:rPr>
          <w:rFonts w:ascii="Arial" w:hAnsi="Arial" w:cs="Arial"/>
          <w:sz w:val="19"/>
          <w:szCs w:val="19"/>
          <w:rPrChange w:id="120" w:author="Alex Rosenzweig" w:date="2022-12-29T15:50:00Z">
            <w:rPr>
              <w:rFonts w:ascii="Arial" w:hAnsi="Arial" w:cs="Arial"/>
              <w:sz w:val="20"/>
              <w:szCs w:val="20"/>
            </w:rPr>
          </w:rPrChange>
        </w:rPr>
        <w:t xml:space="preserve">dministration for improvements to the schoolyard at this elementary school in the Mantua neighborhood of the City. Responsibilities include the review and approval of all </w:t>
      </w:r>
      <w:ins w:id="121" w:author="Alex Rosenzweig" w:date="2022-12-29T16:18:00Z">
        <w:r w:rsidR="001B6A9F">
          <w:rPr>
            <w:rFonts w:ascii="Arial" w:hAnsi="Arial" w:cs="Arial"/>
            <w:sz w:val="19"/>
            <w:szCs w:val="19"/>
          </w:rPr>
          <w:t>c</w:t>
        </w:r>
      </w:ins>
      <w:del w:id="122" w:author="Alex Rosenzweig" w:date="2022-12-29T16:18:00Z">
        <w:r w:rsidR="00C40229" w:rsidRPr="00263626" w:rsidDel="001B6A9F">
          <w:rPr>
            <w:rFonts w:ascii="Arial" w:hAnsi="Arial" w:cs="Arial"/>
            <w:sz w:val="19"/>
            <w:szCs w:val="19"/>
            <w:rPrChange w:id="123" w:author="Alex Rosenzweig" w:date="2022-12-29T15:50:00Z">
              <w:rPr>
                <w:rFonts w:ascii="Arial" w:hAnsi="Arial" w:cs="Arial"/>
                <w:sz w:val="20"/>
                <w:szCs w:val="20"/>
              </w:rPr>
            </w:rPrChange>
          </w:rPr>
          <w:delText>C</w:delText>
        </w:r>
      </w:del>
      <w:r w:rsidR="00C40229" w:rsidRPr="00263626">
        <w:rPr>
          <w:rFonts w:ascii="Arial" w:hAnsi="Arial" w:cs="Arial"/>
          <w:sz w:val="19"/>
          <w:szCs w:val="19"/>
          <w:rPrChange w:id="124" w:author="Alex Rosenzweig" w:date="2022-12-29T15:50:00Z">
            <w:rPr>
              <w:rFonts w:ascii="Arial" w:hAnsi="Arial" w:cs="Arial"/>
              <w:sz w:val="20"/>
              <w:szCs w:val="20"/>
            </w:rPr>
          </w:rPrChange>
        </w:rPr>
        <w:t>ontractor submittals and RFIs for the project – pavement, curbing, drainage, playground equipment, and general excavation. Mr. Burrell worked with the School District’s Project Manager and the Contractor to ensure that any submittals were completed in a timely manner. (2022)</w:t>
      </w:r>
    </w:p>
    <w:p w:rsidR="000267E6" w:rsidRPr="00263626" w:rsidRDefault="000267E6" w:rsidP="00FC3F9F">
      <w:pPr>
        <w:pStyle w:val="ListBullet"/>
        <w:numPr>
          <w:ilvl w:val="0"/>
          <w:numId w:val="0"/>
        </w:numPr>
        <w:spacing w:after="0" w:line="240" w:lineRule="auto"/>
        <w:jc w:val="both"/>
        <w:rPr>
          <w:rFonts w:ascii="Arial" w:hAnsi="Arial" w:cs="Arial"/>
          <w:b/>
          <w:bCs/>
          <w:sz w:val="19"/>
          <w:szCs w:val="19"/>
          <w:rPrChange w:id="125" w:author="Alex Rosenzweig" w:date="2022-12-29T15:50:00Z">
            <w:rPr>
              <w:rFonts w:ascii="Arial" w:hAnsi="Arial" w:cs="Arial"/>
              <w:b/>
              <w:bCs/>
              <w:sz w:val="20"/>
              <w:szCs w:val="20"/>
            </w:rPr>
          </w:rPrChange>
        </w:rPr>
      </w:pPr>
    </w:p>
    <w:p w:rsidR="001B6A9F" w:rsidRPr="00824629" w:rsidRDefault="001B6A9F" w:rsidP="001B6A9F">
      <w:pPr>
        <w:pStyle w:val="ListBullet"/>
        <w:numPr>
          <w:ilvl w:val="0"/>
          <w:numId w:val="0"/>
        </w:numPr>
        <w:pBdr>
          <w:top w:val="single" w:sz="4" w:space="1" w:color="auto"/>
        </w:pBdr>
        <w:spacing w:after="0" w:line="240" w:lineRule="auto"/>
        <w:jc w:val="both"/>
        <w:rPr>
          <w:ins w:id="126" w:author="Alex Rosenzweig" w:date="2022-12-29T16:18:00Z"/>
          <w:rFonts w:ascii="Arial" w:hAnsi="Arial" w:cs="Arial"/>
          <w:b/>
          <w:bCs/>
          <w:color w:val="FF0000"/>
          <w:sz w:val="19"/>
          <w:szCs w:val="19"/>
          <w:highlight w:val="yellow"/>
        </w:rPr>
        <w:pPrChange w:id="127" w:author="Alex Rosenzweig" w:date="2022-12-29T16:18:00Z">
          <w:pPr>
            <w:pStyle w:val="ListBullet"/>
            <w:numPr>
              <w:numId w:val="0"/>
            </w:numPr>
            <w:tabs>
              <w:tab w:val="clear" w:pos="360"/>
            </w:tabs>
            <w:spacing w:after="0" w:line="240" w:lineRule="auto"/>
            <w:ind w:left="0" w:firstLine="0"/>
            <w:jc w:val="both"/>
          </w:pPr>
        </w:pPrChange>
      </w:pPr>
      <w:ins w:id="128" w:author="Alex Rosenzweig" w:date="2022-12-29T16:18:00Z">
        <w:r w:rsidRPr="00824629">
          <w:rPr>
            <w:rFonts w:ascii="Arial" w:hAnsi="Arial" w:cs="Arial"/>
            <w:b/>
            <w:bCs/>
            <w:color w:val="FF0000"/>
            <w:sz w:val="19"/>
            <w:szCs w:val="19"/>
            <w:highlight w:val="yellow"/>
          </w:rPr>
          <w:t>Parks and Recreation:</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455043" w:rsidRPr="00263626" w:rsidDel="001B6A9F" w:rsidTr="000B6685">
        <w:trPr>
          <w:del w:id="129" w:author="Alex Rosenzweig" w:date="2022-12-29T16:18:00Z"/>
        </w:trPr>
        <w:tc>
          <w:tcPr>
            <w:tcW w:w="10296" w:type="dxa"/>
            <w:tcBorders>
              <w:top w:val="single" w:sz="4" w:space="0" w:color="auto"/>
              <w:left w:val="nil"/>
              <w:bottom w:val="nil"/>
              <w:right w:val="nil"/>
            </w:tcBorders>
          </w:tcPr>
          <w:p w:rsidR="00455043" w:rsidRPr="00263626" w:rsidDel="001B6A9F" w:rsidRDefault="00455043" w:rsidP="000B6685">
            <w:pPr>
              <w:pStyle w:val="ListBullet"/>
              <w:numPr>
                <w:ilvl w:val="0"/>
                <w:numId w:val="0"/>
              </w:numPr>
              <w:spacing w:after="0" w:line="240" w:lineRule="auto"/>
              <w:jc w:val="both"/>
              <w:rPr>
                <w:del w:id="130" w:author="Alex Rosenzweig" w:date="2022-12-29T16:18:00Z"/>
                <w:rFonts w:ascii="Arial" w:hAnsi="Arial" w:cs="Arial"/>
                <w:b/>
                <w:bCs/>
                <w:color w:val="FF0000"/>
                <w:sz w:val="19"/>
                <w:szCs w:val="19"/>
                <w:highlight w:val="yellow"/>
                <w:rPrChange w:id="131" w:author="Alex Rosenzweig" w:date="2022-12-29T15:50:00Z">
                  <w:rPr>
                    <w:del w:id="132" w:author="Alex Rosenzweig" w:date="2022-12-29T16:18:00Z"/>
                    <w:rFonts w:ascii="Arial" w:hAnsi="Arial" w:cs="Arial"/>
                    <w:b/>
                    <w:bCs/>
                    <w:color w:val="FF0000"/>
                    <w:sz w:val="20"/>
                    <w:szCs w:val="20"/>
                    <w:highlight w:val="yellow"/>
                  </w:rPr>
                </w:rPrChange>
              </w:rPr>
            </w:pPr>
            <w:del w:id="133" w:author="Alex Rosenzweig" w:date="2022-12-29T16:18:00Z">
              <w:r w:rsidRPr="00263626" w:rsidDel="001B6A9F">
                <w:rPr>
                  <w:rFonts w:ascii="Arial" w:hAnsi="Arial" w:cs="Arial"/>
                  <w:b/>
                  <w:bCs/>
                  <w:color w:val="FF0000"/>
                  <w:sz w:val="19"/>
                  <w:szCs w:val="19"/>
                  <w:highlight w:val="yellow"/>
                  <w:rPrChange w:id="134" w:author="Alex Rosenzweig" w:date="2022-12-29T15:50:00Z">
                    <w:rPr>
                      <w:rFonts w:ascii="Arial" w:hAnsi="Arial" w:cs="Arial"/>
                      <w:b/>
                      <w:bCs/>
                      <w:color w:val="FF0000"/>
                      <w:sz w:val="20"/>
                      <w:szCs w:val="20"/>
                      <w:highlight w:val="yellow"/>
                    </w:rPr>
                  </w:rPrChange>
                </w:rPr>
                <w:delText>Parks and Recreation:</w:delText>
              </w:r>
            </w:del>
          </w:p>
        </w:tc>
      </w:tr>
    </w:tbl>
    <w:p w:rsidR="00455043" w:rsidRPr="00263626" w:rsidRDefault="00455043" w:rsidP="00455043">
      <w:pPr>
        <w:pStyle w:val="ListBullet"/>
        <w:numPr>
          <w:ilvl w:val="0"/>
          <w:numId w:val="0"/>
        </w:numPr>
        <w:spacing w:after="0" w:line="240" w:lineRule="auto"/>
        <w:jc w:val="both"/>
        <w:rPr>
          <w:rFonts w:ascii="Arial" w:hAnsi="Arial" w:cs="Arial"/>
          <w:b/>
          <w:bCs/>
          <w:color w:val="FF0000"/>
          <w:sz w:val="19"/>
          <w:szCs w:val="19"/>
          <w:rPrChange w:id="135" w:author="Alex Rosenzweig" w:date="2022-12-29T15:50:00Z">
            <w:rPr>
              <w:rFonts w:ascii="Arial" w:hAnsi="Arial" w:cs="Arial"/>
              <w:b/>
              <w:bCs/>
              <w:color w:val="FF0000"/>
              <w:sz w:val="20"/>
              <w:szCs w:val="20"/>
            </w:rPr>
          </w:rPrChange>
        </w:rPr>
      </w:pPr>
    </w:p>
    <w:p w:rsidR="00A31F60" w:rsidRPr="00263626" w:rsidRDefault="00A31F60" w:rsidP="00066278">
      <w:pPr>
        <w:pStyle w:val="ListBullet"/>
        <w:numPr>
          <w:ilvl w:val="0"/>
          <w:numId w:val="0"/>
        </w:numPr>
        <w:spacing w:after="0" w:line="240" w:lineRule="auto"/>
        <w:jc w:val="both"/>
        <w:rPr>
          <w:rFonts w:ascii="Arial" w:hAnsi="Arial" w:cs="Arial"/>
          <w:b/>
          <w:bCs/>
          <w:sz w:val="19"/>
          <w:szCs w:val="19"/>
          <w:rPrChange w:id="136" w:author="Alex Rosenzweig" w:date="2022-12-29T15:50:00Z">
            <w:rPr>
              <w:rFonts w:ascii="Arial" w:hAnsi="Arial" w:cs="Arial"/>
              <w:b/>
              <w:bCs/>
              <w:sz w:val="20"/>
              <w:szCs w:val="20"/>
            </w:rPr>
          </w:rPrChange>
        </w:rPr>
      </w:pPr>
      <w:r w:rsidRPr="00263626">
        <w:rPr>
          <w:rFonts w:ascii="Arial" w:hAnsi="Arial" w:cs="Arial"/>
          <w:b/>
          <w:bCs/>
          <w:sz w:val="19"/>
          <w:szCs w:val="19"/>
          <w:highlight w:val="yellow"/>
          <w:rPrChange w:id="137" w:author="Alex Rosenzweig" w:date="2022-12-29T15:50:00Z">
            <w:rPr>
              <w:rFonts w:ascii="Arial" w:hAnsi="Arial" w:cs="Arial"/>
              <w:b/>
              <w:bCs/>
              <w:sz w:val="20"/>
              <w:szCs w:val="20"/>
              <w:highlight w:val="yellow"/>
            </w:rPr>
          </w:rPrChange>
        </w:rPr>
        <w:t>2020-2443</w:t>
      </w:r>
      <w:r w:rsidR="00CF2796" w:rsidRPr="00263626">
        <w:rPr>
          <w:rFonts w:ascii="Arial" w:hAnsi="Arial" w:cs="Arial"/>
          <w:b/>
          <w:bCs/>
          <w:sz w:val="19"/>
          <w:szCs w:val="19"/>
          <w:highlight w:val="yellow"/>
          <w:rPrChange w:id="138" w:author="Alex Rosenzweig" w:date="2022-12-29T15:50:00Z">
            <w:rPr>
              <w:rFonts w:ascii="Arial" w:hAnsi="Arial" w:cs="Arial"/>
              <w:b/>
              <w:bCs/>
              <w:sz w:val="20"/>
              <w:szCs w:val="20"/>
              <w:highlight w:val="yellow"/>
            </w:rPr>
          </w:rPrChange>
        </w:rPr>
        <w:t xml:space="preserve"> </w:t>
      </w:r>
      <w:ins w:id="139" w:author="Alex Rosenzweig" w:date="2022-12-29T16:19:00Z">
        <w:r w:rsidR="001B6A9F" w:rsidRPr="006D561B">
          <w:rPr>
            <w:rFonts w:ascii="Arial" w:hAnsi="Arial" w:cs="Arial"/>
            <w:b/>
            <w:bCs/>
            <w:sz w:val="19"/>
            <w:szCs w:val="19"/>
          </w:rPr>
          <w:t>–</w:t>
        </w:r>
      </w:ins>
      <w:del w:id="140" w:author="Alex Rosenzweig" w:date="2022-12-29T16:19:00Z">
        <w:r w:rsidR="00CF2796" w:rsidRPr="00263626" w:rsidDel="001B6A9F">
          <w:rPr>
            <w:rFonts w:ascii="Arial" w:hAnsi="Arial" w:cs="Arial"/>
            <w:b/>
            <w:bCs/>
            <w:sz w:val="19"/>
            <w:szCs w:val="19"/>
            <w:highlight w:val="yellow"/>
            <w:rPrChange w:id="141" w:author="Alex Rosenzweig" w:date="2022-12-29T15:50:00Z">
              <w:rPr>
                <w:rFonts w:ascii="Arial" w:hAnsi="Arial" w:cs="Arial"/>
                <w:b/>
                <w:bCs/>
                <w:sz w:val="20"/>
                <w:szCs w:val="20"/>
                <w:highlight w:val="yellow"/>
              </w:rPr>
            </w:rPrChange>
          </w:rPr>
          <w:delText>-</w:delText>
        </w:r>
      </w:del>
      <w:r w:rsidR="00CF2796" w:rsidRPr="00263626">
        <w:rPr>
          <w:rFonts w:ascii="Arial" w:hAnsi="Arial" w:cs="Arial"/>
          <w:b/>
          <w:bCs/>
          <w:sz w:val="19"/>
          <w:szCs w:val="19"/>
          <w:rPrChange w:id="142" w:author="Alex Rosenzweig" w:date="2022-12-29T15:50:00Z">
            <w:rPr>
              <w:rFonts w:ascii="Arial" w:hAnsi="Arial" w:cs="Arial"/>
              <w:b/>
              <w:bCs/>
              <w:sz w:val="20"/>
              <w:szCs w:val="20"/>
            </w:rPr>
          </w:rPrChange>
        </w:rPr>
        <w:t xml:space="preserve"> </w:t>
      </w:r>
      <w:r w:rsidR="00F515A5" w:rsidRPr="00263626">
        <w:rPr>
          <w:rFonts w:ascii="Arial" w:hAnsi="Arial" w:cs="Arial"/>
          <w:b/>
          <w:bCs/>
          <w:sz w:val="19"/>
          <w:szCs w:val="19"/>
          <w:rPrChange w:id="143" w:author="Alex Rosenzweig" w:date="2022-12-29T15:50:00Z">
            <w:rPr>
              <w:rFonts w:ascii="Arial" w:hAnsi="Arial" w:cs="Arial"/>
              <w:b/>
              <w:bCs/>
              <w:sz w:val="20"/>
              <w:szCs w:val="20"/>
            </w:rPr>
          </w:rPrChange>
        </w:rPr>
        <w:t xml:space="preserve">Philadelphia Department of Parks and Recreation, </w:t>
      </w:r>
      <w:r w:rsidR="00CF2796" w:rsidRPr="00263626">
        <w:rPr>
          <w:rFonts w:ascii="Arial" w:hAnsi="Arial" w:cs="Arial"/>
          <w:b/>
          <w:bCs/>
          <w:sz w:val="19"/>
          <w:szCs w:val="19"/>
          <w:rPrChange w:id="144" w:author="Alex Rosenzweig" w:date="2022-12-29T15:50:00Z">
            <w:rPr>
              <w:rFonts w:ascii="Arial" w:hAnsi="Arial" w:cs="Arial"/>
              <w:b/>
              <w:bCs/>
              <w:sz w:val="20"/>
              <w:szCs w:val="20"/>
            </w:rPr>
          </w:rPrChange>
        </w:rPr>
        <w:t>Architectural Requirements Contract</w:t>
      </w:r>
      <w:r w:rsidR="00F515A5" w:rsidRPr="00263626">
        <w:rPr>
          <w:rFonts w:ascii="Arial" w:hAnsi="Arial" w:cs="Arial"/>
          <w:b/>
          <w:bCs/>
          <w:sz w:val="19"/>
          <w:szCs w:val="19"/>
          <w:rPrChange w:id="145" w:author="Alex Rosenzweig" w:date="2022-12-29T15:50:00Z">
            <w:rPr>
              <w:rFonts w:ascii="Arial" w:hAnsi="Arial" w:cs="Arial"/>
              <w:b/>
              <w:bCs/>
              <w:sz w:val="20"/>
              <w:szCs w:val="20"/>
            </w:rPr>
          </w:rPrChange>
        </w:rPr>
        <w:t>, Philadelphia, PA</w:t>
      </w:r>
    </w:p>
    <w:p w:rsidR="00A31F60" w:rsidRPr="00263626" w:rsidRDefault="00A31F60" w:rsidP="00A31F60">
      <w:pPr>
        <w:pStyle w:val="ListBullet"/>
        <w:numPr>
          <w:ilvl w:val="0"/>
          <w:numId w:val="0"/>
        </w:numPr>
        <w:spacing w:after="0" w:line="240" w:lineRule="auto"/>
        <w:ind w:left="1260" w:hanging="900"/>
        <w:jc w:val="both"/>
        <w:rPr>
          <w:rFonts w:ascii="Arial" w:hAnsi="Arial" w:cs="Arial"/>
          <w:sz w:val="19"/>
          <w:szCs w:val="19"/>
          <w:rPrChange w:id="146" w:author="Alex Rosenzweig" w:date="2022-12-29T15:50:00Z">
            <w:rPr>
              <w:rFonts w:ascii="Arial" w:hAnsi="Arial" w:cs="Arial"/>
              <w:sz w:val="20"/>
              <w:szCs w:val="20"/>
            </w:rPr>
          </w:rPrChange>
        </w:rPr>
      </w:pPr>
      <w:r w:rsidRPr="00263626">
        <w:rPr>
          <w:rFonts w:ascii="Arial" w:hAnsi="Arial" w:cs="Arial"/>
          <w:b/>
          <w:bCs/>
          <w:sz w:val="19"/>
          <w:szCs w:val="19"/>
          <w:rPrChange w:id="147" w:author="Alex Rosenzweig" w:date="2022-12-29T15:50:00Z">
            <w:rPr>
              <w:rFonts w:ascii="Arial" w:hAnsi="Arial" w:cs="Arial"/>
              <w:b/>
              <w:bCs/>
              <w:sz w:val="20"/>
              <w:szCs w:val="20"/>
            </w:rPr>
          </w:rPrChange>
        </w:rPr>
        <w:t>Task 01:</w:t>
      </w:r>
      <w:r w:rsidRPr="00263626">
        <w:rPr>
          <w:rFonts w:ascii="Arial" w:hAnsi="Arial" w:cs="Arial"/>
          <w:b/>
          <w:bCs/>
          <w:sz w:val="19"/>
          <w:szCs w:val="19"/>
          <w:rPrChange w:id="148" w:author="Alex Rosenzweig" w:date="2022-12-29T15:50:00Z">
            <w:rPr>
              <w:rFonts w:ascii="Arial" w:hAnsi="Arial" w:cs="Arial"/>
              <w:b/>
              <w:bCs/>
              <w:sz w:val="20"/>
              <w:szCs w:val="20"/>
            </w:rPr>
          </w:rPrChange>
        </w:rPr>
        <w:tab/>
        <w:t>Christy Recreation Center</w:t>
      </w:r>
      <w:r w:rsidR="00D4293E" w:rsidRPr="00263626">
        <w:rPr>
          <w:rFonts w:ascii="Arial" w:hAnsi="Arial" w:cs="Arial"/>
          <w:sz w:val="19"/>
          <w:szCs w:val="19"/>
          <w:rPrChange w:id="149" w:author="Alex Rosenzweig" w:date="2022-12-29T15:50:00Z">
            <w:rPr>
              <w:rFonts w:ascii="Arial" w:hAnsi="Arial" w:cs="Arial"/>
              <w:sz w:val="20"/>
              <w:szCs w:val="20"/>
            </w:rPr>
          </w:rPrChange>
        </w:rPr>
        <w:t xml:space="preserve"> </w:t>
      </w:r>
      <w:ins w:id="150" w:author="Alex Rosenzweig" w:date="2022-12-29T16:20:00Z">
        <w:r w:rsidR="001B6A9F">
          <w:rPr>
            <w:rFonts w:ascii="Arial" w:hAnsi="Arial" w:cs="Arial"/>
            <w:sz w:val="19"/>
            <w:szCs w:val="19"/>
          </w:rPr>
          <w:t>-</w:t>
        </w:r>
      </w:ins>
      <w:del w:id="151" w:author="Alex Rosenzweig" w:date="2022-12-29T16:19:00Z">
        <w:r w:rsidR="00D4293E" w:rsidRPr="00263626" w:rsidDel="001B6A9F">
          <w:rPr>
            <w:rFonts w:ascii="Arial" w:hAnsi="Arial" w:cs="Arial"/>
            <w:sz w:val="19"/>
            <w:szCs w:val="19"/>
            <w:rPrChange w:id="152" w:author="Alex Rosenzweig" w:date="2022-12-29T15:50:00Z">
              <w:rPr>
                <w:rFonts w:ascii="Arial" w:hAnsi="Arial" w:cs="Arial"/>
                <w:sz w:val="20"/>
                <w:szCs w:val="20"/>
              </w:rPr>
            </w:rPrChange>
          </w:rPr>
          <w:delText>–</w:delText>
        </w:r>
      </w:del>
      <w:r w:rsidR="00D4293E" w:rsidRPr="00263626">
        <w:rPr>
          <w:rFonts w:ascii="Arial" w:hAnsi="Arial" w:cs="Arial"/>
          <w:sz w:val="19"/>
          <w:szCs w:val="19"/>
          <w:rPrChange w:id="153" w:author="Alex Rosenzweig" w:date="2022-12-29T15:50:00Z">
            <w:rPr>
              <w:rFonts w:ascii="Arial" w:hAnsi="Arial" w:cs="Arial"/>
              <w:sz w:val="20"/>
              <w:szCs w:val="20"/>
            </w:rPr>
          </w:rPrChange>
        </w:rPr>
        <w:t xml:space="preserve"> Project Manager of this project to upgrade the building and the outdoor play areas at this recreation center in the Cobbs Creek neighborhood of the City. The first phase of this project was a schematic-level design to determine the stormwater management requirements of the proposed development. KSE devised a plan for </w:t>
      </w:r>
      <w:ins w:id="154" w:author="Alex Rosenzweig" w:date="2022-12-29T16:20:00Z">
        <w:r w:rsidR="001B6A9F">
          <w:rPr>
            <w:rFonts w:ascii="Arial" w:hAnsi="Arial" w:cs="Arial"/>
            <w:sz w:val="19"/>
            <w:szCs w:val="19"/>
          </w:rPr>
          <w:t>s</w:t>
        </w:r>
      </w:ins>
      <w:del w:id="155" w:author="Alex Rosenzweig" w:date="2022-12-29T16:20:00Z">
        <w:r w:rsidR="00D4293E" w:rsidRPr="00263626" w:rsidDel="001B6A9F">
          <w:rPr>
            <w:rFonts w:ascii="Arial" w:hAnsi="Arial" w:cs="Arial"/>
            <w:sz w:val="19"/>
            <w:szCs w:val="19"/>
            <w:rPrChange w:id="156" w:author="Alex Rosenzweig" w:date="2022-12-29T15:50:00Z">
              <w:rPr>
                <w:rFonts w:ascii="Arial" w:hAnsi="Arial" w:cs="Arial"/>
                <w:sz w:val="20"/>
                <w:szCs w:val="20"/>
              </w:rPr>
            </w:rPrChange>
          </w:rPr>
          <w:delText>S</w:delText>
        </w:r>
      </w:del>
      <w:r w:rsidR="00D4293E" w:rsidRPr="00263626">
        <w:rPr>
          <w:rFonts w:ascii="Arial" w:hAnsi="Arial" w:cs="Arial"/>
          <w:sz w:val="19"/>
          <w:szCs w:val="19"/>
          <w:rPrChange w:id="157" w:author="Alex Rosenzweig" w:date="2022-12-29T15:50:00Z">
            <w:rPr>
              <w:rFonts w:ascii="Arial" w:hAnsi="Arial" w:cs="Arial"/>
              <w:sz w:val="20"/>
              <w:szCs w:val="20"/>
            </w:rPr>
          </w:rPrChange>
        </w:rPr>
        <w:t xml:space="preserve">tormwater </w:t>
      </w:r>
      <w:ins w:id="158" w:author="Alex Rosenzweig" w:date="2022-12-29T16:20:00Z">
        <w:r w:rsidR="001B6A9F">
          <w:rPr>
            <w:rFonts w:ascii="Arial" w:hAnsi="Arial" w:cs="Arial"/>
            <w:sz w:val="19"/>
            <w:szCs w:val="19"/>
          </w:rPr>
          <w:t>t</w:t>
        </w:r>
      </w:ins>
      <w:del w:id="159" w:author="Alex Rosenzweig" w:date="2022-12-29T16:20:00Z">
        <w:r w:rsidR="00D4293E" w:rsidRPr="00263626" w:rsidDel="001B6A9F">
          <w:rPr>
            <w:rFonts w:ascii="Arial" w:hAnsi="Arial" w:cs="Arial"/>
            <w:sz w:val="19"/>
            <w:szCs w:val="19"/>
            <w:rPrChange w:id="160" w:author="Alex Rosenzweig" w:date="2022-12-29T15:50:00Z">
              <w:rPr>
                <w:rFonts w:ascii="Arial" w:hAnsi="Arial" w:cs="Arial"/>
                <w:sz w:val="20"/>
                <w:szCs w:val="20"/>
              </w:rPr>
            </w:rPrChange>
          </w:rPr>
          <w:delText>T</w:delText>
        </w:r>
      </w:del>
      <w:r w:rsidR="00D4293E" w:rsidRPr="00263626">
        <w:rPr>
          <w:rFonts w:ascii="Arial" w:hAnsi="Arial" w:cs="Arial"/>
          <w:sz w:val="19"/>
          <w:szCs w:val="19"/>
          <w:rPrChange w:id="161" w:author="Alex Rosenzweig" w:date="2022-12-29T15:50:00Z">
            <w:rPr>
              <w:rFonts w:ascii="Arial" w:hAnsi="Arial" w:cs="Arial"/>
              <w:sz w:val="20"/>
              <w:szCs w:val="20"/>
            </w:rPr>
          </w:rPrChange>
        </w:rPr>
        <w:t>rading following the Philadelphia Water Department guidelines. This plan will meet all stormwater requirements for the improvements on site. (2021</w:t>
      </w:r>
      <w:ins w:id="162" w:author="Alex Rosenzweig" w:date="2022-12-29T16:20:00Z">
        <w:r w:rsidR="001B6A9F">
          <w:rPr>
            <w:rFonts w:ascii="Arial" w:hAnsi="Arial" w:cs="Arial"/>
            <w:sz w:val="19"/>
            <w:szCs w:val="19"/>
          </w:rPr>
          <w:t xml:space="preserve"> </w:t>
        </w:r>
      </w:ins>
      <w:del w:id="163" w:author="Alex Rosenzweig" w:date="2022-12-29T16:20:00Z">
        <w:r w:rsidR="00D4293E" w:rsidRPr="00263626" w:rsidDel="001B6A9F">
          <w:rPr>
            <w:rFonts w:ascii="Arial" w:hAnsi="Arial" w:cs="Arial"/>
            <w:sz w:val="19"/>
            <w:szCs w:val="19"/>
            <w:rPrChange w:id="164" w:author="Alex Rosenzweig" w:date="2022-12-29T15:50:00Z">
              <w:rPr>
                <w:rFonts w:ascii="Arial" w:hAnsi="Arial" w:cs="Arial"/>
                <w:sz w:val="20"/>
                <w:szCs w:val="20"/>
              </w:rPr>
            </w:rPrChange>
          </w:rPr>
          <w:delText>-</w:delText>
        </w:r>
      </w:del>
      <w:ins w:id="165" w:author="Alex Rosenzweig" w:date="2022-12-29T16:20:00Z">
        <w:r w:rsidR="001B6A9F">
          <w:rPr>
            <w:rFonts w:ascii="Arial" w:hAnsi="Arial" w:cs="Arial"/>
            <w:sz w:val="19"/>
            <w:szCs w:val="19"/>
          </w:rPr>
          <w:t xml:space="preserve">– </w:t>
        </w:r>
      </w:ins>
      <w:r w:rsidR="00D4293E" w:rsidRPr="00263626">
        <w:rPr>
          <w:rFonts w:ascii="Arial" w:hAnsi="Arial" w:cs="Arial"/>
          <w:sz w:val="19"/>
          <w:szCs w:val="19"/>
          <w:rPrChange w:id="166" w:author="Alex Rosenzweig" w:date="2022-12-29T15:50:00Z">
            <w:rPr>
              <w:rFonts w:ascii="Arial" w:hAnsi="Arial" w:cs="Arial"/>
              <w:sz w:val="20"/>
              <w:szCs w:val="20"/>
            </w:rPr>
          </w:rPrChange>
        </w:rPr>
        <w:t>Present)</w:t>
      </w:r>
    </w:p>
    <w:p w:rsidR="00A31F60" w:rsidRPr="00263626" w:rsidRDefault="00A31F60" w:rsidP="00A31F60">
      <w:pPr>
        <w:pStyle w:val="ListBullet"/>
        <w:numPr>
          <w:ilvl w:val="0"/>
          <w:numId w:val="0"/>
        </w:numPr>
        <w:spacing w:after="0" w:line="240" w:lineRule="auto"/>
        <w:ind w:left="1260" w:hanging="900"/>
        <w:jc w:val="both"/>
        <w:rPr>
          <w:rFonts w:ascii="Arial" w:hAnsi="Arial" w:cs="Arial"/>
          <w:sz w:val="19"/>
          <w:szCs w:val="19"/>
          <w:rPrChange w:id="167" w:author="Alex Rosenzweig" w:date="2022-12-29T15:50:00Z">
            <w:rPr>
              <w:rFonts w:ascii="Arial" w:hAnsi="Arial" w:cs="Arial"/>
              <w:sz w:val="20"/>
              <w:szCs w:val="20"/>
            </w:rPr>
          </w:rPrChange>
        </w:rPr>
      </w:pPr>
      <w:r w:rsidRPr="00263626">
        <w:rPr>
          <w:rFonts w:ascii="Arial" w:hAnsi="Arial" w:cs="Arial"/>
          <w:b/>
          <w:bCs/>
          <w:sz w:val="19"/>
          <w:szCs w:val="19"/>
          <w:rPrChange w:id="168" w:author="Alex Rosenzweig" w:date="2022-12-29T15:50:00Z">
            <w:rPr>
              <w:rFonts w:ascii="Arial" w:hAnsi="Arial" w:cs="Arial"/>
              <w:b/>
              <w:bCs/>
              <w:sz w:val="20"/>
              <w:szCs w:val="20"/>
            </w:rPr>
          </w:rPrChange>
        </w:rPr>
        <w:t>Task 02:</w:t>
      </w:r>
      <w:r w:rsidRPr="00263626">
        <w:rPr>
          <w:rFonts w:ascii="Arial" w:hAnsi="Arial" w:cs="Arial"/>
          <w:b/>
          <w:bCs/>
          <w:sz w:val="19"/>
          <w:szCs w:val="19"/>
          <w:rPrChange w:id="169" w:author="Alex Rosenzweig" w:date="2022-12-29T15:50:00Z">
            <w:rPr>
              <w:rFonts w:ascii="Arial" w:hAnsi="Arial" w:cs="Arial"/>
              <w:b/>
              <w:bCs/>
              <w:sz w:val="20"/>
              <w:szCs w:val="20"/>
            </w:rPr>
          </w:rPrChange>
        </w:rPr>
        <w:tab/>
        <w:t>Baker Playground</w:t>
      </w:r>
      <w:r w:rsidR="00D4293E" w:rsidRPr="00263626">
        <w:rPr>
          <w:rFonts w:ascii="Arial" w:hAnsi="Arial" w:cs="Arial"/>
          <w:sz w:val="19"/>
          <w:szCs w:val="19"/>
          <w:rPrChange w:id="170" w:author="Alex Rosenzweig" w:date="2022-12-29T15:50:00Z">
            <w:rPr>
              <w:rFonts w:ascii="Arial" w:hAnsi="Arial" w:cs="Arial"/>
              <w:sz w:val="20"/>
              <w:szCs w:val="20"/>
            </w:rPr>
          </w:rPrChange>
        </w:rPr>
        <w:t xml:space="preserve"> </w:t>
      </w:r>
      <w:ins w:id="171" w:author="Alex Rosenzweig" w:date="2022-12-29T16:20:00Z">
        <w:r w:rsidR="001B6A9F">
          <w:rPr>
            <w:rFonts w:ascii="Arial" w:hAnsi="Arial" w:cs="Arial"/>
            <w:sz w:val="19"/>
            <w:szCs w:val="19"/>
          </w:rPr>
          <w:t>-</w:t>
        </w:r>
      </w:ins>
      <w:del w:id="172" w:author="Alex Rosenzweig" w:date="2022-12-29T16:20:00Z">
        <w:r w:rsidR="00D4293E" w:rsidRPr="00263626" w:rsidDel="001B6A9F">
          <w:rPr>
            <w:rFonts w:ascii="Arial" w:hAnsi="Arial" w:cs="Arial"/>
            <w:sz w:val="19"/>
            <w:szCs w:val="19"/>
            <w:rPrChange w:id="173" w:author="Alex Rosenzweig" w:date="2022-12-29T15:50:00Z">
              <w:rPr>
                <w:rFonts w:ascii="Arial" w:hAnsi="Arial" w:cs="Arial"/>
                <w:sz w:val="20"/>
                <w:szCs w:val="20"/>
              </w:rPr>
            </w:rPrChange>
          </w:rPr>
          <w:delText>–</w:delText>
        </w:r>
      </w:del>
      <w:r w:rsidR="00D4293E" w:rsidRPr="00263626">
        <w:rPr>
          <w:rFonts w:ascii="Arial" w:hAnsi="Arial" w:cs="Arial"/>
          <w:sz w:val="19"/>
          <w:szCs w:val="19"/>
          <w:rPrChange w:id="174" w:author="Alex Rosenzweig" w:date="2022-12-29T15:50:00Z">
            <w:rPr>
              <w:rFonts w:ascii="Arial" w:hAnsi="Arial" w:cs="Arial"/>
              <w:sz w:val="20"/>
              <w:szCs w:val="20"/>
            </w:rPr>
          </w:rPrChange>
        </w:rPr>
        <w:t xml:space="preserve"> Project Manager of this project in the Overbrook neighborhood of the City. The project include</w:t>
      </w:r>
      <w:ins w:id="175" w:author="Alex Rosenzweig" w:date="2022-12-29T16:21:00Z">
        <w:r w:rsidR="001B6A9F">
          <w:rPr>
            <w:rFonts w:ascii="Arial" w:hAnsi="Arial" w:cs="Arial"/>
            <w:sz w:val="19"/>
            <w:szCs w:val="19"/>
          </w:rPr>
          <w:t>s</w:t>
        </w:r>
      </w:ins>
      <w:del w:id="176" w:author="Alex Rosenzweig" w:date="2022-12-29T16:21:00Z">
        <w:r w:rsidR="00D4293E" w:rsidRPr="00263626" w:rsidDel="001B6A9F">
          <w:rPr>
            <w:rFonts w:ascii="Arial" w:hAnsi="Arial" w:cs="Arial"/>
            <w:sz w:val="19"/>
            <w:szCs w:val="19"/>
            <w:rPrChange w:id="177" w:author="Alex Rosenzweig" w:date="2022-12-29T15:50:00Z">
              <w:rPr>
                <w:rFonts w:ascii="Arial" w:hAnsi="Arial" w:cs="Arial"/>
                <w:sz w:val="20"/>
                <w:szCs w:val="20"/>
              </w:rPr>
            </w:rPrChange>
          </w:rPr>
          <w:delText>d</w:delText>
        </w:r>
      </w:del>
      <w:r w:rsidR="00D4293E" w:rsidRPr="00263626">
        <w:rPr>
          <w:rFonts w:ascii="Arial" w:hAnsi="Arial" w:cs="Arial"/>
          <w:sz w:val="19"/>
          <w:szCs w:val="19"/>
          <w:rPrChange w:id="178" w:author="Alex Rosenzweig" w:date="2022-12-29T15:50:00Z">
            <w:rPr>
              <w:rFonts w:ascii="Arial" w:hAnsi="Arial" w:cs="Arial"/>
              <w:sz w:val="20"/>
              <w:szCs w:val="20"/>
            </w:rPr>
          </w:rPrChange>
        </w:rPr>
        <w:t xml:space="preserve"> an addition to the existing recreation building and associated site improvements. The design was completed to avoid requiring constructing a stormwater management basin while meeting Philadelphia Water Department regulations. KSE was responsible for the site plan, the utility plan, the grading, the erosion control, and the approvals needed from Philadelphia Water. </w:t>
      </w:r>
      <w:ins w:id="179" w:author="Alex Rosenzweig" w:date="2022-12-29T16:21:00Z">
        <w:r w:rsidR="001B6A9F">
          <w:rPr>
            <w:rFonts w:ascii="Arial" w:hAnsi="Arial" w:cs="Arial"/>
            <w:sz w:val="19"/>
            <w:szCs w:val="19"/>
          </w:rPr>
          <w:t xml:space="preserve"> </w:t>
        </w:r>
      </w:ins>
      <w:r w:rsidR="00D4293E" w:rsidRPr="00263626">
        <w:rPr>
          <w:rFonts w:ascii="Arial" w:hAnsi="Arial" w:cs="Arial"/>
          <w:sz w:val="19"/>
          <w:szCs w:val="19"/>
          <w:rPrChange w:id="180" w:author="Alex Rosenzweig" w:date="2022-12-29T15:50:00Z">
            <w:rPr>
              <w:rFonts w:ascii="Arial" w:hAnsi="Arial" w:cs="Arial"/>
              <w:sz w:val="20"/>
              <w:szCs w:val="20"/>
            </w:rPr>
          </w:rPrChange>
        </w:rPr>
        <w:t>(2022</w:t>
      </w:r>
      <w:ins w:id="181" w:author="Alex Rosenzweig" w:date="2022-12-29T16:21:00Z">
        <w:r w:rsidR="001B6A9F">
          <w:rPr>
            <w:rFonts w:ascii="Arial" w:hAnsi="Arial" w:cs="Arial"/>
            <w:sz w:val="19"/>
            <w:szCs w:val="19"/>
          </w:rPr>
          <w:t xml:space="preserve"> </w:t>
        </w:r>
      </w:ins>
      <w:r w:rsidR="00D4293E" w:rsidRPr="00263626">
        <w:rPr>
          <w:rFonts w:ascii="Arial" w:hAnsi="Arial" w:cs="Arial"/>
          <w:sz w:val="19"/>
          <w:szCs w:val="19"/>
          <w:rPrChange w:id="182" w:author="Alex Rosenzweig" w:date="2022-12-29T15:50:00Z">
            <w:rPr>
              <w:rFonts w:ascii="Arial" w:hAnsi="Arial" w:cs="Arial"/>
              <w:sz w:val="20"/>
              <w:szCs w:val="20"/>
            </w:rPr>
          </w:rPrChange>
        </w:rPr>
        <w:t>-</w:t>
      </w:r>
      <w:ins w:id="183" w:author="Alex Rosenzweig" w:date="2022-12-29T16:21:00Z">
        <w:r w:rsidR="001B6A9F">
          <w:rPr>
            <w:rFonts w:ascii="Arial" w:hAnsi="Arial" w:cs="Arial"/>
            <w:sz w:val="19"/>
            <w:szCs w:val="19"/>
          </w:rPr>
          <w:t xml:space="preserve"> </w:t>
        </w:r>
      </w:ins>
      <w:r w:rsidR="00D4293E" w:rsidRPr="00263626">
        <w:rPr>
          <w:rFonts w:ascii="Arial" w:hAnsi="Arial" w:cs="Arial"/>
          <w:sz w:val="19"/>
          <w:szCs w:val="19"/>
          <w:rPrChange w:id="184" w:author="Alex Rosenzweig" w:date="2022-12-29T15:50:00Z">
            <w:rPr>
              <w:rFonts w:ascii="Arial" w:hAnsi="Arial" w:cs="Arial"/>
              <w:sz w:val="20"/>
              <w:szCs w:val="20"/>
            </w:rPr>
          </w:rPrChange>
        </w:rPr>
        <w:t>Present)</w:t>
      </w:r>
    </w:p>
    <w:p w:rsidR="00CF2796" w:rsidRPr="00263626" w:rsidRDefault="00CF2796" w:rsidP="00A31F60">
      <w:pPr>
        <w:pStyle w:val="ListBullet"/>
        <w:numPr>
          <w:ilvl w:val="0"/>
          <w:numId w:val="0"/>
        </w:numPr>
        <w:spacing w:after="0" w:line="240" w:lineRule="auto"/>
        <w:ind w:left="1260" w:hanging="900"/>
        <w:jc w:val="both"/>
        <w:rPr>
          <w:rFonts w:ascii="Arial" w:hAnsi="Arial" w:cs="Arial"/>
          <w:sz w:val="19"/>
          <w:szCs w:val="19"/>
          <w:rPrChange w:id="185" w:author="Alex Rosenzweig" w:date="2022-12-29T15:50:00Z">
            <w:rPr>
              <w:rFonts w:ascii="Arial" w:hAnsi="Arial" w:cs="Arial"/>
              <w:sz w:val="20"/>
              <w:szCs w:val="20"/>
            </w:rPr>
          </w:rPrChange>
        </w:rPr>
      </w:pPr>
      <w:r w:rsidRPr="00263626">
        <w:rPr>
          <w:rFonts w:ascii="Arial" w:hAnsi="Arial" w:cs="Arial"/>
          <w:b/>
          <w:bCs/>
          <w:sz w:val="19"/>
          <w:szCs w:val="19"/>
          <w:rPrChange w:id="186" w:author="Alex Rosenzweig" w:date="2022-12-29T15:50:00Z">
            <w:rPr>
              <w:rFonts w:ascii="Arial" w:hAnsi="Arial" w:cs="Arial"/>
              <w:b/>
              <w:bCs/>
              <w:sz w:val="20"/>
              <w:szCs w:val="20"/>
            </w:rPr>
          </w:rPrChange>
        </w:rPr>
        <w:t>Task 04:</w:t>
      </w:r>
      <w:r w:rsidRPr="00263626">
        <w:rPr>
          <w:rFonts w:ascii="Arial" w:hAnsi="Arial" w:cs="Arial"/>
          <w:b/>
          <w:bCs/>
          <w:sz w:val="19"/>
          <w:szCs w:val="19"/>
          <w:rPrChange w:id="187" w:author="Alex Rosenzweig" w:date="2022-12-29T15:50:00Z">
            <w:rPr>
              <w:rFonts w:ascii="Arial" w:hAnsi="Arial" w:cs="Arial"/>
              <w:b/>
              <w:bCs/>
              <w:sz w:val="20"/>
              <w:szCs w:val="20"/>
            </w:rPr>
          </w:rPrChange>
        </w:rPr>
        <w:tab/>
        <w:t>Wissahickon Hall</w:t>
      </w:r>
      <w:r w:rsidR="00D4293E" w:rsidRPr="00263626">
        <w:rPr>
          <w:rFonts w:ascii="Arial" w:hAnsi="Arial" w:cs="Arial"/>
          <w:sz w:val="19"/>
          <w:szCs w:val="19"/>
          <w:rPrChange w:id="188" w:author="Alex Rosenzweig" w:date="2022-12-29T15:50:00Z">
            <w:rPr>
              <w:rFonts w:ascii="Arial" w:hAnsi="Arial" w:cs="Arial"/>
              <w:sz w:val="20"/>
              <w:szCs w:val="20"/>
            </w:rPr>
          </w:rPrChange>
        </w:rPr>
        <w:t xml:space="preserve"> </w:t>
      </w:r>
      <w:ins w:id="189" w:author="Alex Rosenzweig" w:date="2022-12-29T16:22:00Z">
        <w:r w:rsidR="001B6A9F">
          <w:rPr>
            <w:rFonts w:ascii="Arial" w:hAnsi="Arial" w:cs="Arial"/>
            <w:sz w:val="19"/>
            <w:szCs w:val="19"/>
          </w:rPr>
          <w:t>-</w:t>
        </w:r>
      </w:ins>
      <w:del w:id="190" w:author="Alex Rosenzweig" w:date="2022-12-29T16:22:00Z">
        <w:r w:rsidR="00D4293E" w:rsidRPr="00263626" w:rsidDel="001B6A9F">
          <w:rPr>
            <w:rFonts w:ascii="Arial" w:hAnsi="Arial" w:cs="Arial"/>
            <w:sz w:val="19"/>
            <w:szCs w:val="19"/>
            <w:rPrChange w:id="191" w:author="Alex Rosenzweig" w:date="2022-12-29T15:50:00Z">
              <w:rPr>
                <w:rFonts w:ascii="Arial" w:hAnsi="Arial" w:cs="Arial"/>
                <w:sz w:val="20"/>
                <w:szCs w:val="20"/>
              </w:rPr>
            </w:rPrChange>
          </w:rPr>
          <w:delText>–</w:delText>
        </w:r>
      </w:del>
      <w:r w:rsidR="00D4293E" w:rsidRPr="00263626">
        <w:rPr>
          <w:rFonts w:ascii="Arial" w:hAnsi="Arial" w:cs="Arial"/>
          <w:sz w:val="19"/>
          <w:szCs w:val="19"/>
          <w:rPrChange w:id="192" w:author="Alex Rosenzweig" w:date="2022-12-29T15:50:00Z">
            <w:rPr>
              <w:rFonts w:ascii="Arial" w:hAnsi="Arial" w:cs="Arial"/>
              <w:sz w:val="20"/>
              <w:szCs w:val="20"/>
            </w:rPr>
          </w:rPrChange>
        </w:rPr>
        <w:t xml:space="preserve"> Project Manager on this project to make improvements to Wissahickon Hall in the East Falls neighborhood of the City. The project involves analyzing the drainage flow patterns on the site to determine whether the overland flow is impacting the existing stone retaining wall on site. KSE is responsible for devising a plan to divert stormwater runoff away from the wall. </w:t>
      </w:r>
      <w:ins w:id="193" w:author="Alex Rosenzweig" w:date="2022-12-29T16:22:00Z">
        <w:r w:rsidR="001B6A9F">
          <w:rPr>
            <w:rFonts w:ascii="Arial" w:hAnsi="Arial" w:cs="Arial"/>
            <w:sz w:val="19"/>
            <w:szCs w:val="19"/>
          </w:rPr>
          <w:t xml:space="preserve"> </w:t>
        </w:r>
      </w:ins>
      <w:r w:rsidR="00D4293E" w:rsidRPr="00263626">
        <w:rPr>
          <w:rFonts w:ascii="Arial" w:hAnsi="Arial" w:cs="Arial"/>
          <w:sz w:val="19"/>
          <w:szCs w:val="19"/>
          <w:rPrChange w:id="194" w:author="Alex Rosenzweig" w:date="2022-12-29T15:50:00Z">
            <w:rPr>
              <w:rFonts w:ascii="Arial" w:hAnsi="Arial" w:cs="Arial"/>
              <w:sz w:val="20"/>
              <w:szCs w:val="20"/>
            </w:rPr>
          </w:rPrChange>
        </w:rPr>
        <w:t xml:space="preserve">(2022 </w:t>
      </w:r>
      <w:ins w:id="195" w:author="Alex Rosenzweig" w:date="2022-12-29T16:22:00Z">
        <w:r w:rsidR="001B6A9F">
          <w:rPr>
            <w:rFonts w:ascii="Arial" w:hAnsi="Arial" w:cs="Arial"/>
            <w:sz w:val="19"/>
            <w:szCs w:val="19"/>
          </w:rPr>
          <w:t>-</w:t>
        </w:r>
      </w:ins>
      <w:del w:id="196" w:author="Alex Rosenzweig" w:date="2022-12-29T16:22:00Z">
        <w:r w:rsidR="00D4293E" w:rsidRPr="00263626" w:rsidDel="001B6A9F">
          <w:rPr>
            <w:rFonts w:ascii="Arial" w:hAnsi="Arial" w:cs="Arial"/>
            <w:sz w:val="19"/>
            <w:szCs w:val="19"/>
            <w:rPrChange w:id="197" w:author="Alex Rosenzweig" w:date="2022-12-29T15:50:00Z">
              <w:rPr>
                <w:rFonts w:ascii="Arial" w:hAnsi="Arial" w:cs="Arial"/>
                <w:sz w:val="20"/>
                <w:szCs w:val="20"/>
              </w:rPr>
            </w:rPrChange>
          </w:rPr>
          <w:delText>–</w:delText>
        </w:r>
      </w:del>
      <w:r w:rsidR="00D4293E" w:rsidRPr="00263626">
        <w:rPr>
          <w:rFonts w:ascii="Arial" w:hAnsi="Arial" w:cs="Arial"/>
          <w:sz w:val="19"/>
          <w:szCs w:val="19"/>
          <w:rPrChange w:id="198" w:author="Alex Rosenzweig" w:date="2022-12-29T15:50:00Z">
            <w:rPr>
              <w:rFonts w:ascii="Arial" w:hAnsi="Arial" w:cs="Arial"/>
              <w:sz w:val="20"/>
              <w:szCs w:val="20"/>
            </w:rPr>
          </w:rPrChange>
        </w:rPr>
        <w:t xml:space="preserve"> Present)</w:t>
      </w:r>
    </w:p>
    <w:p w:rsidR="00CF2796" w:rsidRPr="00263626" w:rsidRDefault="00CF2796" w:rsidP="00A31F60">
      <w:pPr>
        <w:pStyle w:val="ListBullet"/>
        <w:numPr>
          <w:ilvl w:val="0"/>
          <w:numId w:val="0"/>
        </w:numPr>
        <w:spacing w:after="0" w:line="240" w:lineRule="auto"/>
        <w:ind w:left="1260" w:hanging="900"/>
        <w:jc w:val="both"/>
        <w:rPr>
          <w:rFonts w:ascii="Arial" w:hAnsi="Arial" w:cs="Arial"/>
          <w:sz w:val="19"/>
          <w:szCs w:val="19"/>
          <w:rPrChange w:id="199" w:author="Alex Rosenzweig" w:date="2022-12-29T15:50:00Z">
            <w:rPr>
              <w:rFonts w:ascii="Arial" w:hAnsi="Arial" w:cs="Arial"/>
              <w:sz w:val="20"/>
              <w:szCs w:val="20"/>
            </w:rPr>
          </w:rPrChange>
        </w:rPr>
      </w:pPr>
      <w:r w:rsidRPr="00263626">
        <w:rPr>
          <w:rFonts w:ascii="Arial" w:hAnsi="Arial" w:cs="Arial"/>
          <w:b/>
          <w:bCs/>
          <w:sz w:val="19"/>
          <w:szCs w:val="19"/>
          <w:rPrChange w:id="200" w:author="Alex Rosenzweig" w:date="2022-12-29T15:50:00Z">
            <w:rPr>
              <w:rFonts w:ascii="Arial" w:hAnsi="Arial" w:cs="Arial"/>
              <w:b/>
              <w:bCs/>
              <w:sz w:val="20"/>
              <w:szCs w:val="20"/>
            </w:rPr>
          </w:rPrChange>
        </w:rPr>
        <w:t>Task 05:</w:t>
      </w:r>
      <w:r w:rsidRPr="00263626">
        <w:rPr>
          <w:rFonts w:ascii="Arial" w:hAnsi="Arial" w:cs="Arial"/>
          <w:b/>
          <w:bCs/>
          <w:sz w:val="19"/>
          <w:szCs w:val="19"/>
          <w:rPrChange w:id="201" w:author="Alex Rosenzweig" w:date="2022-12-29T15:50:00Z">
            <w:rPr>
              <w:rFonts w:ascii="Arial" w:hAnsi="Arial" w:cs="Arial"/>
              <w:b/>
              <w:bCs/>
              <w:sz w:val="20"/>
              <w:szCs w:val="20"/>
            </w:rPr>
          </w:rPrChange>
        </w:rPr>
        <w:tab/>
        <w:t>Eastwick</w:t>
      </w:r>
      <w:r w:rsidR="00D4293E" w:rsidRPr="00263626">
        <w:rPr>
          <w:rFonts w:ascii="Arial" w:hAnsi="Arial" w:cs="Arial"/>
          <w:sz w:val="19"/>
          <w:szCs w:val="19"/>
          <w:rPrChange w:id="202" w:author="Alex Rosenzweig" w:date="2022-12-29T15:50:00Z">
            <w:rPr>
              <w:rFonts w:ascii="Arial" w:hAnsi="Arial" w:cs="Arial"/>
              <w:sz w:val="20"/>
              <w:szCs w:val="20"/>
            </w:rPr>
          </w:rPrChange>
        </w:rPr>
        <w:t xml:space="preserve"> </w:t>
      </w:r>
      <w:ins w:id="203" w:author="Alex Rosenzweig" w:date="2022-12-29T16:22:00Z">
        <w:r w:rsidR="001B6A9F">
          <w:rPr>
            <w:rFonts w:ascii="Arial" w:hAnsi="Arial" w:cs="Arial"/>
            <w:sz w:val="19"/>
            <w:szCs w:val="19"/>
          </w:rPr>
          <w:t>-</w:t>
        </w:r>
      </w:ins>
      <w:del w:id="204" w:author="Alex Rosenzweig" w:date="2022-12-29T16:22:00Z">
        <w:r w:rsidR="00D4293E" w:rsidRPr="00263626" w:rsidDel="001B6A9F">
          <w:rPr>
            <w:rFonts w:ascii="Arial" w:hAnsi="Arial" w:cs="Arial"/>
            <w:sz w:val="19"/>
            <w:szCs w:val="19"/>
            <w:rPrChange w:id="205" w:author="Alex Rosenzweig" w:date="2022-12-29T15:50:00Z">
              <w:rPr>
                <w:rFonts w:ascii="Arial" w:hAnsi="Arial" w:cs="Arial"/>
                <w:sz w:val="20"/>
                <w:szCs w:val="20"/>
              </w:rPr>
            </w:rPrChange>
          </w:rPr>
          <w:delText>–</w:delText>
        </w:r>
      </w:del>
      <w:r w:rsidR="00D4293E" w:rsidRPr="00263626">
        <w:rPr>
          <w:rFonts w:ascii="Arial" w:hAnsi="Arial" w:cs="Arial"/>
          <w:sz w:val="19"/>
          <w:szCs w:val="19"/>
          <w:rPrChange w:id="206" w:author="Alex Rosenzweig" w:date="2022-12-29T15:50:00Z">
            <w:rPr>
              <w:rFonts w:ascii="Arial" w:hAnsi="Arial" w:cs="Arial"/>
              <w:sz w:val="20"/>
              <w:szCs w:val="20"/>
            </w:rPr>
          </w:rPrChange>
        </w:rPr>
        <w:t xml:space="preserve"> Project Manager on this project that is just getting started. (2023 - Present)</w:t>
      </w:r>
    </w:p>
    <w:p w:rsidR="003E34E6" w:rsidRPr="00263626" w:rsidRDefault="003E34E6" w:rsidP="00066278">
      <w:pPr>
        <w:pStyle w:val="ListBullet"/>
        <w:numPr>
          <w:ilvl w:val="0"/>
          <w:numId w:val="0"/>
        </w:numPr>
        <w:spacing w:after="0" w:line="240" w:lineRule="auto"/>
        <w:jc w:val="both"/>
        <w:rPr>
          <w:rFonts w:ascii="Arial" w:hAnsi="Arial" w:cs="Arial"/>
          <w:b/>
          <w:bCs/>
          <w:sz w:val="19"/>
          <w:szCs w:val="19"/>
          <w:rPrChange w:id="207" w:author="Alex Rosenzweig" w:date="2022-12-29T15:50:00Z">
            <w:rPr>
              <w:rFonts w:ascii="Arial" w:hAnsi="Arial" w:cs="Arial"/>
              <w:b/>
              <w:bCs/>
              <w:sz w:val="20"/>
              <w:szCs w:val="20"/>
            </w:rPr>
          </w:rPrChange>
        </w:rPr>
      </w:pPr>
    </w:p>
    <w:p w:rsidR="00E31F7B" w:rsidRPr="00263626" w:rsidRDefault="00E31F7B" w:rsidP="00CF2796">
      <w:pPr>
        <w:pStyle w:val="ListBullet"/>
        <w:numPr>
          <w:ilvl w:val="0"/>
          <w:numId w:val="0"/>
        </w:numPr>
        <w:ind w:left="360" w:hanging="360"/>
        <w:jc w:val="both"/>
        <w:rPr>
          <w:rFonts w:ascii="Arial" w:hAnsi="Arial" w:cs="Arial"/>
          <w:b/>
          <w:bCs/>
          <w:sz w:val="19"/>
          <w:szCs w:val="19"/>
          <w:rPrChange w:id="208" w:author="Alex Rosenzweig" w:date="2022-12-29T15:50:00Z">
            <w:rPr>
              <w:rFonts w:ascii="Arial" w:hAnsi="Arial" w:cs="Arial"/>
              <w:b/>
              <w:bCs/>
              <w:sz w:val="20"/>
              <w:szCs w:val="20"/>
            </w:rPr>
          </w:rPrChange>
        </w:rPr>
      </w:pPr>
      <w:r w:rsidRPr="00263626">
        <w:rPr>
          <w:rFonts w:ascii="Arial" w:hAnsi="Arial" w:cs="Arial"/>
          <w:b/>
          <w:bCs/>
          <w:sz w:val="19"/>
          <w:szCs w:val="19"/>
          <w:highlight w:val="yellow"/>
          <w:rPrChange w:id="209" w:author="Alex Rosenzweig" w:date="2022-12-29T15:50:00Z">
            <w:rPr>
              <w:rFonts w:ascii="Arial" w:hAnsi="Arial" w:cs="Arial"/>
              <w:b/>
              <w:bCs/>
              <w:sz w:val="20"/>
              <w:szCs w:val="20"/>
              <w:highlight w:val="yellow"/>
            </w:rPr>
          </w:rPrChange>
        </w:rPr>
        <w:t>2018-2150</w:t>
      </w:r>
      <w:r w:rsidR="00CF2796" w:rsidRPr="00263626">
        <w:rPr>
          <w:rFonts w:ascii="Arial" w:hAnsi="Arial" w:cs="Arial"/>
          <w:b/>
          <w:bCs/>
          <w:sz w:val="19"/>
          <w:szCs w:val="19"/>
          <w:highlight w:val="yellow"/>
          <w:rPrChange w:id="210" w:author="Alex Rosenzweig" w:date="2022-12-29T15:50:00Z">
            <w:rPr>
              <w:rFonts w:ascii="Arial" w:hAnsi="Arial" w:cs="Arial"/>
              <w:b/>
              <w:bCs/>
              <w:sz w:val="20"/>
              <w:szCs w:val="20"/>
              <w:highlight w:val="yellow"/>
            </w:rPr>
          </w:rPrChange>
        </w:rPr>
        <w:t xml:space="preserve"> –</w:t>
      </w:r>
      <w:r w:rsidR="00CF2796" w:rsidRPr="00263626">
        <w:rPr>
          <w:rFonts w:ascii="Arial" w:hAnsi="Arial" w:cs="Arial"/>
          <w:b/>
          <w:bCs/>
          <w:sz w:val="19"/>
          <w:szCs w:val="19"/>
          <w:rPrChange w:id="211" w:author="Alex Rosenzweig" w:date="2022-12-29T15:50:00Z">
            <w:rPr>
              <w:rFonts w:ascii="Arial" w:hAnsi="Arial" w:cs="Arial"/>
              <w:b/>
              <w:bCs/>
              <w:sz w:val="20"/>
              <w:szCs w:val="20"/>
            </w:rPr>
          </w:rPrChange>
        </w:rPr>
        <w:t xml:space="preserve"> Philadelphia Department of Public Property</w:t>
      </w:r>
      <w:r w:rsidR="00F515A5" w:rsidRPr="00263626">
        <w:rPr>
          <w:rFonts w:ascii="Arial" w:hAnsi="Arial" w:cs="Arial"/>
          <w:b/>
          <w:bCs/>
          <w:sz w:val="19"/>
          <w:szCs w:val="19"/>
          <w:rPrChange w:id="212" w:author="Alex Rosenzweig" w:date="2022-12-29T15:50:00Z">
            <w:rPr>
              <w:rFonts w:ascii="Arial" w:hAnsi="Arial" w:cs="Arial"/>
              <w:b/>
              <w:bCs/>
              <w:sz w:val="20"/>
              <w:szCs w:val="20"/>
            </w:rPr>
          </w:rPrChange>
        </w:rPr>
        <w:t xml:space="preserve"> (DPP),</w:t>
      </w:r>
      <w:r w:rsidR="00CF2796" w:rsidRPr="00263626">
        <w:rPr>
          <w:rFonts w:ascii="Arial" w:hAnsi="Arial" w:cs="Arial"/>
          <w:b/>
          <w:bCs/>
          <w:sz w:val="19"/>
          <w:szCs w:val="19"/>
          <w:rPrChange w:id="213" w:author="Alex Rosenzweig" w:date="2022-12-29T15:50:00Z">
            <w:rPr>
              <w:rFonts w:ascii="Arial" w:hAnsi="Arial" w:cs="Arial"/>
              <w:b/>
              <w:bCs/>
              <w:sz w:val="20"/>
              <w:szCs w:val="20"/>
            </w:rPr>
          </w:rPrChange>
        </w:rPr>
        <w:t xml:space="preserve"> Professional Architectural and Engineering Services</w:t>
      </w:r>
      <w:r w:rsidR="00F515A5" w:rsidRPr="00263626">
        <w:rPr>
          <w:rFonts w:ascii="Arial" w:hAnsi="Arial" w:cs="Arial"/>
          <w:b/>
          <w:bCs/>
          <w:sz w:val="19"/>
          <w:szCs w:val="19"/>
          <w:rPrChange w:id="214" w:author="Alex Rosenzweig" w:date="2022-12-29T15:50:00Z">
            <w:rPr>
              <w:rFonts w:ascii="Arial" w:hAnsi="Arial" w:cs="Arial"/>
              <w:b/>
              <w:bCs/>
              <w:sz w:val="20"/>
              <w:szCs w:val="20"/>
            </w:rPr>
          </w:rPrChange>
        </w:rPr>
        <w:t>, Philadelphia, PA</w:t>
      </w:r>
    </w:p>
    <w:p w:rsidR="00903314" w:rsidRPr="00263626" w:rsidRDefault="00903314" w:rsidP="00E31F7B">
      <w:pPr>
        <w:pStyle w:val="ListBullet"/>
        <w:numPr>
          <w:ilvl w:val="0"/>
          <w:numId w:val="0"/>
        </w:numPr>
        <w:spacing w:after="0" w:line="240" w:lineRule="auto"/>
        <w:ind w:left="1260" w:hanging="900"/>
        <w:jc w:val="both"/>
        <w:rPr>
          <w:rFonts w:ascii="Arial" w:hAnsi="Arial" w:cs="Arial"/>
          <w:sz w:val="19"/>
          <w:szCs w:val="19"/>
          <w:rPrChange w:id="215" w:author="Alex Rosenzweig" w:date="2022-12-29T15:50:00Z">
            <w:rPr>
              <w:rFonts w:ascii="Arial" w:hAnsi="Arial" w:cs="Arial"/>
              <w:sz w:val="20"/>
              <w:szCs w:val="20"/>
            </w:rPr>
          </w:rPrChange>
        </w:rPr>
      </w:pPr>
      <w:r w:rsidRPr="00263626">
        <w:rPr>
          <w:rFonts w:ascii="Arial" w:hAnsi="Arial" w:cs="Arial"/>
          <w:b/>
          <w:bCs/>
          <w:sz w:val="19"/>
          <w:szCs w:val="19"/>
          <w:rPrChange w:id="216" w:author="Alex Rosenzweig" w:date="2022-12-29T15:50:00Z">
            <w:rPr>
              <w:rFonts w:ascii="Arial" w:hAnsi="Arial" w:cs="Arial"/>
              <w:b/>
              <w:bCs/>
              <w:sz w:val="20"/>
              <w:szCs w:val="20"/>
            </w:rPr>
          </w:rPrChange>
        </w:rPr>
        <w:t>Task 01:</w:t>
      </w:r>
      <w:r w:rsidRPr="00263626">
        <w:rPr>
          <w:rFonts w:ascii="Arial" w:hAnsi="Arial" w:cs="Arial"/>
          <w:b/>
          <w:bCs/>
          <w:sz w:val="19"/>
          <w:szCs w:val="19"/>
          <w:rPrChange w:id="217" w:author="Alex Rosenzweig" w:date="2022-12-29T15:50:00Z">
            <w:rPr>
              <w:rFonts w:ascii="Arial" w:hAnsi="Arial" w:cs="Arial"/>
              <w:b/>
              <w:bCs/>
              <w:sz w:val="20"/>
              <w:szCs w:val="20"/>
            </w:rPr>
          </w:rPrChange>
        </w:rPr>
        <w:tab/>
        <w:t>Winter Street Greenway and Dog Run</w:t>
      </w:r>
      <w:r w:rsidRPr="00263626">
        <w:rPr>
          <w:rFonts w:ascii="Arial" w:hAnsi="Arial" w:cs="Arial"/>
          <w:sz w:val="19"/>
          <w:szCs w:val="19"/>
          <w:rPrChange w:id="218" w:author="Alex Rosenzweig" w:date="2022-12-29T15:50:00Z">
            <w:rPr>
              <w:rFonts w:ascii="Arial" w:hAnsi="Arial" w:cs="Arial"/>
              <w:sz w:val="20"/>
              <w:szCs w:val="20"/>
            </w:rPr>
          </w:rPrChange>
        </w:rPr>
        <w:t xml:space="preserve"> </w:t>
      </w:r>
      <w:ins w:id="219" w:author="Alex Rosenzweig" w:date="2022-12-29T16:22:00Z">
        <w:r w:rsidR="001B6A9F">
          <w:rPr>
            <w:rFonts w:ascii="Arial" w:hAnsi="Arial" w:cs="Arial"/>
            <w:sz w:val="19"/>
            <w:szCs w:val="19"/>
          </w:rPr>
          <w:t>-</w:t>
        </w:r>
      </w:ins>
      <w:del w:id="220" w:author="Alex Rosenzweig" w:date="2022-12-29T16:22:00Z">
        <w:r w:rsidRPr="00263626" w:rsidDel="001B6A9F">
          <w:rPr>
            <w:rFonts w:ascii="Arial" w:hAnsi="Arial" w:cs="Arial"/>
            <w:sz w:val="19"/>
            <w:szCs w:val="19"/>
            <w:rPrChange w:id="221" w:author="Alex Rosenzweig" w:date="2022-12-29T15:50:00Z">
              <w:rPr>
                <w:rFonts w:ascii="Arial" w:hAnsi="Arial" w:cs="Arial"/>
                <w:sz w:val="20"/>
                <w:szCs w:val="20"/>
              </w:rPr>
            </w:rPrChange>
          </w:rPr>
          <w:delText>–</w:delText>
        </w:r>
      </w:del>
      <w:r w:rsidRPr="00263626">
        <w:rPr>
          <w:rFonts w:ascii="Arial" w:hAnsi="Arial" w:cs="Arial"/>
          <w:sz w:val="19"/>
          <w:szCs w:val="19"/>
          <w:rPrChange w:id="222" w:author="Alex Rosenzweig" w:date="2022-12-29T15:50:00Z">
            <w:rPr>
              <w:rFonts w:ascii="Arial" w:hAnsi="Arial" w:cs="Arial"/>
              <w:sz w:val="20"/>
              <w:szCs w:val="20"/>
            </w:rPr>
          </w:rPrChange>
        </w:rPr>
        <w:t xml:space="preserve"> Project Engineer on this project to create a dog run in the Logan Square neighborhood of the City. Mr. Burrell assisted with the utility design for the proposed drinking fountain. (2019)</w:t>
      </w:r>
    </w:p>
    <w:p w:rsidR="00A31F60" w:rsidRPr="00263626" w:rsidRDefault="00A31F60" w:rsidP="00E31F7B">
      <w:pPr>
        <w:pStyle w:val="ListBullet"/>
        <w:numPr>
          <w:ilvl w:val="0"/>
          <w:numId w:val="0"/>
        </w:numPr>
        <w:spacing w:after="0" w:line="240" w:lineRule="auto"/>
        <w:ind w:left="1260" w:hanging="900"/>
        <w:jc w:val="both"/>
        <w:rPr>
          <w:rFonts w:ascii="Arial" w:hAnsi="Arial" w:cs="Arial"/>
          <w:sz w:val="19"/>
          <w:szCs w:val="19"/>
          <w:rPrChange w:id="223" w:author="Alex Rosenzweig" w:date="2022-12-29T15:50:00Z">
            <w:rPr>
              <w:rFonts w:ascii="Arial" w:hAnsi="Arial" w:cs="Arial"/>
              <w:sz w:val="20"/>
              <w:szCs w:val="20"/>
            </w:rPr>
          </w:rPrChange>
        </w:rPr>
      </w:pPr>
      <w:r w:rsidRPr="00263626">
        <w:rPr>
          <w:rFonts w:ascii="Arial" w:hAnsi="Arial" w:cs="Arial"/>
          <w:b/>
          <w:bCs/>
          <w:sz w:val="19"/>
          <w:szCs w:val="19"/>
          <w:rPrChange w:id="224" w:author="Alex Rosenzweig" w:date="2022-12-29T15:50:00Z">
            <w:rPr>
              <w:rFonts w:ascii="Arial" w:hAnsi="Arial" w:cs="Arial"/>
              <w:b/>
              <w:bCs/>
              <w:sz w:val="20"/>
              <w:szCs w:val="20"/>
            </w:rPr>
          </w:rPrChange>
        </w:rPr>
        <w:t>Task 02:</w:t>
      </w:r>
      <w:r w:rsidRPr="00263626">
        <w:rPr>
          <w:rFonts w:ascii="Arial" w:hAnsi="Arial" w:cs="Arial"/>
          <w:b/>
          <w:bCs/>
          <w:sz w:val="19"/>
          <w:szCs w:val="19"/>
          <w:rPrChange w:id="225" w:author="Alex Rosenzweig" w:date="2022-12-29T15:50:00Z">
            <w:rPr>
              <w:rFonts w:ascii="Arial" w:hAnsi="Arial" w:cs="Arial"/>
              <w:b/>
              <w:bCs/>
              <w:sz w:val="20"/>
              <w:szCs w:val="20"/>
            </w:rPr>
          </w:rPrChange>
        </w:rPr>
        <w:tab/>
        <w:t>East Poplar Playground</w:t>
      </w:r>
      <w:r w:rsidR="00903314" w:rsidRPr="00263626">
        <w:rPr>
          <w:rFonts w:ascii="Arial" w:hAnsi="Arial" w:cs="Arial"/>
          <w:sz w:val="19"/>
          <w:szCs w:val="19"/>
          <w:rPrChange w:id="226" w:author="Alex Rosenzweig" w:date="2022-12-29T15:50:00Z">
            <w:rPr>
              <w:rFonts w:ascii="Arial" w:hAnsi="Arial" w:cs="Arial"/>
              <w:sz w:val="20"/>
              <w:szCs w:val="20"/>
            </w:rPr>
          </w:rPrChange>
        </w:rPr>
        <w:t xml:space="preserve"> </w:t>
      </w:r>
      <w:ins w:id="227" w:author="Alex Rosenzweig" w:date="2022-12-29T16:22:00Z">
        <w:r w:rsidR="001B6A9F">
          <w:rPr>
            <w:rFonts w:ascii="Arial" w:hAnsi="Arial" w:cs="Arial"/>
            <w:sz w:val="19"/>
            <w:szCs w:val="19"/>
          </w:rPr>
          <w:t>-</w:t>
        </w:r>
      </w:ins>
      <w:del w:id="228" w:author="Alex Rosenzweig" w:date="2022-12-29T16:23:00Z">
        <w:r w:rsidR="00903314" w:rsidRPr="00263626" w:rsidDel="001B6A9F">
          <w:rPr>
            <w:rFonts w:ascii="Arial" w:hAnsi="Arial" w:cs="Arial"/>
            <w:sz w:val="19"/>
            <w:szCs w:val="19"/>
            <w:rPrChange w:id="229" w:author="Alex Rosenzweig" w:date="2022-12-29T15:50:00Z">
              <w:rPr>
                <w:rFonts w:ascii="Arial" w:hAnsi="Arial" w:cs="Arial"/>
                <w:sz w:val="20"/>
                <w:szCs w:val="20"/>
              </w:rPr>
            </w:rPrChange>
          </w:rPr>
          <w:delText>–</w:delText>
        </w:r>
      </w:del>
      <w:r w:rsidR="00903314" w:rsidRPr="00263626">
        <w:rPr>
          <w:rFonts w:ascii="Arial" w:hAnsi="Arial" w:cs="Arial"/>
          <w:sz w:val="19"/>
          <w:szCs w:val="19"/>
          <w:rPrChange w:id="230" w:author="Alex Rosenzweig" w:date="2022-12-29T15:50:00Z">
            <w:rPr>
              <w:rFonts w:ascii="Arial" w:hAnsi="Arial" w:cs="Arial"/>
              <w:sz w:val="20"/>
              <w:szCs w:val="20"/>
            </w:rPr>
          </w:rPrChange>
        </w:rPr>
        <w:t xml:space="preserve"> Project Engineer on this project to make improvements to the outdoor facilities at this playground in the East Poplar neighborhood of the City. The improvements included updated playground equipment, a new walking track, and a sprayground. KSE was responsible for the site drainage, erosion control, and ensuring that the project meets Philadelphia Water Stormwater requirements. </w:t>
      </w:r>
      <w:ins w:id="231" w:author="Alex Rosenzweig" w:date="2022-12-29T16:23:00Z">
        <w:r w:rsidR="001B6A9F">
          <w:rPr>
            <w:rFonts w:ascii="Arial" w:hAnsi="Arial" w:cs="Arial"/>
            <w:sz w:val="19"/>
            <w:szCs w:val="19"/>
          </w:rPr>
          <w:t xml:space="preserve"> </w:t>
        </w:r>
      </w:ins>
      <w:r w:rsidR="00903314" w:rsidRPr="00263626">
        <w:rPr>
          <w:rFonts w:ascii="Arial" w:hAnsi="Arial" w:cs="Arial"/>
          <w:sz w:val="19"/>
          <w:szCs w:val="19"/>
          <w:rPrChange w:id="232" w:author="Alex Rosenzweig" w:date="2022-12-29T15:50:00Z">
            <w:rPr>
              <w:rFonts w:ascii="Arial" w:hAnsi="Arial" w:cs="Arial"/>
              <w:sz w:val="20"/>
              <w:szCs w:val="20"/>
            </w:rPr>
          </w:rPrChange>
        </w:rPr>
        <w:t>(2019</w:t>
      </w:r>
      <w:ins w:id="233" w:author="Alex Rosenzweig" w:date="2022-12-29T16:23:00Z">
        <w:r w:rsidR="001B6A9F">
          <w:rPr>
            <w:rFonts w:ascii="Arial" w:hAnsi="Arial" w:cs="Arial"/>
            <w:sz w:val="19"/>
            <w:szCs w:val="19"/>
          </w:rPr>
          <w:t xml:space="preserve"> </w:t>
        </w:r>
      </w:ins>
      <w:r w:rsidR="00903314" w:rsidRPr="00263626">
        <w:rPr>
          <w:rFonts w:ascii="Arial" w:hAnsi="Arial" w:cs="Arial"/>
          <w:sz w:val="19"/>
          <w:szCs w:val="19"/>
          <w:rPrChange w:id="234" w:author="Alex Rosenzweig" w:date="2022-12-29T15:50:00Z">
            <w:rPr>
              <w:rFonts w:ascii="Arial" w:hAnsi="Arial" w:cs="Arial"/>
              <w:sz w:val="20"/>
              <w:szCs w:val="20"/>
            </w:rPr>
          </w:rPrChange>
        </w:rPr>
        <w:t>-</w:t>
      </w:r>
      <w:ins w:id="235" w:author="Alex Rosenzweig" w:date="2022-12-29T16:23:00Z">
        <w:r w:rsidR="001B6A9F">
          <w:rPr>
            <w:rFonts w:ascii="Arial" w:hAnsi="Arial" w:cs="Arial"/>
            <w:sz w:val="19"/>
            <w:szCs w:val="19"/>
          </w:rPr>
          <w:t xml:space="preserve"> </w:t>
        </w:r>
      </w:ins>
      <w:r w:rsidR="00903314" w:rsidRPr="00263626">
        <w:rPr>
          <w:rFonts w:ascii="Arial" w:hAnsi="Arial" w:cs="Arial"/>
          <w:sz w:val="19"/>
          <w:szCs w:val="19"/>
          <w:rPrChange w:id="236" w:author="Alex Rosenzweig" w:date="2022-12-29T15:50:00Z">
            <w:rPr>
              <w:rFonts w:ascii="Arial" w:hAnsi="Arial" w:cs="Arial"/>
              <w:sz w:val="20"/>
              <w:szCs w:val="20"/>
            </w:rPr>
          </w:rPrChange>
        </w:rPr>
        <w:t>2021)</w:t>
      </w:r>
    </w:p>
    <w:p w:rsidR="00A31F60" w:rsidRPr="00263626" w:rsidRDefault="00A31F60" w:rsidP="00E31F7B">
      <w:pPr>
        <w:pStyle w:val="ListBullet"/>
        <w:numPr>
          <w:ilvl w:val="0"/>
          <w:numId w:val="0"/>
        </w:numPr>
        <w:spacing w:after="0" w:line="240" w:lineRule="auto"/>
        <w:ind w:left="1260" w:hanging="900"/>
        <w:jc w:val="both"/>
        <w:rPr>
          <w:rFonts w:ascii="Arial" w:hAnsi="Arial" w:cs="Arial"/>
          <w:sz w:val="19"/>
          <w:szCs w:val="19"/>
          <w:rPrChange w:id="237" w:author="Alex Rosenzweig" w:date="2022-12-29T15:50:00Z">
            <w:rPr>
              <w:rFonts w:ascii="Arial" w:hAnsi="Arial" w:cs="Arial"/>
              <w:sz w:val="20"/>
              <w:szCs w:val="20"/>
            </w:rPr>
          </w:rPrChange>
        </w:rPr>
      </w:pPr>
      <w:r w:rsidRPr="00263626">
        <w:rPr>
          <w:rFonts w:ascii="Arial" w:hAnsi="Arial" w:cs="Arial"/>
          <w:b/>
          <w:bCs/>
          <w:sz w:val="19"/>
          <w:szCs w:val="19"/>
          <w:rPrChange w:id="238" w:author="Alex Rosenzweig" w:date="2022-12-29T15:50:00Z">
            <w:rPr>
              <w:rFonts w:ascii="Arial" w:hAnsi="Arial" w:cs="Arial"/>
              <w:b/>
              <w:bCs/>
              <w:sz w:val="20"/>
              <w:szCs w:val="20"/>
            </w:rPr>
          </w:rPrChange>
        </w:rPr>
        <w:t>Task 03:</w:t>
      </w:r>
      <w:r w:rsidRPr="00263626">
        <w:rPr>
          <w:rFonts w:ascii="Arial" w:hAnsi="Arial" w:cs="Arial"/>
          <w:b/>
          <w:bCs/>
          <w:sz w:val="19"/>
          <w:szCs w:val="19"/>
          <w:rPrChange w:id="239" w:author="Alex Rosenzweig" w:date="2022-12-29T15:50:00Z">
            <w:rPr>
              <w:rFonts w:ascii="Arial" w:hAnsi="Arial" w:cs="Arial"/>
              <w:b/>
              <w:bCs/>
              <w:sz w:val="20"/>
              <w:szCs w:val="20"/>
            </w:rPr>
          </w:rPrChange>
        </w:rPr>
        <w:tab/>
        <w:t>Markward Playground</w:t>
      </w:r>
      <w:r w:rsidR="00903314" w:rsidRPr="00263626">
        <w:rPr>
          <w:rFonts w:ascii="Arial" w:hAnsi="Arial" w:cs="Arial"/>
          <w:sz w:val="19"/>
          <w:szCs w:val="19"/>
          <w:rPrChange w:id="240" w:author="Alex Rosenzweig" w:date="2022-12-29T15:50:00Z">
            <w:rPr>
              <w:rFonts w:ascii="Arial" w:hAnsi="Arial" w:cs="Arial"/>
              <w:sz w:val="20"/>
              <w:szCs w:val="20"/>
            </w:rPr>
          </w:rPrChange>
        </w:rPr>
        <w:t xml:space="preserve"> </w:t>
      </w:r>
      <w:ins w:id="241" w:author="Alex Rosenzweig" w:date="2022-12-29T16:23:00Z">
        <w:r w:rsidR="001B6A9F">
          <w:rPr>
            <w:rFonts w:ascii="Arial" w:hAnsi="Arial" w:cs="Arial"/>
            <w:sz w:val="19"/>
            <w:szCs w:val="19"/>
          </w:rPr>
          <w:t>-</w:t>
        </w:r>
      </w:ins>
      <w:del w:id="242" w:author="Alex Rosenzweig" w:date="2022-12-29T16:23:00Z">
        <w:r w:rsidR="00903314" w:rsidRPr="00263626" w:rsidDel="001B6A9F">
          <w:rPr>
            <w:rFonts w:ascii="Arial" w:hAnsi="Arial" w:cs="Arial"/>
            <w:sz w:val="19"/>
            <w:szCs w:val="19"/>
            <w:rPrChange w:id="243" w:author="Alex Rosenzweig" w:date="2022-12-29T15:50:00Z">
              <w:rPr>
                <w:rFonts w:ascii="Arial" w:hAnsi="Arial" w:cs="Arial"/>
                <w:sz w:val="20"/>
                <w:szCs w:val="20"/>
              </w:rPr>
            </w:rPrChange>
          </w:rPr>
          <w:delText>–</w:delText>
        </w:r>
      </w:del>
      <w:r w:rsidR="00903314" w:rsidRPr="00263626">
        <w:rPr>
          <w:rFonts w:ascii="Arial" w:hAnsi="Arial" w:cs="Arial"/>
          <w:sz w:val="19"/>
          <w:szCs w:val="19"/>
          <w:rPrChange w:id="244" w:author="Alex Rosenzweig" w:date="2022-12-29T15:50:00Z">
            <w:rPr>
              <w:rFonts w:ascii="Arial" w:hAnsi="Arial" w:cs="Arial"/>
              <w:sz w:val="20"/>
              <w:szCs w:val="20"/>
            </w:rPr>
          </w:rPrChange>
        </w:rPr>
        <w:t xml:space="preserve"> Project Engineer on this project to make improvements to the playground area at this site in the Rittenhouse Square neighborhood of the City. The project included improvements to the spray</w:t>
      </w:r>
      <w:r w:rsidR="00196C03" w:rsidRPr="00263626">
        <w:rPr>
          <w:rFonts w:ascii="Arial" w:hAnsi="Arial" w:cs="Arial"/>
          <w:sz w:val="19"/>
          <w:szCs w:val="19"/>
          <w:rPrChange w:id="245" w:author="Alex Rosenzweig" w:date="2022-12-29T15:50:00Z">
            <w:rPr>
              <w:rFonts w:ascii="Arial" w:hAnsi="Arial" w:cs="Arial"/>
              <w:sz w:val="20"/>
              <w:szCs w:val="20"/>
            </w:rPr>
          </w:rPrChange>
        </w:rPr>
        <w:t xml:space="preserve"> feature on the site, the playground equipment, and the existing courtyard area. Mr. Burrell was responsible for the erosion control design and the design of ADA-compliant curb ramps. Mr. Burrell was also tasked with ensuring that the design met the Philadelphia Department of Streets and the Philadelphia Water Department regulations and obtained each</w:t>
      </w:r>
      <w:ins w:id="246" w:author="Alex Rosenzweig" w:date="2022-12-29T16:24:00Z">
        <w:r w:rsidR="001B6A9F">
          <w:rPr>
            <w:rFonts w:ascii="Arial" w:hAnsi="Arial" w:cs="Arial"/>
            <w:sz w:val="19"/>
            <w:szCs w:val="19"/>
          </w:rPr>
          <w:t xml:space="preserve"> department</w:t>
        </w:r>
      </w:ins>
      <w:r w:rsidR="00196C03" w:rsidRPr="00263626">
        <w:rPr>
          <w:rFonts w:ascii="Arial" w:hAnsi="Arial" w:cs="Arial"/>
          <w:sz w:val="19"/>
          <w:szCs w:val="19"/>
          <w:rPrChange w:id="247" w:author="Alex Rosenzweig" w:date="2022-12-29T15:50:00Z">
            <w:rPr>
              <w:rFonts w:ascii="Arial" w:hAnsi="Arial" w:cs="Arial"/>
              <w:sz w:val="20"/>
              <w:szCs w:val="20"/>
            </w:rPr>
          </w:rPrChange>
        </w:rPr>
        <w:t xml:space="preserve">’s approval. </w:t>
      </w:r>
      <w:ins w:id="248" w:author="Alex Rosenzweig" w:date="2022-12-29T16:24:00Z">
        <w:r w:rsidR="001B6A9F">
          <w:rPr>
            <w:rFonts w:ascii="Arial" w:hAnsi="Arial" w:cs="Arial"/>
            <w:sz w:val="19"/>
            <w:szCs w:val="19"/>
          </w:rPr>
          <w:t xml:space="preserve"> </w:t>
        </w:r>
      </w:ins>
      <w:r w:rsidR="00196C03" w:rsidRPr="00263626">
        <w:rPr>
          <w:rFonts w:ascii="Arial" w:hAnsi="Arial" w:cs="Arial"/>
          <w:sz w:val="19"/>
          <w:szCs w:val="19"/>
          <w:rPrChange w:id="249" w:author="Alex Rosenzweig" w:date="2022-12-29T15:50:00Z">
            <w:rPr>
              <w:rFonts w:ascii="Arial" w:hAnsi="Arial" w:cs="Arial"/>
              <w:sz w:val="20"/>
              <w:szCs w:val="20"/>
            </w:rPr>
          </w:rPrChange>
        </w:rPr>
        <w:t>(2019</w:t>
      </w:r>
      <w:ins w:id="250" w:author="Alex Rosenzweig" w:date="2022-12-29T16:24:00Z">
        <w:r w:rsidR="001B6A9F">
          <w:rPr>
            <w:rFonts w:ascii="Arial" w:hAnsi="Arial" w:cs="Arial"/>
            <w:sz w:val="19"/>
            <w:szCs w:val="19"/>
          </w:rPr>
          <w:t xml:space="preserve"> </w:t>
        </w:r>
      </w:ins>
      <w:r w:rsidR="00196C03" w:rsidRPr="00263626">
        <w:rPr>
          <w:rFonts w:ascii="Arial" w:hAnsi="Arial" w:cs="Arial"/>
          <w:sz w:val="19"/>
          <w:szCs w:val="19"/>
          <w:rPrChange w:id="251" w:author="Alex Rosenzweig" w:date="2022-12-29T15:50:00Z">
            <w:rPr>
              <w:rFonts w:ascii="Arial" w:hAnsi="Arial" w:cs="Arial"/>
              <w:sz w:val="20"/>
              <w:szCs w:val="20"/>
            </w:rPr>
          </w:rPrChange>
        </w:rPr>
        <w:t>-</w:t>
      </w:r>
      <w:ins w:id="252" w:author="Alex Rosenzweig" w:date="2022-12-29T16:24:00Z">
        <w:r w:rsidR="001B6A9F">
          <w:rPr>
            <w:rFonts w:ascii="Arial" w:hAnsi="Arial" w:cs="Arial"/>
            <w:sz w:val="19"/>
            <w:szCs w:val="19"/>
          </w:rPr>
          <w:t xml:space="preserve"> </w:t>
        </w:r>
      </w:ins>
      <w:r w:rsidR="00196C03" w:rsidRPr="00263626">
        <w:rPr>
          <w:rFonts w:ascii="Arial" w:hAnsi="Arial" w:cs="Arial"/>
          <w:sz w:val="19"/>
          <w:szCs w:val="19"/>
          <w:rPrChange w:id="253" w:author="Alex Rosenzweig" w:date="2022-12-29T15:50:00Z">
            <w:rPr>
              <w:rFonts w:ascii="Arial" w:hAnsi="Arial" w:cs="Arial"/>
              <w:sz w:val="20"/>
              <w:szCs w:val="20"/>
            </w:rPr>
          </w:rPrChange>
        </w:rPr>
        <w:t>2022)</w:t>
      </w:r>
    </w:p>
    <w:p w:rsidR="00E31F7B" w:rsidRPr="00263626" w:rsidRDefault="00E31F7B" w:rsidP="00E31F7B">
      <w:pPr>
        <w:pStyle w:val="ListBullet"/>
        <w:numPr>
          <w:ilvl w:val="0"/>
          <w:numId w:val="0"/>
        </w:numPr>
        <w:spacing w:after="0" w:line="240" w:lineRule="auto"/>
        <w:ind w:left="1260" w:hanging="900"/>
        <w:jc w:val="both"/>
        <w:rPr>
          <w:rFonts w:ascii="Arial" w:hAnsi="Arial" w:cs="Arial"/>
          <w:sz w:val="19"/>
          <w:szCs w:val="19"/>
          <w:rPrChange w:id="254" w:author="Alex Rosenzweig" w:date="2022-12-29T15:50:00Z">
            <w:rPr>
              <w:rFonts w:ascii="Arial" w:hAnsi="Arial" w:cs="Arial"/>
              <w:sz w:val="20"/>
              <w:szCs w:val="20"/>
            </w:rPr>
          </w:rPrChange>
        </w:rPr>
      </w:pPr>
      <w:r w:rsidRPr="00263626">
        <w:rPr>
          <w:rFonts w:ascii="Arial" w:hAnsi="Arial" w:cs="Arial"/>
          <w:b/>
          <w:bCs/>
          <w:sz w:val="19"/>
          <w:szCs w:val="19"/>
          <w:rPrChange w:id="255" w:author="Alex Rosenzweig" w:date="2022-12-29T15:50:00Z">
            <w:rPr>
              <w:rFonts w:ascii="Arial" w:hAnsi="Arial" w:cs="Arial"/>
              <w:b/>
              <w:bCs/>
              <w:sz w:val="20"/>
              <w:szCs w:val="20"/>
            </w:rPr>
          </w:rPrChange>
        </w:rPr>
        <w:t>Task 04:</w:t>
      </w:r>
      <w:r w:rsidRPr="00263626">
        <w:rPr>
          <w:rFonts w:ascii="Arial" w:hAnsi="Arial" w:cs="Arial"/>
          <w:b/>
          <w:bCs/>
          <w:sz w:val="19"/>
          <w:szCs w:val="19"/>
          <w:rPrChange w:id="256" w:author="Alex Rosenzweig" w:date="2022-12-29T15:50:00Z">
            <w:rPr>
              <w:rFonts w:ascii="Arial" w:hAnsi="Arial" w:cs="Arial"/>
              <w:b/>
              <w:bCs/>
              <w:sz w:val="20"/>
              <w:szCs w:val="20"/>
            </w:rPr>
          </w:rPrChange>
        </w:rPr>
        <w:tab/>
        <w:t>Commerce Street Connector</w:t>
      </w:r>
      <w:r w:rsidR="00826CA1" w:rsidRPr="00263626">
        <w:rPr>
          <w:rFonts w:ascii="Arial" w:hAnsi="Arial" w:cs="Arial"/>
          <w:sz w:val="19"/>
          <w:szCs w:val="19"/>
          <w:rPrChange w:id="257" w:author="Alex Rosenzweig" w:date="2022-12-29T15:50:00Z">
            <w:rPr>
              <w:rFonts w:ascii="Arial" w:hAnsi="Arial" w:cs="Arial"/>
              <w:sz w:val="20"/>
              <w:szCs w:val="20"/>
            </w:rPr>
          </w:rPrChange>
        </w:rPr>
        <w:t xml:space="preserve"> </w:t>
      </w:r>
      <w:ins w:id="258" w:author="Alex Rosenzweig" w:date="2022-12-29T16:24:00Z">
        <w:r w:rsidR="001B6A9F">
          <w:rPr>
            <w:rFonts w:ascii="Arial" w:hAnsi="Arial" w:cs="Arial"/>
            <w:sz w:val="19"/>
            <w:szCs w:val="19"/>
          </w:rPr>
          <w:t>-</w:t>
        </w:r>
      </w:ins>
      <w:del w:id="259" w:author="Alex Rosenzweig" w:date="2022-12-29T16:24:00Z">
        <w:r w:rsidR="00826CA1" w:rsidRPr="00263626" w:rsidDel="001B6A9F">
          <w:rPr>
            <w:rFonts w:ascii="Arial" w:hAnsi="Arial" w:cs="Arial"/>
            <w:sz w:val="19"/>
            <w:szCs w:val="19"/>
            <w:rPrChange w:id="260" w:author="Alex Rosenzweig" w:date="2022-12-29T15:50:00Z">
              <w:rPr>
                <w:rFonts w:ascii="Arial" w:hAnsi="Arial" w:cs="Arial"/>
                <w:sz w:val="20"/>
                <w:szCs w:val="20"/>
              </w:rPr>
            </w:rPrChange>
          </w:rPr>
          <w:delText>–</w:delText>
        </w:r>
      </w:del>
      <w:r w:rsidR="00826CA1" w:rsidRPr="00263626">
        <w:rPr>
          <w:rFonts w:ascii="Arial" w:hAnsi="Arial" w:cs="Arial"/>
          <w:sz w:val="19"/>
          <w:szCs w:val="19"/>
          <w:rPrChange w:id="261" w:author="Alex Rosenzweig" w:date="2022-12-29T15:50:00Z">
            <w:rPr>
              <w:rFonts w:ascii="Arial" w:hAnsi="Arial" w:cs="Arial"/>
              <w:sz w:val="20"/>
              <w:szCs w:val="20"/>
            </w:rPr>
          </w:rPrChange>
        </w:rPr>
        <w:t xml:space="preserve"> Project Engineer on this project to make improvements to the courtyard area of this site in the Old City neighborhood of the City. KSE is responsible for the grading, drainage, and erosion control on site. KSE is also tasked with the design of a retaining wall to replace the failing wall on site. </w:t>
      </w:r>
      <w:ins w:id="262" w:author="Alex Rosenzweig" w:date="2022-12-29T16:25:00Z">
        <w:r w:rsidR="001B6A9F">
          <w:rPr>
            <w:rFonts w:ascii="Arial" w:hAnsi="Arial" w:cs="Arial"/>
            <w:sz w:val="19"/>
            <w:szCs w:val="19"/>
          </w:rPr>
          <w:t xml:space="preserve"> </w:t>
        </w:r>
      </w:ins>
      <w:r w:rsidR="00826CA1" w:rsidRPr="00263626">
        <w:rPr>
          <w:rFonts w:ascii="Arial" w:hAnsi="Arial" w:cs="Arial"/>
          <w:sz w:val="19"/>
          <w:szCs w:val="19"/>
          <w:rPrChange w:id="263" w:author="Alex Rosenzweig" w:date="2022-12-29T15:50:00Z">
            <w:rPr>
              <w:rFonts w:ascii="Arial" w:hAnsi="Arial" w:cs="Arial"/>
              <w:sz w:val="20"/>
              <w:szCs w:val="20"/>
            </w:rPr>
          </w:rPrChange>
        </w:rPr>
        <w:t xml:space="preserve">(2020 </w:t>
      </w:r>
      <w:ins w:id="264" w:author="Alex Rosenzweig" w:date="2022-12-29T16:25:00Z">
        <w:r w:rsidR="001B6A9F">
          <w:rPr>
            <w:rFonts w:ascii="Arial" w:hAnsi="Arial" w:cs="Arial"/>
            <w:sz w:val="19"/>
            <w:szCs w:val="19"/>
          </w:rPr>
          <w:t>-</w:t>
        </w:r>
      </w:ins>
      <w:del w:id="265" w:author="Alex Rosenzweig" w:date="2022-12-29T16:25:00Z">
        <w:r w:rsidR="00826CA1" w:rsidRPr="00263626" w:rsidDel="001B6A9F">
          <w:rPr>
            <w:rFonts w:ascii="Arial" w:hAnsi="Arial" w:cs="Arial"/>
            <w:sz w:val="19"/>
            <w:szCs w:val="19"/>
            <w:rPrChange w:id="266" w:author="Alex Rosenzweig" w:date="2022-12-29T15:50:00Z">
              <w:rPr>
                <w:rFonts w:ascii="Arial" w:hAnsi="Arial" w:cs="Arial"/>
                <w:sz w:val="20"/>
                <w:szCs w:val="20"/>
              </w:rPr>
            </w:rPrChange>
          </w:rPr>
          <w:delText>–</w:delText>
        </w:r>
      </w:del>
      <w:r w:rsidR="00826CA1" w:rsidRPr="00263626">
        <w:rPr>
          <w:rFonts w:ascii="Arial" w:hAnsi="Arial" w:cs="Arial"/>
          <w:sz w:val="19"/>
          <w:szCs w:val="19"/>
          <w:rPrChange w:id="267" w:author="Alex Rosenzweig" w:date="2022-12-29T15:50:00Z">
            <w:rPr>
              <w:rFonts w:ascii="Arial" w:hAnsi="Arial" w:cs="Arial"/>
              <w:sz w:val="20"/>
              <w:szCs w:val="20"/>
            </w:rPr>
          </w:rPrChange>
        </w:rPr>
        <w:t xml:space="preserve"> Present)</w:t>
      </w:r>
    </w:p>
    <w:p w:rsidR="00E31F7B" w:rsidRPr="00263626" w:rsidRDefault="00E31F7B" w:rsidP="00066278">
      <w:pPr>
        <w:pStyle w:val="ListBullet"/>
        <w:numPr>
          <w:ilvl w:val="0"/>
          <w:numId w:val="0"/>
        </w:numPr>
        <w:spacing w:after="0" w:line="240" w:lineRule="auto"/>
        <w:jc w:val="both"/>
        <w:rPr>
          <w:rFonts w:ascii="Arial" w:hAnsi="Arial" w:cs="Arial"/>
          <w:b/>
          <w:bCs/>
          <w:sz w:val="19"/>
          <w:szCs w:val="19"/>
          <w:rPrChange w:id="268" w:author="Alex Rosenzweig" w:date="2022-12-29T15:50:00Z">
            <w:rPr>
              <w:rFonts w:ascii="Arial" w:hAnsi="Arial" w:cs="Arial"/>
              <w:b/>
              <w:bCs/>
              <w:sz w:val="20"/>
              <w:szCs w:val="20"/>
            </w:rPr>
          </w:rPrChange>
        </w:rPr>
      </w:pPr>
    </w:p>
    <w:p w:rsidR="00AC10D7" w:rsidRPr="00263626" w:rsidRDefault="00E31F7B" w:rsidP="00E31F7B">
      <w:pPr>
        <w:pStyle w:val="ListBullet"/>
        <w:numPr>
          <w:ilvl w:val="0"/>
          <w:numId w:val="0"/>
        </w:numPr>
        <w:spacing w:after="0" w:line="240" w:lineRule="auto"/>
        <w:jc w:val="both"/>
        <w:rPr>
          <w:rFonts w:ascii="Arial" w:hAnsi="Arial" w:cs="Arial"/>
          <w:b/>
          <w:bCs/>
          <w:sz w:val="19"/>
          <w:szCs w:val="19"/>
          <w:rPrChange w:id="269" w:author="Alex Rosenzweig" w:date="2022-12-29T15:50:00Z">
            <w:rPr>
              <w:rFonts w:ascii="Arial" w:hAnsi="Arial" w:cs="Arial"/>
              <w:b/>
              <w:bCs/>
              <w:sz w:val="20"/>
              <w:szCs w:val="20"/>
            </w:rPr>
          </w:rPrChange>
        </w:rPr>
      </w:pPr>
      <w:r w:rsidRPr="00263626">
        <w:rPr>
          <w:rFonts w:ascii="Arial" w:hAnsi="Arial" w:cs="Arial"/>
          <w:b/>
          <w:bCs/>
          <w:sz w:val="19"/>
          <w:szCs w:val="19"/>
          <w:highlight w:val="yellow"/>
          <w:rPrChange w:id="270" w:author="Alex Rosenzweig" w:date="2022-12-29T15:50:00Z">
            <w:rPr>
              <w:rFonts w:ascii="Arial" w:hAnsi="Arial" w:cs="Arial"/>
              <w:b/>
              <w:bCs/>
              <w:sz w:val="20"/>
              <w:szCs w:val="20"/>
              <w:highlight w:val="yellow"/>
            </w:rPr>
          </w:rPrChange>
        </w:rPr>
        <w:t>2019-2275</w:t>
      </w:r>
      <w:r w:rsidRPr="00263626">
        <w:rPr>
          <w:rFonts w:ascii="Arial" w:hAnsi="Arial" w:cs="Arial"/>
          <w:b/>
          <w:bCs/>
          <w:sz w:val="19"/>
          <w:szCs w:val="19"/>
          <w:rPrChange w:id="271" w:author="Alex Rosenzweig" w:date="2022-12-29T15:50:00Z">
            <w:rPr>
              <w:rFonts w:ascii="Arial" w:hAnsi="Arial" w:cs="Arial"/>
              <w:b/>
              <w:bCs/>
              <w:sz w:val="20"/>
              <w:szCs w:val="20"/>
            </w:rPr>
          </w:rPrChange>
        </w:rPr>
        <w:t xml:space="preserve"> – </w:t>
      </w:r>
      <w:r w:rsidR="00F515A5" w:rsidRPr="00263626">
        <w:rPr>
          <w:rFonts w:ascii="Arial" w:hAnsi="Arial" w:cs="Arial"/>
          <w:b/>
          <w:bCs/>
          <w:sz w:val="19"/>
          <w:szCs w:val="19"/>
          <w:rPrChange w:id="272" w:author="Alex Rosenzweig" w:date="2022-12-29T15:50:00Z">
            <w:rPr>
              <w:rFonts w:ascii="Arial" w:hAnsi="Arial" w:cs="Arial"/>
              <w:b/>
              <w:bCs/>
              <w:sz w:val="20"/>
              <w:szCs w:val="20"/>
            </w:rPr>
          </w:rPrChange>
        </w:rPr>
        <w:t xml:space="preserve">Rebuilding Community Infrastructure (Rebuild), </w:t>
      </w:r>
      <w:r w:rsidR="00CF2796" w:rsidRPr="00263626">
        <w:rPr>
          <w:rFonts w:ascii="Arial" w:hAnsi="Arial" w:cs="Arial"/>
          <w:b/>
          <w:bCs/>
          <w:sz w:val="19"/>
          <w:szCs w:val="19"/>
          <w:rPrChange w:id="273" w:author="Alex Rosenzweig" w:date="2022-12-29T15:50:00Z">
            <w:rPr>
              <w:rFonts w:ascii="Arial" w:hAnsi="Arial" w:cs="Arial"/>
              <w:b/>
              <w:bCs/>
              <w:sz w:val="20"/>
              <w:szCs w:val="20"/>
            </w:rPr>
          </w:rPrChange>
        </w:rPr>
        <w:t>As-Needed Landscape Architecture Services</w:t>
      </w:r>
      <w:r w:rsidR="00F515A5" w:rsidRPr="00263626">
        <w:rPr>
          <w:rFonts w:ascii="Arial" w:hAnsi="Arial" w:cs="Arial"/>
          <w:b/>
          <w:bCs/>
          <w:sz w:val="19"/>
          <w:szCs w:val="19"/>
          <w:rPrChange w:id="274" w:author="Alex Rosenzweig" w:date="2022-12-29T15:50:00Z">
            <w:rPr>
              <w:rFonts w:ascii="Arial" w:hAnsi="Arial" w:cs="Arial"/>
              <w:b/>
              <w:bCs/>
              <w:sz w:val="20"/>
              <w:szCs w:val="20"/>
            </w:rPr>
          </w:rPrChange>
        </w:rPr>
        <w:t>, Philadelphia, PA</w:t>
      </w:r>
      <w:del w:id="275" w:author="Alex Rosenzweig" w:date="2022-12-29T16:25:00Z">
        <w:r w:rsidR="00CF2796" w:rsidRPr="00263626" w:rsidDel="001B6A9F">
          <w:rPr>
            <w:rFonts w:ascii="Arial" w:hAnsi="Arial" w:cs="Arial"/>
            <w:b/>
            <w:bCs/>
            <w:sz w:val="19"/>
            <w:szCs w:val="19"/>
            <w:rPrChange w:id="276" w:author="Alex Rosenzweig" w:date="2022-12-29T15:50:00Z">
              <w:rPr>
                <w:rFonts w:ascii="Arial" w:hAnsi="Arial" w:cs="Arial"/>
                <w:b/>
                <w:bCs/>
                <w:sz w:val="20"/>
                <w:szCs w:val="20"/>
              </w:rPr>
            </w:rPrChange>
          </w:rPr>
          <w:delText xml:space="preserve"> </w:delText>
        </w:r>
        <w:r w:rsidR="00AC10D7" w:rsidRPr="00263626" w:rsidDel="001B6A9F">
          <w:rPr>
            <w:rFonts w:ascii="Arial" w:hAnsi="Arial" w:cs="Arial"/>
            <w:b/>
            <w:bCs/>
            <w:sz w:val="19"/>
            <w:szCs w:val="19"/>
            <w:rPrChange w:id="277" w:author="Alex Rosenzweig" w:date="2022-12-29T15:50:00Z">
              <w:rPr>
                <w:rFonts w:ascii="Arial" w:hAnsi="Arial" w:cs="Arial"/>
                <w:b/>
                <w:bCs/>
                <w:sz w:val="20"/>
                <w:szCs w:val="20"/>
              </w:rPr>
            </w:rPrChange>
          </w:rPr>
          <w:delText>–</w:delText>
        </w:r>
      </w:del>
      <w:r w:rsidR="00CF2796" w:rsidRPr="00263626">
        <w:rPr>
          <w:rFonts w:ascii="Arial" w:hAnsi="Arial" w:cs="Arial"/>
          <w:b/>
          <w:bCs/>
          <w:sz w:val="19"/>
          <w:szCs w:val="19"/>
          <w:rPrChange w:id="278" w:author="Alex Rosenzweig" w:date="2022-12-29T15:50:00Z">
            <w:rPr>
              <w:rFonts w:ascii="Arial" w:hAnsi="Arial" w:cs="Arial"/>
              <w:b/>
              <w:bCs/>
              <w:sz w:val="20"/>
              <w:szCs w:val="20"/>
            </w:rPr>
          </w:rPrChange>
        </w:rPr>
        <w:t xml:space="preserve"> </w:t>
      </w:r>
    </w:p>
    <w:p w:rsidR="00E31F7B" w:rsidRPr="00263626" w:rsidRDefault="00AC10D7" w:rsidP="00AC10D7">
      <w:pPr>
        <w:pStyle w:val="ListBullet"/>
        <w:numPr>
          <w:ilvl w:val="0"/>
          <w:numId w:val="0"/>
        </w:numPr>
        <w:spacing w:after="0" w:line="240" w:lineRule="auto"/>
        <w:ind w:left="1260" w:hanging="900"/>
        <w:jc w:val="both"/>
        <w:rPr>
          <w:rFonts w:ascii="Arial" w:hAnsi="Arial" w:cs="Arial"/>
          <w:sz w:val="19"/>
          <w:szCs w:val="19"/>
          <w:rPrChange w:id="279" w:author="Alex Rosenzweig" w:date="2022-12-29T15:50:00Z">
            <w:rPr>
              <w:rFonts w:ascii="Arial" w:hAnsi="Arial" w:cs="Arial"/>
              <w:sz w:val="20"/>
              <w:szCs w:val="20"/>
            </w:rPr>
          </w:rPrChange>
        </w:rPr>
      </w:pPr>
      <w:r w:rsidRPr="00263626">
        <w:rPr>
          <w:rFonts w:ascii="Arial" w:hAnsi="Arial" w:cs="Arial"/>
          <w:b/>
          <w:bCs/>
          <w:sz w:val="19"/>
          <w:szCs w:val="19"/>
          <w:highlight w:val="yellow"/>
          <w:rPrChange w:id="280" w:author="Alex Rosenzweig" w:date="2022-12-29T15:50:00Z">
            <w:rPr>
              <w:rFonts w:ascii="Arial" w:hAnsi="Arial" w:cs="Arial"/>
              <w:b/>
              <w:bCs/>
              <w:sz w:val="20"/>
              <w:szCs w:val="20"/>
              <w:highlight w:val="yellow"/>
            </w:rPr>
          </w:rPrChange>
        </w:rPr>
        <w:t>Task 01:</w:t>
      </w:r>
      <w:r w:rsidRPr="00263626">
        <w:rPr>
          <w:rFonts w:ascii="Arial" w:hAnsi="Arial" w:cs="Arial"/>
          <w:b/>
          <w:bCs/>
          <w:sz w:val="19"/>
          <w:szCs w:val="19"/>
          <w:highlight w:val="yellow"/>
          <w:rPrChange w:id="281" w:author="Alex Rosenzweig" w:date="2022-12-29T15:50:00Z">
            <w:rPr>
              <w:rFonts w:ascii="Arial" w:hAnsi="Arial" w:cs="Arial"/>
              <w:b/>
              <w:bCs/>
              <w:sz w:val="20"/>
              <w:szCs w:val="20"/>
              <w:highlight w:val="yellow"/>
            </w:rPr>
          </w:rPrChange>
        </w:rPr>
        <w:tab/>
      </w:r>
      <w:r w:rsidR="00E31F7B" w:rsidRPr="00263626">
        <w:rPr>
          <w:rFonts w:ascii="Arial" w:hAnsi="Arial" w:cs="Arial"/>
          <w:b/>
          <w:bCs/>
          <w:sz w:val="19"/>
          <w:szCs w:val="19"/>
          <w:rPrChange w:id="282" w:author="Alex Rosenzweig" w:date="2022-12-29T15:50:00Z">
            <w:rPr>
              <w:rFonts w:ascii="Arial" w:hAnsi="Arial" w:cs="Arial"/>
              <w:b/>
              <w:bCs/>
              <w:sz w:val="20"/>
              <w:szCs w:val="20"/>
            </w:rPr>
          </w:rPrChange>
        </w:rPr>
        <w:t>Capitolo Playground</w:t>
      </w:r>
      <w:r w:rsidR="00595339" w:rsidRPr="00263626">
        <w:rPr>
          <w:rFonts w:ascii="Arial" w:hAnsi="Arial" w:cs="Arial"/>
          <w:sz w:val="19"/>
          <w:szCs w:val="19"/>
          <w:rPrChange w:id="283" w:author="Alex Rosenzweig" w:date="2022-12-29T15:50:00Z">
            <w:rPr>
              <w:rFonts w:ascii="Arial" w:hAnsi="Arial" w:cs="Arial"/>
              <w:sz w:val="20"/>
              <w:szCs w:val="20"/>
            </w:rPr>
          </w:rPrChange>
        </w:rPr>
        <w:t xml:space="preserve"> </w:t>
      </w:r>
      <w:ins w:id="284" w:author="Alex Rosenzweig" w:date="2022-12-29T16:25:00Z">
        <w:r w:rsidR="001B6A9F">
          <w:rPr>
            <w:rFonts w:ascii="Arial" w:hAnsi="Arial" w:cs="Arial"/>
            <w:sz w:val="19"/>
            <w:szCs w:val="19"/>
          </w:rPr>
          <w:t>-</w:t>
        </w:r>
      </w:ins>
      <w:del w:id="285" w:author="Alex Rosenzweig" w:date="2022-12-29T16:25:00Z">
        <w:r w:rsidR="00595339" w:rsidRPr="00263626" w:rsidDel="001B6A9F">
          <w:rPr>
            <w:rFonts w:ascii="Arial" w:hAnsi="Arial" w:cs="Arial"/>
            <w:sz w:val="19"/>
            <w:szCs w:val="19"/>
            <w:rPrChange w:id="286" w:author="Alex Rosenzweig" w:date="2022-12-29T15:50:00Z">
              <w:rPr>
                <w:rFonts w:ascii="Arial" w:hAnsi="Arial" w:cs="Arial"/>
                <w:sz w:val="20"/>
                <w:szCs w:val="20"/>
              </w:rPr>
            </w:rPrChange>
          </w:rPr>
          <w:delText>–</w:delText>
        </w:r>
      </w:del>
      <w:r w:rsidR="00595339" w:rsidRPr="00263626">
        <w:rPr>
          <w:rFonts w:ascii="Arial" w:hAnsi="Arial" w:cs="Arial"/>
          <w:sz w:val="19"/>
          <w:szCs w:val="19"/>
          <w:rPrChange w:id="287" w:author="Alex Rosenzweig" w:date="2022-12-29T15:50:00Z">
            <w:rPr>
              <w:rFonts w:ascii="Arial" w:hAnsi="Arial" w:cs="Arial"/>
              <w:sz w:val="20"/>
              <w:szCs w:val="20"/>
            </w:rPr>
          </w:rPrChange>
        </w:rPr>
        <w:t xml:space="preserve"> Project Engineer on this project to make improvements to the athletic fields at Capitolo Playground in the South Philadelphia neighborhood of the City. The project involved the regrading of the existing soccer fields, improvements to the softball field, the installation of a new soccer mini-pitch, and other site improvements. Mr. Burrell was responsible for devising a plan that would meet all Philadelphia Water stormwater requirements without needing to excavate. Mr. Burrell ensured that the design was completed in a manner that would meet the Philadelphia Water requirements for Disconnection Green Review. Mr. Burrell was also responsible for the erosion control design and obtaining the necessary approvals from the Pennsylvania Department of Environmental Protection. (2020</w:t>
      </w:r>
      <w:ins w:id="288" w:author="Alex Rosenzweig" w:date="2022-12-29T16:26:00Z">
        <w:r w:rsidR="001B6A9F">
          <w:rPr>
            <w:rFonts w:ascii="Arial" w:hAnsi="Arial" w:cs="Arial"/>
            <w:sz w:val="19"/>
            <w:szCs w:val="19"/>
          </w:rPr>
          <w:t xml:space="preserve"> </w:t>
        </w:r>
      </w:ins>
      <w:r w:rsidR="00595339" w:rsidRPr="00263626">
        <w:rPr>
          <w:rFonts w:ascii="Arial" w:hAnsi="Arial" w:cs="Arial"/>
          <w:sz w:val="19"/>
          <w:szCs w:val="19"/>
          <w:rPrChange w:id="289" w:author="Alex Rosenzweig" w:date="2022-12-29T15:50:00Z">
            <w:rPr>
              <w:rFonts w:ascii="Arial" w:hAnsi="Arial" w:cs="Arial"/>
              <w:sz w:val="20"/>
              <w:szCs w:val="20"/>
            </w:rPr>
          </w:rPrChange>
        </w:rPr>
        <w:t>-</w:t>
      </w:r>
      <w:ins w:id="290" w:author="Alex Rosenzweig" w:date="2022-12-29T16:26:00Z">
        <w:r w:rsidR="001B6A9F">
          <w:rPr>
            <w:rFonts w:ascii="Arial" w:hAnsi="Arial" w:cs="Arial"/>
            <w:sz w:val="19"/>
            <w:szCs w:val="19"/>
          </w:rPr>
          <w:t xml:space="preserve"> </w:t>
        </w:r>
      </w:ins>
      <w:r w:rsidR="00595339" w:rsidRPr="00263626">
        <w:rPr>
          <w:rFonts w:ascii="Arial" w:hAnsi="Arial" w:cs="Arial"/>
          <w:sz w:val="19"/>
          <w:szCs w:val="19"/>
          <w:rPrChange w:id="291" w:author="Alex Rosenzweig" w:date="2022-12-29T15:50:00Z">
            <w:rPr>
              <w:rFonts w:ascii="Arial" w:hAnsi="Arial" w:cs="Arial"/>
              <w:sz w:val="20"/>
              <w:szCs w:val="20"/>
            </w:rPr>
          </w:rPrChange>
        </w:rPr>
        <w:t>2022)</w:t>
      </w: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292" w:author="Alex Rosenzweig" w:date="2022-12-29T15:50:00Z">
            <w:rPr>
              <w:rFonts w:ascii="Arial" w:hAnsi="Arial" w:cs="Arial"/>
              <w:b/>
              <w:bCs/>
              <w:sz w:val="20"/>
              <w:szCs w:val="20"/>
            </w:rPr>
          </w:rPrChange>
        </w:rPr>
      </w:pP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293" w:author="Alex Rosenzweig" w:date="2022-12-29T15:50:00Z">
            <w:rPr>
              <w:rFonts w:ascii="Arial" w:hAnsi="Arial" w:cs="Arial"/>
              <w:b/>
              <w:bCs/>
              <w:sz w:val="20"/>
              <w:szCs w:val="20"/>
            </w:rPr>
          </w:rPrChange>
        </w:rPr>
      </w:pPr>
      <w:r w:rsidRPr="00263626">
        <w:rPr>
          <w:rFonts w:ascii="Arial" w:hAnsi="Arial" w:cs="Arial"/>
          <w:b/>
          <w:bCs/>
          <w:sz w:val="19"/>
          <w:szCs w:val="19"/>
          <w:highlight w:val="yellow"/>
          <w:rPrChange w:id="294" w:author="Alex Rosenzweig" w:date="2022-12-29T15:50:00Z">
            <w:rPr>
              <w:rFonts w:ascii="Arial" w:hAnsi="Arial" w:cs="Arial"/>
              <w:b/>
              <w:bCs/>
              <w:sz w:val="20"/>
              <w:szCs w:val="20"/>
              <w:highlight w:val="yellow"/>
            </w:rPr>
          </w:rPrChange>
        </w:rPr>
        <w:t>2021-2467</w:t>
      </w:r>
      <w:r w:rsidR="00BF241D" w:rsidRPr="00263626">
        <w:rPr>
          <w:rFonts w:ascii="Arial" w:hAnsi="Arial" w:cs="Arial"/>
          <w:b/>
          <w:bCs/>
          <w:sz w:val="19"/>
          <w:szCs w:val="19"/>
          <w:rPrChange w:id="295" w:author="Alex Rosenzweig" w:date="2022-12-29T15:50:00Z">
            <w:rPr>
              <w:rFonts w:ascii="Arial" w:hAnsi="Arial" w:cs="Arial"/>
              <w:b/>
              <w:bCs/>
              <w:sz w:val="20"/>
              <w:szCs w:val="20"/>
            </w:rPr>
          </w:rPrChange>
        </w:rPr>
        <w:t xml:space="preserve"> – Fairmount Park Conservancy</w:t>
      </w:r>
      <w:r w:rsidR="00F515A5" w:rsidRPr="00263626">
        <w:rPr>
          <w:rFonts w:ascii="Arial" w:hAnsi="Arial" w:cs="Arial"/>
          <w:b/>
          <w:bCs/>
          <w:sz w:val="19"/>
          <w:szCs w:val="19"/>
          <w:rPrChange w:id="296" w:author="Alex Rosenzweig" w:date="2022-12-29T15:50:00Z">
            <w:rPr>
              <w:rFonts w:ascii="Arial" w:hAnsi="Arial" w:cs="Arial"/>
              <w:b/>
              <w:bCs/>
              <w:sz w:val="20"/>
              <w:szCs w:val="20"/>
            </w:rPr>
          </w:rPrChange>
        </w:rPr>
        <w:t xml:space="preserve">, </w:t>
      </w:r>
      <w:r w:rsidR="00BF241D" w:rsidRPr="00263626">
        <w:rPr>
          <w:rFonts w:ascii="Arial" w:hAnsi="Arial" w:cs="Arial"/>
          <w:b/>
          <w:bCs/>
          <w:sz w:val="19"/>
          <w:szCs w:val="19"/>
          <w:rPrChange w:id="297" w:author="Alex Rosenzweig" w:date="2022-12-29T15:50:00Z">
            <w:rPr>
              <w:rFonts w:ascii="Arial" w:hAnsi="Arial" w:cs="Arial"/>
              <w:b/>
              <w:bCs/>
              <w:sz w:val="20"/>
              <w:szCs w:val="20"/>
            </w:rPr>
          </w:rPrChange>
        </w:rPr>
        <w:t>Franklin Delano Roosevelt Master Plan Implementation</w:t>
      </w:r>
      <w:r w:rsidR="00F515A5" w:rsidRPr="00263626">
        <w:rPr>
          <w:rFonts w:ascii="Arial" w:hAnsi="Arial" w:cs="Arial"/>
          <w:b/>
          <w:bCs/>
          <w:sz w:val="19"/>
          <w:szCs w:val="19"/>
          <w:rPrChange w:id="298" w:author="Alex Rosenzweig" w:date="2022-12-29T15:50:00Z">
            <w:rPr>
              <w:rFonts w:ascii="Arial" w:hAnsi="Arial" w:cs="Arial"/>
              <w:b/>
              <w:bCs/>
              <w:sz w:val="20"/>
              <w:szCs w:val="20"/>
            </w:rPr>
          </w:rPrChange>
        </w:rPr>
        <w:t>, Philadelphia, PA</w:t>
      </w:r>
    </w:p>
    <w:p w:rsidR="00FC3F9F" w:rsidRPr="00263626" w:rsidRDefault="00FC3F9F" w:rsidP="00FC3F9F">
      <w:pPr>
        <w:pStyle w:val="ListBullet"/>
        <w:numPr>
          <w:ilvl w:val="0"/>
          <w:numId w:val="0"/>
        </w:numPr>
        <w:spacing w:after="0" w:line="240" w:lineRule="auto"/>
        <w:ind w:left="1260" w:hanging="900"/>
        <w:jc w:val="both"/>
        <w:rPr>
          <w:rFonts w:ascii="Arial" w:hAnsi="Arial" w:cs="Arial"/>
          <w:sz w:val="19"/>
          <w:szCs w:val="19"/>
          <w:rPrChange w:id="299" w:author="Alex Rosenzweig" w:date="2022-12-29T15:50:00Z">
            <w:rPr>
              <w:rFonts w:ascii="Arial" w:hAnsi="Arial" w:cs="Arial"/>
              <w:sz w:val="20"/>
              <w:szCs w:val="20"/>
            </w:rPr>
          </w:rPrChange>
        </w:rPr>
      </w:pPr>
      <w:r w:rsidRPr="00263626">
        <w:rPr>
          <w:rFonts w:ascii="Arial" w:hAnsi="Arial" w:cs="Arial"/>
          <w:b/>
          <w:bCs/>
          <w:sz w:val="19"/>
          <w:szCs w:val="19"/>
          <w:rPrChange w:id="300" w:author="Alex Rosenzweig" w:date="2022-12-29T15:50:00Z">
            <w:rPr>
              <w:rFonts w:ascii="Arial" w:hAnsi="Arial" w:cs="Arial"/>
              <w:b/>
              <w:bCs/>
              <w:sz w:val="20"/>
              <w:szCs w:val="20"/>
            </w:rPr>
          </w:rPrChange>
        </w:rPr>
        <w:t>Task 01:</w:t>
      </w:r>
      <w:r w:rsidRPr="00263626">
        <w:rPr>
          <w:rFonts w:ascii="Arial" w:hAnsi="Arial" w:cs="Arial"/>
          <w:b/>
          <w:bCs/>
          <w:sz w:val="19"/>
          <w:szCs w:val="19"/>
          <w:rPrChange w:id="301" w:author="Alex Rosenzweig" w:date="2022-12-29T15:50:00Z">
            <w:rPr>
              <w:rFonts w:ascii="Arial" w:hAnsi="Arial" w:cs="Arial"/>
              <w:b/>
              <w:bCs/>
              <w:sz w:val="20"/>
              <w:szCs w:val="20"/>
            </w:rPr>
          </w:rPrChange>
        </w:rPr>
        <w:tab/>
        <w:t>Pattison Playground</w:t>
      </w:r>
      <w:r w:rsidR="00595339" w:rsidRPr="00263626">
        <w:rPr>
          <w:rFonts w:ascii="Arial" w:hAnsi="Arial" w:cs="Arial"/>
          <w:sz w:val="19"/>
          <w:szCs w:val="19"/>
          <w:rPrChange w:id="302" w:author="Alex Rosenzweig" w:date="2022-12-29T15:50:00Z">
            <w:rPr>
              <w:rFonts w:ascii="Arial" w:hAnsi="Arial" w:cs="Arial"/>
              <w:sz w:val="20"/>
              <w:szCs w:val="20"/>
            </w:rPr>
          </w:rPrChange>
        </w:rPr>
        <w:t xml:space="preserve"> </w:t>
      </w:r>
      <w:ins w:id="303" w:author="Alex Rosenzweig" w:date="2022-12-29T16:26:00Z">
        <w:r w:rsidR="001B6A9F">
          <w:rPr>
            <w:rFonts w:ascii="Arial" w:hAnsi="Arial" w:cs="Arial"/>
            <w:sz w:val="19"/>
            <w:szCs w:val="19"/>
          </w:rPr>
          <w:t>-</w:t>
        </w:r>
      </w:ins>
      <w:del w:id="304" w:author="Alex Rosenzweig" w:date="2022-12-29T16:26:00Z">
        <w:r w:rsidR="00595339" w:rsidRPr="00263626" w:rsidDel="001B6A9F">
          <w:rPr>
            <w:rFonts w:ascii="Arial" w:hAnsi="Arial" w:cs="Arial"/>
            <w:sz w:val="19"/>
            <w:szCs w:val="19"/>
            <w:rPrChange w:id="305" w:author="Alex Rosenzweig" w:date="2022-12-29T15:50:00Z">
              <w:rPr>
                <w:rFonts w:ascii="Arial" w:hAnsi="Arial" w:cs="Arial"/>
                <w:sz w:val="20"/>
                <w:szCs w:val="20"/>
              </w:rPr>
            </w:rPrChange>
          </w:rPr>
          <w:delText>–</w:delText>
        </w:r>
      </w:del>
      <w:r w:rsidR="00595339" w:rsidRPr="00263626">
        <w:rPr>
          <w:rFonts w:ascii="Arial" w:hAnsi="Arial" w:cs="Arial"/>
          <w:sz w:val="19"/>
          <w:szCs w:val="19"/>
          <w:rPrChange w:id="306" w:author="Alex Rosenzweig" w:date="2022-12-29T15:50:00Z">
            <w:rPr>
              <w:rFonts w:ascii="Arial" w:hAnsi="Arial" w:cs="Arial"/>
              <w:sz w:val="20"/>
              <w:szCs w:val="20"/>
            </w:rPr>
          </w:rPrChange>
        </w:rPr>
        <w:t xml:space="preserve"> Project </w:t>
      </w:r>
      <w:ins w:id="307" w:author="Alex Rosenzweig" w:date="2022-12-29T16:26:00Z">
        <w:r w:rsidR="001B6A9F">
          <w:rPr>
            <w:rFonts w:ascii="Arial" w:hAnsi="Arial" w:cs="Arial"/>
            <w:sz w:val="19"/>
            <w:szCs w:val="19"/>
          </w:rPr>
          <w:t>E</w:t>
        </w:r>
      </w:ins>
      <w:del w:id="308" w:author="Alex Rosenzweig" w:date="2022-12-29T16:26:00Z">
        <w:r w:rsidR="00595339" w:rsidRPr="00263626" w:rsidDel="001B6A9F">
          <w:rPr>
            <w:rFonts w:ascii="Arial" w:hAnsi="Arial" w:cs="Arial"/>
            <w:sz w:val="19"/>
            <w:szCs w:val="19"/>
            <w:rPrChange w:id="309" w:author="Alex Rosenzweig" w:date="2022-12-29T15:50:00Z">
              <w:rPr>
                <w:rFonts w:ascii="Arial" w:hAnsi="Arial" w:cs="Arial"/>
                <w:sz w:val="20"/>
                <w:szCs w:val="20"/>
              </w:rPr>
            </w:rPrChange>
          </w:rPr>
          <w:delText>e</w:delText>
        </w:r>
      </w:del>
      <w:r w:rsidR="00595339" w:rsidRPr="00263626">
        <w:rPr>
          <w:rFonts w:ascii="Arial" w:hAnsi="Arial" w:cs="Arial"/>
          <w:sz w:val="19"/>
          <w:szCs w:val="19"/>
          <w:rPrChange w:id="310" w:author="Alex Rosenzweig" w:date="2022-12-29T15:50:00Z">
            <w:rPr>
              <w:rFonts w:ascii="Arial" w:hAnsi="Arial" w:cs="Arial"/>
              <w:sz w:val="20"/>
              <w:szCs w:val="20"/>
            </w:rPr>
          </w:rPrChange>
        </w:rPr>
        <w:t xml:space="preserve">ngineer on this project to obtain the necessary zoning and building permits from the Philadelphia Department of Licenses and Inspections. Mr. Burrell worked with the designers for this playground and the City officials ensuring </w:t>
      </w:r>
      <w:ins w:id="311" w:author="Alex Rosenzweig" w:date="2022-12-29T16:27:00Z">
        <w:r w:rsidR="001B6A9F">
          <w:rPr>
            <w:rFonts w:ascii="Arial" w:hAnsi="Arial" w:cs="Arial"/>
            <w:sz w:val="19"/>
            <w:szCs w:val="19"/>
          </w:rPr>
          <w:t xml:space="preserve">that </w:t>
        </w:r>
      </w:ins>
      <w:r w:rsidR="00595339" w:rsidRPr="00263626">
        <w:rPr>
          <w:rFonts w:ascii="Arial" w:hAnsi="Arial" w:cs="Arial"/>
          <w:sz w:val="19"/>
          <w:szCs w:val="19"/>
          <w:rPrChange w:id="312" w:author="Alex Rosenzweig" w:date="2022-12-29T15:50:00Z">
            <w:rPr>
              <w:rFonts w:ascii="Arial" w:hAnsi="Arial" w:cs="Arial"/>
              <w:sz w:val="20"/>
              <w:szCs w:val="20"/>
            </w:rPr>
          </w:rPrChange>
        </w:rPr>
        <w:t xml:space="preserve">this project received the necessary permits for construction. </w:t>
      </w:r>
      <w:ins w:id="313" w:author="Alex Rosenzweig" w:date="2022-12-29T16:27:00Z">
        <w:r w:rsidR="001B6A9F">
          <w:rPr>
            <w:rFonts w:ascii="Arial" w:hAnsi="Arial" w:cs="Arial"/>
            <w:sz w:val="19"/>
            <w:szCs w:val="19"/>
          </w:rPr>
          <w:t xml:space="preserve"> </w:t>
        </w:r>
      </w:ins>
      <w:r w:rsidR="00595339" w:rsidRPr="00263626">
        <w:rPr>
          <w:rFonts w:ascii="Arial" w:hAnsi="Arial" w:cs="Arial"/>
          <w:sz w:val="19"/>
          <w:szCs w:val="19"/>
          <w:rPrChange w:id="314" w:author="Alex Rosenzweig" w:date="2022-12-29T15:50:00Z">
            <w:rPr>
              <w:rFonts w:ascii="Arial" w:hAnsi="Arial" w:cs="Arial"/>
              <w:sz w:val="20"/>
              <w:szCs w:val="20"/>
            </w:rPr>
          </w:rPrChange>
        </w:rPr>
        <w:t>(2022)</w:t>
      </w:r>
    </w:p>
    <w:p w:rsidR="00FC3F9F" w:rsidRPr="00263626" w:rsidRDefault="00FC3F9F" w:rsidP="00FC3F9F">
      <w:pPr>
        <w:pStyle w:val="ListBullet"/>
        <w:numPr>
          <w:ilvl w:val="0"/>
          <w:numId w:val="0"/>
        </w:numPr>
        <w:spacing w:after="0" w:line="240" w:lineRule="auto"/>
        <w:ind w:left="1260" w:hanging="900"/>
        <w:jc w:val="both"/>
        <w:rPr>
          <w:rFonts w:ascii="Arial" w:hAnsi="Arial" w:cs="Arial"/>
          <w:sz w:val="19"/>
          <w:szCs w:val="19"/>
          <w:rPrChange w:id="315" w:author="Alex Rosenzweig" w:date="2022-12-29T15:50:00Z">
            <w:rPr>
              <w:rFonts w:ascii="Arial" w:hAnsi="Arial" w:cs="Arial"/>
              <w:sz w:val="20"/>
              <w:szCs w:val="20"/>
            </w:rPr>
          </w:rPrChange>
        </w:rPr>
      </w:pPr>
      <w:r w:rsidRPr="00263626">
        <w:rPr>
          <w:rFonts w:ascii="Arial" w:hAnsi="Arial" w:cs="Arial"/>
          <w:b/>
          <w:bCs/>
          <w:sz w:val="19"/>
          <w:szCs w:val="19"/>
          <w:rPrChange w:id="316" w:author="Alex Rosenzweig" w:date="2022-12-29T15:50:00Z">
            <w:rPr>
              <w:rFonts w:ascii="Arial" w:hAnsi="Arial" w:cs="Arial"/>
              <w:b/>
              <w:bCs/>
              <w:sz w:val="20"/>
              <w:szCs w:val="20"/>
            </w:rPr>
          </w:rPrChange>
        </w:rPr>
        <w:t>Task 07:</w:t>
      </w:r>
      <w:r w:rsidRPr="00263626">
        <w:rPr>
          <w:rFonts w:ascii="Arial" w:hAnsi="Arial" w:cs="Arial"/>
          <w:b/>
          <w:bCs/>
          <w:sz w:val="19"/>
          <w:szCs w:val="19"/>
          <w:rPrChange w:id="317" w:author="Alex Rosenzweig" w:date="2022-12-29T15:50:00Z">
            <w:rPr>
              <w:rFonts w:ascii="Arial" w:hAnsi="Arial" w:cs="Arial"/>
              <w:b/>
              <w:bCs/>
              <w:sz w:val="20"/>
              <w:szCs w:val="20"/>
            </w:rPr>
          </w:rPrChange>
        </w:rPr>
        <w:tab/>
        <w:t>Traffic Study</w:t>
      </w:r>
      <w:r w:rsidR="00595339" w:rsidRPr="00263626">
        <w:rPr>
          <w:rFonts w:ascii="Arial" w:hAnsi="Arial" w:cs="Arial"/>
          <w:sz w:val="19"/>
          <w:szCs w:val="19"/>
          <w:rPrChange w:id="318" w:author="Alex Rosenzweig" w:date="2022-12-29T15:50:00Z">
            <w:rPr>
              <w:rFonts w:ascii="Arial" w:hAnsi="Arial" w:cs="Arial"/>
              <w:sz w:val="20"/>
              <w:szCs w:val="20"/>
            </w:rPr>
          </w:rPrChange>
        </w:rPr>
        <w:t xml:space="preserve"> </w:t>
      </w:r>
      <w:ins w:id="319" w:author="Alex Rosenzweig" w:date="2022-12-29T16:27:00Z">
        <w:r w:rsidR="001B6A9F">
          <w:rPr>
            <w:rFonts w:ascii="Arial" w:hAnsi="Arial" w:cs="Arial"/>
            <w:sz w:val="19"/>
            <w:szCs w:val="19"/>
          </w:rPr>
          <w:t>-</w:t>
        </w:r>
      </w:ins>
      <w:del w:id="320" w:author="Alex Rosenzweig" w:date="2022-12-29T16:27:00Z">
        <w:r w:rsidR="00595339" w:rsidRPr="00263626" w:rsidDel="001B6A9F">
          <w:rPr>
            <w:rFonts w:ascii="Arial" w:hAnsi="Arial" w:cs="Arial"/>
            <w:sz w:val="19"/>
            <w:szCs w:val="19"/>
            <w:rPrChange w:id="321" w:author="Alex Rosenzweig" w:date="2022-12-29T15:50:00Z">
              <w:rPr>
                <w:rFonts w:ascii="Arial" w:hAnsi="Arial" w:cs="Arial"/>
                <w:sz w:val="20"/>
                <w:szCs w:val="20"/>
              </w:rPr>
            </w:rPrChange>
          </w:rPr>
          <w:delText>–</w:delText>
        </w:r>
      </w:del>
      <w:r w:rsidR="00595339" w:rsidRPr="00263626">
        <w:rPr>
          <w:rFonts w:ascii="Arial" w:hAnsi="Arial" w:cs="Arial"/>
          <w:sz w:val="19"/>
          <w:szCs w:val="19"/>
          <w:rPrChange w:id="322" w:author="Alex Rosenzweig" w:date="2022-12-29T15:50:00Z">
            <w:rPr>
              <w:rFonts w:ascii="Arial" w:hAnsi="Arial" w:cs="Arial"/>
              <w:sz w:val="20"/>
              <w:szCs w:val="20"/>
            </w:rPr>
          </w:rPrChange>
        </w:rPr>
        <w:t xml:space="preserve"> Project Engineer on this project evaluating various options for traffic into and out of FDR Park. This study involved obtaining all current City Plans from the Philadelphia Department of Streets and reviewing the options for vehicular traffic within the park and onto Pattison Avenue. </w:t>
      </w:r>
      <w:ins w:id="323" w:author="Alex Rosenzweig" w:date="2022-12-29T16:27:00Z">
        <w:r w:rsidR="00F01222">
          <w:rPr>
            <w:rFonts w:ascii="Arial" w:hAnsi="Arial" w:cs="Arial"/>
            <w:sz w:val="19"/>
            <w:szCs w:val="19"/>
          </w:rPr>
          <w:t xml:space="preserve"> </w:t>
        </w:r>
      </w:ins>
      <w:r w:rsidR="00595339" w:rsidRPr="00263626">
        <w:rPr>
          <w:rFonts w:ascii="Arial" w:hAnsi="Arial" w:cs="Arial"/>
          <w:sz w:val="19"/>
          <w:szCs w:val="19"/>
          <w:rPrChange w:id="324" w:author="Alex Rosenzweig" w:date="2022-12-29T15:50:00Z">
            <w:rPr>
              <w:rFonts w:ascii="Arial" w:hAnsi="Arial" w:cs="Arial"/>
              <w:sz w:val="20"/>
              <w:szCs w:val="20"/>
            </w:rPr>
          </w:rPrChange>
        </w:rPr>
        <w:t xml:space="preserve">(2022 </w:t>
      </w:r>
      <w:ins w:id="325" w:author="Alex Rosenzweig" w:date="2022-12-29T16:27:00Z">
        <w:r w:rsidR="00F01222">
          <w:rPr>
            <w:rFonts w:ascii="Arial" w:hAnsi="Arial" w:cs="Arial"/>
            <w:sz w:val="19"/>
            <w:szCs w:val="19"/>
          </w:rPr>
          <w:t>-</w:t>
        </w:r>
      </w:ins>
      <w:del w:id="326" w:author="Alex Rosenzweig" w:date="2022-12-29T16:27:00Z">
        <w:r w:rsidR="00595339" w:rsidRPr="00263626" w:rsidDel="00F01222">
          <w:rPr>
            <w:rFonts w:ascii="Arial" w:hAnsi="Arial" w:cs="Arial"/>
            <w:sz w:val="19"/>
            <w:szCs w:val="19"/>
            <w:rPrChange w:id="327" w:author="Alex Rosenzweig" w:date="2022-12-29T15:50:00Z">
              <w:rPr>
                <w:rFonts w:ascii="Arial" w:hAnsi="Arial" w:cs="Arial"/>
                <w:sz w:val="20"/>
                <w:szCs w:val="20"/>
              </w:rPr>
            </w:rPrChange>
          </w:rPr>
          <w:delText>–</w:delText>
        </w:r>
      </w:del>
      <w:r w:rsidR="00595339" w:rsidRPr="00263626">
        <w:rPr>
          <w:rFonts w:ascii="Arial" w:hAnsi="Arial" w:cs="Arial"/>
          <w:sz w:val="19"/>
          <w:szCs w:val="19"/>
          <w:rPrChange w:id="328" w:author="Alex Rosenzweig" w:date="2022-12-29T15:50:00Z">
            <w:rPr>
              <w:rFonts w:ascii="Arial" w:hAnsi="Arial" w:cs="Arial"/>
              <w:sz w:val="20"/>
              <w:szCs w:val="20"/>
            </w:rPr>
          </w:rPrChange>
        </w:rPr>
        <w:t xml:space="preserve"> Present)</w:t>
      </w: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329" w:author="Alex Rosenzweig" w:date="2022-12-29T15:50:00Z">
            <w:rPr>
              <w:rFonts w:ascii="Arial" w:hAnsi="Arial" w:cs="Arial"/>
              <w:b/>
              <w:bCs/>
              <w:sz w:val="20"/>
              <w:szCs w:val="20"/>
            </w:rPr>
          </w:rPrChange>
        </w:rPr>
      </w:pP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330" w:author="Alex Rosenzweig" w:date="2022-12-29T15:50:00Z">
            <w:rPr>
              <w:rFonts w:ascii="Arial" w:hAnsi="Arial" w:cs="Arial"/>
              <w:b/>
              <w:bCs/>
              <w:sz w:val="20"/>
              <w:szCs w:val="20"/>
            </w:rPr>
          </w:rPrChange>
        </w:rPr>
      </w:pPr>
      <w:r w:rsidRPr="00263626">
        <w:rPr>
          <w:rFonts w:ascii="Arial" w:hAnsi="Arial" w:cs="Arial"/>
          <w:b/>
          <w:bCs/>
          <w:sz w:val="19"/>
          <w:szCs w:val="19"/>
          <w:highlight w:val="yellow"/>
          <w:rPrChange w:id="331" w:author="Alex Rosenzweig" w:date="2022-12-29T15:50:00Z">
            <w:rPr>
              <w:rFonts w:ascii="Arial" w:hAnsi="Arial" w:cs="Arial"/>
              <w:b/>
              <w:bCs/>
              <w:sz w:val="20"/>
              <w:szCs w:val="20"/>
              <w:highlight w:val="yellow"/>
            </w:rPr>
          </w:rPrChange>
        </w:rPr>
        <w:t>2021-2471</w:t>
      </w:r>
      <w:r w:rsidR="00BF241D" w:rsidRPr="00263626">
        <w:rPr>
          <w:rFonts w:ascii="Arial" w:hAnsi="Arial" w:cs="Arial"/>
          <w:b/>
          <w:bCs/>
          <w:sz w:val="19"/>
          <w:szCs w:val="19"/>
          <w:rPrChange w:id="332" w:author="Alex Rosenzweig" w:date="2022-12-29T15:50:00Z">
            <w:rPr>
              <w:rFonts w:ascii="Arial" w:hAnsi="Arial" w:cs="Arial"/>
              <w:b/>
              <w:bCs/>
              <w:sz w:val="20"/>
              <w:szCs w:val="20"/>
            </w:rPr>
          </w:rPrChange>
        </w:rPr>
        <w:t xml:space="preserve"> – </w:t>
      </w:r>
      <w:r w:rsidR="00F515A5" w:rsidRPr="00263626">
        <w:rPr>
          <w:rFonts w:ascii="Arial" w:hAnsi="Arial" w:cs="Arial"/>
          <w:b/>
          <w:bCs/>
          <w:sz w:val="19"/>
          <w:szCs w:val="19"/>
          <w:rPrChange w:id="333" w:author="Alex Rosenzweig" w:date="2022-12-29T15:50:00Z">
            <w:rPr>
              <w:rFonts w:ascii="Arial" w:hAnsi="Arial" w:cs="Arial"/>
              <w:b/>
              <w:bCs/>
              <w:sz w:val="20"/>
              <w:szCs w:val="20"/>
            </w:rPr>
          </w:rPrChange>
        </w:rPr>
        <w:t xml:space="preserve">Philadelphia Department of Parks and Recreation, </w:t>
      </w:r>
      <w:r w:rsidR="00BF241D" w:rsidRPr="00263626">
        <w:rPr>
          <w:rFonts w:ascii="Arial" w:hAnsi="Arial" w:cs="Arial"/>
          <w:b/>
          <w:bCs/>
          <w:sz w:val="19"/>
          <w:szCs w:val="19"/>
          <w:rPrChange w:id="334" w:author="Alex Rosenzweig" w:date="2022-12-29T15:50:00Z">
            <w:rPr>
              <w:rFonts w:ascii="Arial" w:hAnsi="Arial" w:cs="Arial"/>
              <w:b/>
              <w:bCs/>
              <w:sz w:val="20"/>
              <w:szCs w:val="20"/>
            </w:rPr>
          </w:rPrChange>
        </w:rPr>
        <w:t>Landscape Architecture Requirements Contract</w:t>
      </w:r>
      <w:r w:rsidR="00F515A5" w:rsidRPr="00263626">
        <w:rPr>
          <w:rFonts w:ascii="Arial" w:hAnsi="Arial" w:cs="Arial"/>
          <w:b/>
          <w:bCs/>
          <w:sz w:val="19"/>
          <w:szCs w:val="19"/>
          <w:rPrChange w:id="335" w:author="Alex Rosenzweig" w:date="2022-12-29T15:50:00Z">
            <w:rPr>
              <w:rFonts w:ascii="Arial" w:hAnsi="Arial" w:cs="Arial"/>
              <w:b/>
              <w:bCs/>
              <w:sz w:val="20"/>
              <w:szCs w:val="20"/>
            </w:rPr>
          </w:rPrChange>
        </w:rPr>
        <w:t>, Philadelphia, PA</w:t>
      </w:r>
      <w:r w:rsidR="00BF241D" w:rsidRPr="00263626">
        <w:rPr>
          <w:rFonts w:ascii="Arial" w:hAnsi="Arial" w:cs="Arial"/>
          <w:b/>
          <w:bCs/>
          <w:sz w:val="19"/>
          <w:szCs w:val="19"/>
          <w:rPrChange w:id="336" w:author="Alex Rosenzweig" w:date="2022-12-29T15:50:00Z">
            <w:rPr>
              <w:rFonts w:ascii="Arial" w:hAnsi="Arial" w:cs="Arial"/>
              <w:b/>
              <w:bCs/>
              <w:sz w:val="20"/>
              <w:szCs w:val="20"/>
            </w:rPr>
          </w:rPrChange>
        </w:rPr>
        <w:t xml:space="preserve"> </w:t>
      </w:r>
    </w:p>
    <w:p w:rsidR="00FC3F9F" w:rsidRPr="00263626" w:rsidRDefault="00FC3F9F" w:rsidP="00FC3F9F">
      <w:pPr>
        <w:pStyle w:val="ListBullet"/>
        <w:numPr>
          <w:ilvl w:val="0"/>
          <w:numId w:val="0"/>
        </w:numPr>
        <w:spacing w:after="0" w:line="240" w:lineRule="auto"/>
        <w:ind w:left="1260" w:hanging="900"/>
        <w:jc w:val="both"/>
        <w:rPr>
          <w:rFonts w:ascii="Arial" w:hAnsi="Arial" w:cs="Arial"/>
          <w:sz w:val="19"/>
          <w:szCs w:val="19"/>
          <w:rPrChange w:id="337" w:author="Alex Rosenzweig" w:date="2022-12-29T15:50:00Z">
            <w:rPr>
              <w:rFonts w:ascii="Arial" w:hAnsi="Arial" w:cs="Arial"/>
              <w:sz w:val="20"/>
              <w:szCs w:val="20"/>
            </w:rPr>
          </w:rPrChange>
        </w:rPr>
      </w:pPr>
      <w:r w:rsidRPr="00263626">
        <w:rPr>
          <w:rFonts w:ascii="Arial" w:hAnsi="Arial" w:cs="Arial"/>
          <w:b/>
          <w:bCs/>
          <w:sz w:val="19"/>
          <w:szCs w:val="19"/>
          <w:rPrChange w:id="338" w:author="Alex Rosenzweig" w:date="2022-12-29T15:50:00Z">
            <w:rPr>
              <w:rFonts w:ascii="Arial" w:hAnsi="Arial" w:cs="Arial"/>
              <w:b/>
              <w:bCs/>
              <w:sz w:val="20"/>
              <w:szCs w:val="20"/>
            </w:rPr>
          </w:rPrChange>
        </w:rPr>
        <w:t>Task 02:</w:t>
      </w:r>
      <w:r w:rsidRPr="00263626">
        <w:rPr>
          <w:rFonts w:ascii="Arial" w:hAnsi="Arial" w:cs="Arial"/>
          <w:b/>
          <w:bCs/>
          <w:sz w:val="19"/>
          <w:szCs w:val="19"/>
          <w:rPrChange w:id="339" w:author="Alex Rosenzweig" w:date="2022-12-29T15:50:00Z">
            <w:rPr>
              <w:rFonts w:ascii="Arial" w:hAnsi="Arial" w:cs="Arial"/>
              <w:b/>
              <w:bCs/>
              <w:sz w:val="20"/>
              <w:szCs w:val="20"/>
            </w:rPr>
          </w:rPrChange>
        </w:rPr>
        <w:tab/>
        <w:t>Nicetown Park</w:t>
      </w:r>
      <w:r w:rsidR="008143E1" w:rsidRPr="00263626">
        <w:rPr>
          <w:rFonts w:ascii="Arial" w:hAnsi="Arial" w:cs="Arial"/>
          <w:sz w:val="19"/>
          <w:szCs w:val="19"/>
          <w:rPrChange w:id="340" w:author="Alex Rosenzweig" w:date="2022-12-29T15:50:00Z">
            <w:rPr>
              <w:rFonts w:ascii="Arial" w:hAnsi="Arial" w:cs="Arial"/>
              <w:sz w:val="20"/>
              <w:szCs w:val="20"/>
            </w:rPr>
          </w:rPrChange>
        </w:rPr>
        <w:t xml:space="preserve"> </w:t>
      </w:r>
      <w:ins w:id="341" w:author="Alex Rosenzweig" w:date="2022-12-29T16:28:00Z">
        <w:r w:rsidR="00F01222">
          <w:rPr>
            <w:rFonts w:ascii="Arial" w:hAnsi="Arial" w:cs="Arial"/>
            <w:sz w:val="19"/>
            <w:szCs w:val="19"/>
          </w:rPr>
          <w:t>-</w:t>
        </w:r>
      </w:ins>
      <w:del w:id="342" w:author="Alex Rosenzweig" w:date="2022-12-29T16:28:00Z">
        <w:r w:rsidR="008143E1" w:rsidRPr="00263626" w:rsidDel="00F01222">
          <w:rPr>
            <w:rFonts w:ascii="Arial" w:hAnsi="Arial" w:cs="Arial"/>
            <w:sz w:val="19"/>
            <w:szCs w:val="19"/>
            <w:rPrChange w:id="343" w:author="Alex Rosenzweig" w:date="2022-12-29T15:50:00Z">
              <w:rPr>
                <w:rFonts w:ascii="Arial" w:hAnsi="Arial" w:cs="Arial"/>
                <w:sz w:val="20"/>
                <w:szCs w:val="20"/>
              </w:rPr>
            </w:rPrChange>
          </w:rPr>
          <w:delText>–</w:delText>
        </w:r>
      </w:del>
      <w:r w:rsidR="008143E1" w:rsidRPr="00263626">
        <w:rPr>
          <w:rFonts w:ascii="Arial" w:hAnsi="Arial" w:cs="Arial"/>
          <w:sz w:val="19"/>
          <w:szCs w:val="19"/>
          <w:rPrChange w:id="344" w:author="Alex Rosenzweig" w:date="2022-12-29T15:50:00Z">
            <w:rPr>
              <w:rFonts w:ascii="Arial" w:hAnsi="Arial" w:cs="Arial"/>
              <w:sz w:val="20"/>
              <w:szCs w:val="20"/>
            </w:rPr>
          </w:rPrChange>
        </w:rPr>
        <w:t xml:space="preserve"> Project Manager on this project to make improvements to this park in the Nicetown neighborhood of the City. KSE is responsible for ensuring that the project meets Philadelphia Water regulations. Mr. Burrell helps develop a plan that ensure</w:t>
      </w:r>
      <w:ins w:id="345" w:author="Alex Rosenzweig" w:date="2022-12-29T16:28:00Z">
        <w:r w:rsidR="00F01222">
          <w:rPr>
            <w:rFonts w:ascii="Arial" w:hAnsi="Arial" w:cs="Arial"/>
            <w:sz w:val="19"/>
            <w:szCs w:val="19"/>
          </w:rPr>
          <w:t>s</w:t>
        </w:r>
      </w:ins>
      <w:del w:id="346" w:author="Alex Rosenzweig" w:date="2022-12-29T16:28:00Z">
        <w:r w:rsidR="008143E1" w:rsidRPr="00263626" w:rsidDel="00F01222">
          <w:rPr>
            <w:rFonts w:ascii="Arial" w:hAnsi="Arial" w:cs="Arial"/>
            <w:sz w:val="19"/>
            <w:szCs w:val="19"/>
            <w:rPrChange w:id="347" w:author="Alex Rosenzweig" w:date="2022-12-29T15:50:00Z">
              <w:rPr>
                <w:rFonts w:ascii="Arial" w:hAnsi="Arial" w:cs="Arial"/>
                <w:sz w:val="20"/>
                <w:szCs w:val="20"/>
              </w:rPr>
            </w:rPrChange>
          </w:rPr>
          <w:delText>d</w:delText>
        </w:r>
      </w:del>
      <w:r w:rsidR="008143E1" w:rsidRPr="00263626">
        <w:rPr>
          <w:rFonts w:ascii="Arial" w:hAnsi="Arial" w:cs="Arial"/>
          <w:sz w:val="19"/>
          <w:szCs w:val="19"/>
          <w:rPrChange w:id="348" w:author="Alex Rosenzweig" w:date="2022-12-29T15:50:00Z">
            <w:rPr>
              <w:rFonts w:ascii="Arial" w:hAnsi="Arial" w:cs="Arial"/>
              <w:sz w:val="20"/>
              <w:szCs w:val="20"/>
            </w:rPr>
          </w:rPrChange>
        </w:rPr>
        <w:t xml:space="preserve"> that the project can meet the Philadelphia Water requirements for Disconnection Green Review. </w:t>
      </w:r>
      <w:ins w:id="349" w:author="Alex Rosenzweig" w:date="2022-12-29T16:28:00Z">
        <w:r w:rsidR="00F01222">
          <w:rPr>
            <w:rFonts w:ascii="Arial" w:hAnsi="Arial" w:cs="Arial"/>
            <w:sz w:val="19"/>
            <w:szCs w:val="19"/>
          </w:rPr>
          <w:t xml:space="preserve"> </w:t>
        </w:r>
      </w:ins>
      <w:r w:rsidR="008143E1" w:rsidRPr="00263626">
        <w:rPr>
          <w:rFonts w:ascii="Arial" w:hAnsi="Arial" w:cs="Arial"/>
          <w:sz w:val="19"/>
          <w:szCs w:val="19"/>
          <w:rPrChange w:id="350" w:author="Alex Rosenzweig" w:date="2022-12-29T15:50:00Z">
            <w:rPr>
              <w:rFonts w:ascii="Arial" w:hAnsi="Arial" w:cs="Arial"/>
              <w:sz w:val="20"/>
              <w:szCs w:val="20"/>
            </w:rPr>
          </w:rPrChange>
        </w:rPr>
        <w:t>(2021</w:t>
      </w:r>
      <w:ins w:id="351" w:author="Alex Rosenzweig" w:date="2022-12-29T16:28:00Z">
        <w:r w:rsidR="00F01222">
          <w:rPr>
            <w:rFonts w:ascii="Arial" w:hAnsi="Arial" w:cs="Arial"/>
            <w:sz w:val="19"/>
            <w:szCs w:val="19"/>
          </w:rPr>
          <w:t xml:space="preserve"> </w:t>
        </w:r>
      </w:ins>
      <w:r w:rsidR="008143E1" w:rsidRPr="00263626">
        <w:rPr>
          <w:rFonts w:ascii="Arial" w:hAnsi="Arial" w:cs="Arial"/>
          <w:sz w:val="19"/>
          <w:szCs w:val="19"/>
          <w:rPrChange w:id="352" w:author="Alex Rosenzweig" w:date="2022-12-29T15:50:00Z">
            <w:rPr>
              <w:rFonts w:ascii="Arial" w:hAnsi="Arial" w:cs="Arial"/>
              <w:sz w:val="20"/>
              <w:szCs w:val="20"/>
            </w:rPr>
          </w:rPrChange>
        </w:rPr>
        <w:t>-</w:t>
      </w:r>
      <w:ins w:id="353" w:author="Alex Rosenzweig" w:date="2022-12-29T16:28:00Z">
        <w:r w:rsidR="00F01222">
          <w:rPr>
            <w:rFonts w:ascii="Arial" w:hAnsi="Arial" w:cs="Arial"/>
            <w:sz w:val="19"/>
            <w:szCs w:val="19"/>
          </w:rPr>
          <w:t xml:space="preserve"> </w:t>
        </w:r>
      </w:ins>
      <w:r w:rsidR="008143E1" w:rsidRPr="00263626">
        <w:rPr>
          <w:rFonts w:ascii="Arial" w:hAnsi="Arial" w:cs="Arial"/>
          <w:sz w:val="19"/>
          <w:szCs w:val="19"/>
          <w:rPrChange w:id="354" w:author="Alex Rosenzweig" w:date="2022-12-29T15:50:00Z">
            <w:rPr>
              <w:rFonts w:ascii="Arial" w:hAnsi="Arial" w:cs="Arial"/>
              <w:sz w:val="20"/>
              <w:szCs w:val="20"/>
            </w:rPr>
          </w:rPrChange>
        </w:rPr>
        <w:t>Present)</w:t>
      </w:r>
    </w:p>
    <w:p w:rsidR="00FC3F9F" w:rsidRPr="00263626" w:rsidRDefault="00FC3F9F" w:rsidP="00FC3F9F">
      <w:pPr>
        <w:pStyle w:val="ListBullet"/>
        <w:numPr>
          <w:ilvl w:val="0"/>
          <w:numId w:val="0"/>
        </w:numPr>
        <w:spacing w:after="0" w:line="240" w:lineRule="auto"/>
        <w:ind w:left="1260" w:hanging="900"/>
        <w:jc w:val="both"/>
        <w:rPr>
          <w:rFonts w:ascii="Arial" w:hAnsi="Arial" w:cs="Arial"/>
          <w:sz w:val="19"/>
          <w:szCs w:val="19"/>
          <w:rPrChange w:id="355" w:author="Alex Rosenzweig" w:date="2022-12-29T15:50:00Z">
            <w:rPr>
              <w:rFonts w:ascii="Arial" w:hAnsi="Arial" w:cs="Arial"/>
              <w:sz w:val="20"/>
              <w:szCs w:val="20"/>
            </w:rPr>
          </w:rPrChange>
        </w:rPr>
      </w:pPr>
      <w:r w:rsidRPr="00263626">
        <w:rPr>
          <w:rFonts w:ascii="Arial" w:hAnsi="Arial" w:cs="Arial"/>
          <w:b/>
          <w:bCs/>
          <w:sz w:val="19"/>
          <w:szCs w:val="19"/>
          <w:rPrChange w:id="356" w:author="Alex Rosenzweig" w:date="2022-12-29T15:50:00Z">
            <w:rPr>
              <w:rFonts w:ascii="Arial" w:hAnsi="Arial" w:cs="Arial"/>
              <w:b/>
              <w:bCs/>
              <w:sz w:val="20"/>
              <w:szCs w:val="20"/>
            </w:rPr>
          </w:rPrChange>
        </w:rPr>
        <w:t>Task 03:</w:t>
      </w:r>
      <w:r w:rsidRPr="00263626">
        <w:rPr>
          <w:rFonts w:ascii="Arial" w:hAnsi="Arial" w:cs="Arial"/>
          <w:b/>
          <w:bCs/>
          <w:sz w:val="19"/>
          <w:szCs w:val="19"/>
          <w:rPrChange w:id="357" w:author="Alex Rosenzweig" w:date="2022-12-29T15:50:00Z">
            <w:rPr>
              <w:rFonts w:ascii="Arial" w:hAnsi="Arial" w:cs="Arial"/>
              <w:b/>
              <w:bCs/>
              <w:sz w:val="20"/>
              <w:szCs w:val="20"/>
            </w:rPr>
          </w:rPrChange>
        </w:rPr>
        <w:tab/>
        <w:t>Bristol Street</w:t>
      </w:r>
      <w:r w:rsidR="008143E1" w:rsidRPr="00263626">
        <w:rPr>
          <w:rFonts w:ascii="Arial" w:hAnsi="Arial" w:cs="Arial"/>
          <w:sz w:val="19"/>
          <w:szCs w:val="19"/>
          <w:rPrChange w:id="358" w:author="Alex Rosenzweig" w:date="2022-12-29T15:50:00Z">
            <w:rPr>
              <w:rFonts w:ascii="Arial" w:hAnsi="Arial" w:cs="Arial"/>
              <w:sz w:val="20"/>
              <w:szCs w:val="20"/>
            </w:rPr>
          </w:rPrChange>
        </w:rPr>
        <w:t xml:space="preserve"> </w:t>
      </w:r>
      <w:ins w:id="359" w:author="Alex Rosenzweig" w:date="2022-12-29T16:28:00Z">
        <w:r w:rsidR="00F01222">
          <w:rPr>
            <w:rFonts w:ascii="Arial" w:hAnsi="Arial" w:cs="Arial"/>
            <w:sz w:val="19"/>
            <w:szCs w:val="19"/>
          </w:rPr>
          <w:t>-</w:t>
        </w:r>
      </w:ins>
      <w:del w:id="360" w:author="Alex Rosenzweig" w:date="2022-12-29T16:28:00Z">
        <w:r w:rsidR="008143E1" w:rsidRPr="00263626" w:rsidDel="00F01222">
          <w:rPr>
            <w:rFonts w:ascii="Arial" w:hAnsi="Arial" w:cs="Arial"/>
            <w:sz w:val="19"/>
            <w:szCs w:val="19"/>
            <w:rPrChange w:id="361" w:author="Alex Rosenzweig" w:date="2022-12-29T15:50:00Z">
              <w:rPr>
                <w:rFonts w:ascii="Arial" w:hAnsi="Arial" w:cs="Arial"/>
                <w:sz w:val="20"/>
                <w:szCs w:val="20"/>
              </w:rPr>
            </w:rPrChange>
          </w:rPr>
          <w:delText>–</w:delText>
        </w:r>
      </w:del>
      <w:r w:rsidR="008143E1" w:rsidRPr="00263626">
        <w:rPr>
          <w:rFonts w:ascii="Arial" w:hAnsi="Arial" w:cs="Arial"/>
          <w:sz w:val="19"/>
          <w:szCs w:val="19"/>
          <w:rPrChange w:id="362" w:author="Alex Rosenzweig" w:date="2022-12-29T15:50:00Z">
            <w:rPr>
              <w:rFonts w:ascii="Arial" w:hAnsi="Arial" w:cs="Arial"/>
              <w:sz w:val="20"/>
              <w:szCs w:val="20"/>
            </w:rPr>
          </w:rPrChange>
        </w:rPr>
        <w:t xml:space="preserve"> Project Engineer on this yet</w:t>
      </w:r>
      <w:ins w:id="363" w:author="Alex Rosenzweig" w:date="2022-12-29T16:29:00Z">
        <w:r w:rsidR="00F01222">
          <w:rPr>
            <w:rFonts w:ascii="Arial" w:hAnsi="Arial" w:cs="Arial"/>
            <w:sz w:val="19"/>
            <w:szCs w:val="19"/>
          </w:rPr>
          <w:t>-</w:t>
        </w:r>
      </w:ins>
      <w:del w:id="364" w:author="Alex Rosenzweig" w:date="2022-12-29T16:29:00Z">
        <w:r w:rsidR="008143E1" w:rsidRPr="00263626" w:rsidDel="00F01222">
          <w:rPr>
            <w:rFonts w:ascii="Arial" w:hAnsi="Arial" w:cs="Arial"/>
            <w:sz w:val="19"/>
            <w:szCs w:val="19"/>
            <w:rPrChange w:id="365" w:author="Alex Rosenzweig" w:date="2022-12-29T15:50:00Z">
              <w:rPr>
                <w:rFonts w:ascii="Arial" w:hAnsi="Arial" w:cs="Arial"/>
                <w:sz w:val="20"/>
                <w:szCs w:val="20"/>
              </w:rPr>
            </w:rPrChange>
          </w:rPr>
          <w:delText xml:space="preserve"> </w:delText>
        </w:r>
      </w:del>
      <w:r w:rsidR="008143E1" w:rsidRPr="00263626">
        <w:rPr>
          <w:rFonts w:ascii="Arial" w:hAnsi="Arial" w:cs="Arial"/>
          <w:sz w:val="19"/>
          <w:szCs w:val="19"/>
          <w:rPrChange w:id="366" w:author="Alex Rosenzweig" w:date="2022-12-29T15:50:00Z">
            <w:rPr>
              <w:rFonts w:ascii="Arial" w:hAnsi="Arial" w:cs="Arial"/>
              <w:sz w:val="20"/>
              <w:szCs w:val="20"/>
            </w:rPr>
          </w:rPrChange>
        </w:rPr>
        <w:t>to</w:t>
      </w:r>
      <w:ins w:id="367" w:author="Alex Rosenzweig" w:date="2022-12-29T16:29:00Z">
        <w:r w:rsidR="00F01222">
          <w:rPr>
            <w:rFonts w:ascii="Arial" w:hAnsi="Arial" w:cs="Arial"/>
            <w:sz w:val="19"/>
            <w:szCs w:val="19"/>
          </w:rPr>
          <w:t>-</w:t>
        </w:r>
      </w:ins>
      <w:del w:id="368" w:author="Alex Rosenzweig" w:date="2022-12-29T16:29:00Z">
        <w:r w:rsidR="008143E1" w:rsidRPr="00263626" w:rsidDel="00F01222">
          <w:rPr>
            <w:rFonts w:ascii="Arial" w:hAnsi="Arial" w:cs="Arial"/>
            <w:sz w:val="19"/>
            <w:szCs w:val="19"/>
            <w:rPrChange w:id="369" w:author="Alex Rosenzweig" w:date="2022-12-29T15:50:00Z">
              <w:rPr>
                <w:rFonts w:ascii="Arial" w:hAnsi="Arial" w:cs="Arial"/>
                <w:sz w:val="20"/>
                <w:szCs w:val="20"/>
              </w:rPr>
            </w:rPrChange>
          </w:rPr>
          <w:delText xml:space="preserve"> </w:delText>
        </w:r>
      </w:del>
      <w:r w:rsidR="008143E1" w:rsidRPr="00263626">
        <w:rPr>
          <w:rFonts w:ascii="Arial" w:hAnsi="Arial" w:cs="Arial"/>
          <w:sz w:val="19"/>
          <w:szCs w:val="19"/>
          <w:rPrChange w:id="370" w:author="Alex Rosenzweig" w:date="2022-12-29T15:50:00Z">
            <w:rPr>
              <w:rFonts w:ascii="Arial" w:hAnsi="Arial" w:cs="Arial"/>
              <w:sz w:val="20"/>
              <w:szCs w:val="20"/>
            </w:rPr>
          </w:rPrChange>
        </w:rPr>
        <w:t>be</w:t>
      </w:r>
      <w:ins w:id="371" w:author="Alex Rosenzweig" w:date="2022-12-29T16:29:00Z">
        <w:r w:rsidR="00F01222">
          <w:rPr>
            <w:rFonts w:ascii="Arial" w:hAnsi="Arial" w:cs="Arial"/>
            <w:sz w:val="19"/>
            <w:szCs w:val="19"/>
          </w:rPr>
          <w:t>-</w:t>
        </w:r>
      </w:ins>
      <w:del w:id="372" w:author="Alex Rosenzweig" w:date="2022-12-29T16:29:00Z">
        <w:r w:rsidR="008143E1" w:rsidRPr="00263626" w:rsidDel="00F01222">
          <w:rPr>
            <w:rFonts w:ascii="Arial" w:hAnsi="Arial" w:cs="Arial"/>
            <w:sz w:val="19"/>
            <w:szCs w:val="19"/>
            <w:rPrChange w:id="373" w:author="Alex Rosenzweig" w:date="2022-12-29T15:50:00Z">
              <w:rPr>
                <w:rFonts w:ascii="Arial" w:hAnsi="Arial" w:cs="Arial"/>
                <w:sz w:val="20"/>
                <w:szCs w:val="20"/>
              </w:rPr>
            </w:rPrChange>
          </w:rPr>
          <w:delText xml:space="preserve"> </w:delText>
        </w:r>
      </w:del>
      <w:r w:rsidR="008143E1" w:rsidRPr="00263626">
        <w:rPr>
          <w:rFonts w:ascii="Arial" w:hAnsi="Arial" w:cs="Arial"/>
          <w:sz w:val="19"/>
          <w:szCs w:val="19"/>
          <w:rPrChange w:id="374" w:author="Alex Rosenzweig" w:date="2022-12-29T15:50:00Z">
            <w:rPr>
              <w:rFonts w:ascii="Arial" w:hAnsi="Arial" w:cs="Arial"/>
              <w:sz w:val="20"/>
              <w:szCs w:val="20"/>
            </w:rPr>
          </w:rPrChange>
        </w:rPr>
        <w:t>completed project.</w:t>
      </w: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375" w:author="Alex Rosenzweig" w:date="2022-12-29T15:50:00Z">
            <w:rPr>
              <w:rFonts w:ascii="Arial" w:hAnsi="Arial" w:cs="Arial"/>
              <w:b/>
              <w:bCs/>
              <w:sz w:val="20"/>
              <w:szCs w:val="20"/>
            </w:rPr>
          </w:rPrChange>
        </w:rPr>
      </w:pPr>
    </w:p>
    <w:p w:rsidR="00085CD0" w:rsidRPr="00263626" w:rsidRDefault="00FC3F9F" w:rsidP="00FC3F9F">
      <w:pPr>
        <w:pStyle w:val="ListBullet"/>
        <w:numPr>
          <w:ilvl w:val="0"/>
          <w:numId w:val="0"/>
        </w:numPr>
        <w:spacing w:after="0" w:line="240" w:lineRule="auto"/>
        <w:jc w:val="both"/>
        <w:rPr>
          <w:rFonts w:ascii="Arial" w:hAnsi="Arial" w:cs="Arial"/>
          <w:b/>
          <w:bCs/>
          <w:sz w:val="19"/>
          <w:szCs w:val="19"/>
          <w:rPrChange w:id="376" w:author="Alex Rosenzweig" w:date="2022-12-29T15:50:00Z">
            <w:rPr>
              <w:rFonts w:ascii="Arial" w:hAnsi="Arial" w:cs="Arial"/>
              <w:b/>
              <w:bCs/>
              <w:sz w:val="20"/>
              <w:szCs w:val="20"/>
            </w:rPr>
          </w:rPrChange>
        </w:rPr>
      </w:pPr>
      <w:r w:rsidRPr="00263626">
        <w:rPr>
          <w:rFonts w:ascii="Arial" w:hAnsi="Arial" w:cs="Arial"/>
          <w:b/>
          <w:bCs/>
          <w:sz w:val="19"/>
          <w:szCs w:val="19"/>
          <w:highlight w:val="yellow"/>
          <w:rPrChange w:id="377" w:author="Alex Rosenzweig" w:date="2022-12-29T15:50:00Z">
            <w:rPr>
              <w:rFonts w:ascii="Arial" w:hAnsi="Arial" w:cs="Arial"/>
              <w:b/>
              <w:bCs/>
              <w:sz w:val="20"/>
              <w:szCs w:val="20"/>
              <w:highlight w:val="yellow"/>
            </w:rPr>
          </w:rPrChange>
        </w:rPr>
        <w:t>2021-2474</w:t>
      </w:r>
      <w:r w:rsidRPr="00263626">
        <w:rPr>
          <w:rFonts w:ascii="Arial" w:hAnsi="Arial" w:cs="Arial"/>
          <w:b/>
          <w:bCs/>
          <w:sz w:val="19"/>
          <w:szCs w:val="19"/>
          <w:rPrChange w:id="378" w:author="Alex Rosenzweig" w:date="2022-12-29T15:50:00Z">
            <w:rPr>
              <w:rFonts w:ascii="Arial" w:hAnsi="Arial" w:cs="Arial"/>
              <w:b/>
              <w:bCs/>
              <w:sz w:val="20"/>
              <w:szCs w:val="20"/>
            </w:rPr>
          </w:rPrChange>
        </w:rPr>
        <w:t xml:space="preserve"> – </w:t>
      </w:r>
      <w:r w:rsidR="00F515A5" w:rsidRPr="00263626">
        <w:rPr>
          <w:rFonts w:ascii="Arial" w:hAnsi="Arial" w:cs="Arial"/>
          <w:b/>
          <w:bCs/>
          <w:sz w:val="19"/>
          <w:szCs w:val="19"/>
          <w:rPrChange w:id="379" w:author="Alex Rosenzweig" w:date="2022-12-29T15:50:00Z">
            <w:rPr>
              <w:rFonts w:ascii="Arial" w:hAnsi="Arial" w:cs="Arial"/>
              <w:b/>
              <w:bCs/>
              <w:sz w:val="20"/>
              <w:szCs w:val="20"/>
            </w:rPr>
          </w:rPrChange>
        </w:rPr>
        <w:t xml:space="preserve">Rebuilding Community Infrastructure (Rebuild), </w:t>
      </w:r>
      <w:r w:rsidR="00085CD0" w:rsidRPr="00263626">
        <w:rPr>
          <w:rFonts w:ascii="Arial" w:hAnsi="Arial" w:cs="Arial"/>
          <w:b/>
          <w:bCs/>
          <w:sz w:val="19"/>
          <w:szCs w:val="19"/>
          <w:rPrChange w:id="380" w:author="Alex Rosenzweig" w:date="2022-12-29T15:50:00Z">
            <w:rPr>
              <w:rFonts w:ascii="Arial" w:hAnsi="Arial" w:cs="Arial"/>
              <w:b/>
              <w:bCs/>
              <w:sz w:val="20"/>
              <w:szCs w:val="20"/>
            </w:rPr>
          </w:rPrChange>
        </w:rPr>
        <w:t>As-Needed Civil Engineering Services</w:t>
      </w:r>
      <w:r w:rsidR="00F515A5" w:rsidRPr="00263626">
        <w:rPr>
          <w:rFonts w:ascii="Arial" w:hAnsi="Arial" w:cs="Arial"/>
          <w:b/>
          <w:bCs/>
          <w:sz w:val="19"/>
          <w:szCs w:val="19"/>
          <w:rPrChange w:id="381" w:author="Alex Rosenzweig" w:date="2022-12-29T15:50:00Z">
            <w:rPr>
              <w:rFonts w:ascii="Arial" w:hAnsi="Arial" w:cs="Arial"/>
              <w:b/>
              <w:bCs/>
              <w:sz w:val="20"/>
              <w:szCs w:val="20"/>
            </w:rPr>
          </w:rPrChange>
        </w:rPr>
        <w:t>, Philadelphia, PA</w:t>
      </w:r>
      <w:del w:id="382" w:author="Alex Rosenzweig" w:date="2022-12-29T16:29:00Z">
        <w:r w:rsidR="00085CD0" w:rsidRPr="00263626" w:rsidDel="00F01222">
          <w:rPr>
            <w:rFonts w:ascii="Arial" w:hAnsi="Arial" w:cs="Arial"/>
            <w:b/>
            <w:bCs/>
            <w:sz w:val="19"/>
            <w:szCs w:val="19"/>
            <w:rPrChange w:id="383" w:author="Alex Rosenzweig" w:date="2022-12-29T15:50:00Z">
              <w:rPr>
                <w:rFonts w:ascii="Arial" w:hAnsi="Arial" w:cs="Arial"/>
                <w:b/>
                <w:bCs/>
                <w:sz w:val="20"/>
                <w:szCs w:val="20"/>
              </w:rPr>
            </w:rPrChange>
          </w:rPr>
          <w:delText xml:space="preserve"> – </w:delText>
        </w:r>
      </w:del>
    </w:p>
    <w:p w:rsidR="00FC3F9F" w:rsidRPr="00263626" w:rsidRDefault="00085CD0" w:rsidP="00085CD0">
      <w:pPr>
        <w:pStyle w:val="ListBullet"/>
        <w:numPr>
          <w:ilvl w:val="0"/>
          <w:numId w:val="0"/>
        </w:numPr>
        <w:spacing w:after="0" w:line="240" w:lineRule="auto"/>
        <w:ind w:left="1260" w:hanging="900"/>
        <w:jc w:val="both"/>
        <w:rPr>
          <w:rFonts w:ascii="Arial" w:hAnsi="Arial" w:cs="Arial"/>
          <w:sz w:val="19"/>
          <w:szCs w:val="19"/>
          <w:rPrChange w:id="384" w:author="Alex Rosenzweig" w:date="2022-12-29T15:50:00Z">
            <w:rPr>
              <w:rFonts w:ascii="Arial" w:hAnsi="Arial" w:cs="Arial"/>
              <w:sz w:val="20"/>
              <w:szCs w:val="20"/>
            </w:rPr>
          </w:rPrChange>
        </w:rPr>
      </w:pPr>
      <w:r w:rsidRPr="00263626">
        <w:rPr>
          <w:rFonts w:ascii="Arial" w:hAnsi="Arial" w:cs="Arial"/>
          <w:b/>
          <w:bCs/>
          <w:sz w:val="19"/>
          <w:szCs w:val="19"/>
          <w:rPrChange w:id="385" w:author="Alex Rosenzweig" w:date="2022-12-29T15:50:00Z">
            <w:rPr>
              <w:rFonts w:ascii="Arial" w:hAnsi="Arial" w:cs="Arial"/>
              <w:b/>
              <w:bCs/>
              <w:sz w:val="20"/>
              <w:szCs w:val="20"/>
            </w:rPr>
          </w:rPrChange>
        </w:rPr>
        <w:t>Task 01:</w:t>
      </w:r>
      <w:r w:rsidRPr="00263626">
        <w:rPr>
          <w:rFonts w:ascii="Arial" w:hAnsi="Arial" w:cs="Arial"/>
          <w:b/>
          <w:bCs/>
          <w:sz w:val="19"/>
          <w:szCs w:val="19"/>
          <w:rPrChange w:id="386" w:author="Alex Rosenzweig" w:date="2022-12-29T15:50:00Z">
            <w:rPr>
              <w:rFonts w:ascii="Arial" w:hAnsi="Arial" w:cs="Arial"/>
              <w:b/>
              <w:bCs/>
              <w:sz w:val="20"/>
              <w:szCs w:val="20"/>
            </w:rPr>
          </w:rPrChange>
        </w:rPr>
        <w:tab/>
      </w:r>
      <w:r w:rsidR="00FC3F9F" w:rsidRPr="00263626">
        <w:rPr>
          <w:rFonts w:ascii="Arial" w:hAnsi="Arial" w:cs="Arial"/>
          <w:b/>
          <w:bCs/>
          <w:sz w:val="19"/>
          <w:szCs w:val="19"/>
          <w:rPrChange w:id="387" w:author="Alex Rosenzweig" w:date="2022-12-29T15:50:00Z">
            <w:rPr>
              <w:rFonts w:ascii="Arial" w:hAnsi="Arial" w:cs="Arial"/>
              <w:b/>
              <w:bCs/>
              <w:sz w:val="20"/>
              <w:szCs w:val="20"/>
            </w:rPr>
          </w:rPrChange>
        </w:rPr>
        <w:t>Cobbs Nature Playground</w:t>
      </w:r>
      <w:r w:rsidR="008143E1" w:rsidRPr="00263626">
        <w:rPr>
          <w:rFonts w:ascii="Arial" w:hAnsi="Arial" w:cs="Arial"/>
          <w:sz w:val="19"/>
          <w:szCs w:val="19"/>
          <w:rPrChange w:id="388" w:author="Alex Rosenzweig" w:date="2022-12-29T15:50:00Z">
            <w:rPr>
              <w:rFonts w:ascii="Arial" w:hAnsi="Arial" w:cs="Arial"/>
              <w:sz w:val="20"/>
              <w:szCs w:val="20"/>
            </w:rPr>
          </w:rPrChange>
        </w:rPr>
        <w:t xml:space="preserve"> </w:t>
      </w:r>
      <w:ins w:id="389" w:author="Alex Rosenzweig" w:date="2022-12-29T16:29:00Z">
        <w:r w:rsidR="00F01222">
          <w:rPr>
            <w:rFonts w:ascii="Arial" w:hAnsi="Arial" w:cs="Arial"/>
            <w:sz w:val="19"/>
            <w:szCs w:val="19"/>
          </w:rPr>
          <w:t>-</w:t>
        </w:r>
      </w:ins>
      <w:del w:id="390" w:author="Alex Rosenzweig" w:date="2022-12-29T16:29:00Z">
        <w:r w:rsidR="008143E1" w:rsidRPr="00263626" w:rsidDel="00F01222">
          <w:rPr>
            <w:rFonts w:ascii="Arial" w:hAnsi="Arial" w:cs="Arial"/>
            <w:sz w:val="19"/>
            <w:szCs w:val="19"/>
            <w:rPrChange w:id="391" w:author="Alex Rosenzweig" w:date="2022-12-29T15:50:00Z">
              <w:rPr>
                <w:rFonts w:ascii="Arial" w:hAnsi="Arial" w:cs="Arial"/>
                <w:sz w:val="20"/>
                <w:szCs w:val="20"/>
              </w:rPr>
            </w:rPrChange>
          </w:rPr>
          <w:delText>–</w:delText>
        </w:r>
      </w:del>
      <w:r w:rsidR="008143E1" w:rsidRPr="00263626">
        <w:rPr>
          <w:rFonts w:ascii="Arial" w:hAnsi="Arial" w:cs="Arial"/>
          <w:sz w:val="19"/>
          <w:szCs w:val="19"/>
          <w:rPrChange w:id="392" w:author="Alex Rosenzweig" w:date="2022-12-29T15:50:00Z">
            <w:rPr>
              <w:rFonts w:ascii="Arial" w:hAnsi="Arial" w:cs="Arial"/>
              <w:sz w:val="20"/>
              <w:szCs w:val="20"/>
            </w:rPr>
          </w:rPrChange>
        </w:rPr>
        <w:t xml:space="preserve"> Project Engineer on this project to make improvements to the playground area of this park in the Cobbs Creek neighborhood of the City. Mr. Burrell </w:t>
      </w:r>
      <w:ins w:id="393" w:author="Alex Rosenzweig" w:date="2022-12-29T16:29:00Z">
        <w:r w:rsidR="00F01222">
          <w:rPr>
            <w:rFonts w:ascii="Arial" w:hAnsi="Arial" w:cs="Arial"/>
            <w:sz w:val="19"/>
            <w:szCs w:val="19"/>
          </w:rPr>
          <w:t xml:space="preserve">is </w:t>
        </w:r>
      </w:ins>
      <w:del w:id="394" w:author="Alex Rosenzweig" w:date="2022-12-29T16:29:00Z">
        <w:r w:rsidR="008143E1" w:rsidRPr="00263626" w:rsidDel="00F01222">
          <w:rPr>
            <w:rFonts w:ascii="Arial" w:hAnsi="Arial" w:cs="Arial"/>
            <w:sz w:val="19"/>
            <w:szCs w:val="19"/>
            <w:rPrChange w:id="395" w:author="Alex Rosenzweig" w:date="2022-12-29T15:50:00Z">
              <w:rPr>
                <w:rFonts w:ascii="Arial" w:hAnsi="Arial" w:cs="Arial"/>
                <w:sz w:val="20"/>
                <w:szCs w:val="20"/>
              </w:rPr>
            </w:rPrChange>
          </w:rPr>
          <w:delText xml:space="preserve">was </w:delText>
        </w:r>
      </w:del>
      <w:r w:rsidR="008143E1" w:rsidRPr="00263626">
        <w:rPr>
          <w:rFonts w:ascii="Arial" w:hAnsi="Arial" w:cs="Arial"/>
          <w:sz w:val="19"/>
          <w:szCs w:val="19"/>
          <w:rPrChange w:id="396" w:author="Alex Rosenzweig" w:date="2022-12-29T15:50:00Z">
            <w:rPr>
              <w:rFonts w:ascii="Arial" w:hAnsi="Arial" w:cs="Arial"/>
              <w:sz w:val="20"/>
              <w:szCs w:val="20"/>
            </w:rPr>
          </w:rPrChange>
        </w:rPr>
        <w:t>responsible for the grading on the site, the utilities plan, and developing the erosion control plans. Mr. Burrell ensure</w:t>
      </w:r>
      <w:ins w:id="397" w:author="Alex Rosenzweig" w:date="2022-12-29T16:30:00Z">
        <w:r w:rsidR="00F01222">
          <w:rPr>
            <w:rFonts w:ascii="Arial" w:hAnsi="Arial" w:cs="Arial"/>
            <w:sz w:val="19"/>
            <w:szCs w:val="19"/>
          </w:rPr>
          <w:t>s</w:t>
        </w:r>
      </w:ins>
      <w:del w:id="398" w:author="Alex Rosenzweig" w:date="2022-12-29T16:30:00Z">
        <w:r w:rsidR="008143E1" w:rsidRPr="00263626" w:rsidDel="00F01222">
          <w:rPr>
            <w:rFonts w:ascii="Arial" w:hAnsi="Arial" w:cs="Arial"/>
            <w:sz w:val="19"/>
            <w:szCs w:val="19"/>
            <w:rPrChange w:id="399" w:author="Alex Rosenzweig" w:date="2022-12-29T15:50:00Z">
              <w:rPr>
                <w:rFonts w:ascii="Arial" w:hAnsi="Arial" w:cs="Arial"/>
                <w:sz w:val="20"/>
                <w:szCs w:val="20"/>
              </w:rPr>
            </w:rPrChange>
          </w:rPr>
          <w:delText>d</w:delText>
        </w:r>
      </w:del>
      <w:r w:rsidR="008143E1" w:rsidRPr="00263626">
        <w:rPr>
          <w:rFonts w:ascii="Arial" w:hAnsi="Arial" w:cs="Arial"/>
          <w:sz w:val="19"/>
          <w:szCs w:val="19"/>
          <w:rPrChange w:id="400" w:author="Alex Rosenzweig" w:date="2022-12-29T15:50:00Z">
            <w:rPr>
              <w:rFonts w:ascii="Arial" w:hAnsi="Arial" w:cs="Arial"/>
              <w:sz w:val="20"/>
              <w:szCs w:val="20"/>
            </w:rPr>
          </w:rPrChange>
        </w:rPr>
        <w:t xml:space="preserve"> that the grading was completed in a manner to meet the Philadelphia Water Disconnection Green Review to avoid any structural stormwater management facility. Mr. Burrell is also tasked with the </w:t>
      </w:r>
      <w:r w:rsidR="003322DF" w:rsidRPr="00263626">
        <w:rPr>
          <w:rFonts w:ascii="Arial" w:hAnsi="Arial" w:cs="Arial"/>
          <w:sz w:val="19"/>
          <w:szCs w:val="19"/>
          <w:rPrChange w:id="401" w:author="Alex Rosenzweig" w:date="2022-12-29T15:50:00Z">
            <w:rPr>
              <w:rFonts w:ascii="Arial" w:hAnsi="Arial" w:cs="Arial"/>
              <w:sz w:val="20"/>
              <w:szCs w:val="20"/>
            </w:rPr>
          </w:rPrChange>
        </w:rPr>
        <w:t xml:space="preserve">construction administration for this project, reviewing all RFIs and submittals related to the elements of design that KSE developed. </w:t>
      </w:r>
      <w:ins w:id="402" w:author="Alex Rosenzweig" w:date="2022-12-29T16:30:00Z">
        <w:r w:rsidR="00F01222">
          <w:rPr>
            <w:rFonts w:ascii="Arial" w:hAnsi="Arial" w:cs="Arial"/>
            <w:sz w:val="19"/>
            <w:szCs w:val="19"/>
          </w:rPr>
          <w:t xml:space="preserve"> </w:t>
        </w:r>
      </w:ins>
      <w:r w:rsidR="008143E1" w:rsidRPr="00263626">
        <w:rPr>
          <w:rFonts w:ascii="Arial" w:hAnsi="Arial" w:cs="Arial"/>
          <w:sz w:val="19"/>
          <w:szCs w:val="19"/>
          <w:rPrChange w:id="403" w:author="Alex Rosenzweig" w:date="2022-12-29T15:50:00Z">
            <w:rPr>
              <w:rFonts w:ascii="Arial" w:hAnsi="Arial" w:cs="Arial"/>
              <w:sz w:val="20"/>
              <w:szCs w:val="20"/>
            </w:rPr>
          </w:rPrChange>
        </w:rPr>
        <w:t>(202</w:t>
      </w:r>
      <w:r w:rsidR="003322DF" w:rsidRPr="00263626">
        <w:rPr>
          <w:rFonts w:ascii="Arial" w:hAnsi="Arial" w:cs="Arial"/>
          <w:sz w:val="19"/>
          <w:szCs w:val="19"/>
          <w:rPrChange w:id="404" w:author="Alex Rosenzweig" w:date="2022-12-29T15:50:00Z">
            <w:rPr>
              <w:rFonts w:ascii="Arial" w:hAnsi="Arial" w:cs="Arial"/>
              <w:sz w:val="20"/>
              <w:szCs w:val="20"/>
            </w:rPr>
          </w:rPrChange>
        </w:rPr>
        <w:t>2</w:t>
      </w:r>
      <w:ins w:id="405" w:author="Alex Rosenzweig" w:date="2022-12-29T16:30:00Z">
        <w:r w:rsidR="00F01222">
          <w:rPr>
            <w:rFonts w:ascii="Arial" w:hAnsi="Arial" w:cs="Arial"/>
            <w:sz w:val="19"/>
            <w:szCs w:val="19"/>
          </w:rPr>
          <w:t xml:space="preserve"> </w:t>
        </w:r>
      </w:ins>
      <w:r w:rsidR="008143E1" w:rsidRPr="00263626">
        <w:rPr>
          <w:rFonts w:ascii="Arial" w:hAnsi="Arial" w:cs="Arial"/>
          <w:sz w:val="19"/>
          <w:szCs w:val="19"/>
          <w:rPrChange w:id="406" w:author="Alex Rosenzweig" w:date="2022-12-29T15:50:00Z">
            <w:rPr>
              <w:rFonts w:ascii="Arial" w:hAnsi="Arial" w:cs="Arial"/>
              <w:sz w:val="20"/>
              <w:szCs w:val="20"/>
            </w:rPr>
          </w:rPrChange>
        </w:rPr>
        <w:t>-</w:t>
      </w:r>
      <w:ins w:id="407" w:author="Alex Rosenzweig" w:date="2022-12-29T16:30:00Z">
        <w:r w:rsidR="00F01222">
          <w:rPr>
            <w:rFonts w:ascii="Arial" w:hAnsi="Arial" w:cs="Arial"/>
            <w:sz w:val="19"/>
            <w:szCs w:val="19"/>
          </w:rPr>
          <w:t xml:space="preserve"> </w:t>
        </w:r>
      </w:ins>
      <w:r w:rsidR="008143E1" w:rsidRPr="00263626">
        <w:rPr>
          <w:rFonts w:ascii="Arial" w:hAnsi="Arial" w:cs="Arial"/>
          <w:sz w:val="19"/>
          <w:szCs w:val="19"/>
          <w:rPrChange w:id="408" w:author="Alex Rosenzweig" w:date="2022-12-29T15:50:00Z">
            <w:rPr>
              <w:rFonts w:ascii="Arial" w:hAnsi="Arial" w:cs="Arial"/>
              <w:sz w:val="20"/>
              <w:szCs w:val="20"/>
            </w:rPr>
          </w:rPrChange>
        </w:rPr>
        <w:t>Present)</w:t>
      </w: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409" w:author="Alex Rosenzweig" w:date="2022-12-29T15:50:00Z">
            <w:rPr>
              <w:rFonts w:ascii="Arial" w:hAnsi="Arial" w:cs="Arial"/>
              <w:b/>
              <w:bCs/>
              <w:sz w:val="20"/>
              <w:szCs w:val="20"/>
            </w:rPr>
          </w:rPrChange>
        </w:rPr>
      </w:pP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410" w:author="Alex Rosenzweig" w:date="2022-12-29T15:50:00Z">
            <w:rPr>
              <w:rFonts w:ascii="Arial" w:hAnsi="Arial" w:cs="Arial"/>
              <w:b/>
              <w:bCs/>
              <w:sz w:val="20"/>
              <w:szCs w:val="20"/>
            </w:rPr>
          </w:rPrChange>
        </w:rPr>
      </w:pPr>
      <w:r w:rsidRPr="00263626">
        <w:rPr>
          <w:rFonts w:ascii="Arial" w:hAnsi="Arial" w:cs="Arial"/>
          <w:b/>
          <w:bCs/>
          <w:sz w:val="19"/>
          <w:szCs w:val="19"/>
          <w:highlight w:val="yellow"/>
          <w:rPrChange w:id="411" w:author="Alex Rosenzweig" w:date="2022-12-29T15:50:00Z">
            <w:rPr>
              <w:rFonts w:ascii="Arial" w:hAnsi="Arial" w:cs="Arial"/>
              <w:b/>
              <w:bCs/>
              <w:sz w:val="20"/>
              <w:szCs w:val="20"/>
              <w:highlight w:val="yellow"/>
            </w:rPr>
          </w:rPrChange>
        </w:rPr>
        <w:t>2019-2274</w:t>
      </w:r>
      <w:r w:rsidR="00085CD0" w:rsidRPr="00263626">
        <w:rPr>
          <w:rFonts w:ascii="Arial" w:hAnsi="Arial" w:cs="Arial"/>
          <w:b/>
          <w:bCs/>
          <w:sz w:val="19"/>
          <w:szCs w:val="19"/>
          <w:rPrChange w:id="412" w:author="Alex Rosenzweig" w:date="2022-12-29T15:50:00Z">
            <w:rPr>
              <w:rFonts w:ascii="Arial" w:hAnsi="Arial" w:cs="Arial"/>
              <w:b/>
              <w:bCs/>
              <w:sz w:val="20"/>
              <w:szCs w:val="20"/>
            </w:rPr>
          </w:rPrChange>
        </w:rPr>
        <w:t xml:space="preserve"> – </w:t>
      </w:r>
      <w:r w:rsidR="00F515A5" w:rsidRPr="00263626">
        <w:rPr>
          <w:rFonts w:ascii="Arial" w:hAnsi="Arial" w:cs="Arial"/>
          <w:b/>
          <w:bCs/>
          <w:sz w:val="19"/>
          <w:szCs w:val="19"/>
          <w:rPrChange w:id="413" w:author="Alex Rosenzweig" w:date="2022-12-29T15:50:00Z">
            <w:rPr>
              <w:rFonts w:ascii="Arial" w:hAnsi="Arial" w:cs="Arial"/>
              <w:b/>
              <w:bCs/>
              <w:sz w:val="20"/>
              <w:szCs w:val="20"/>
            </w:rPr>
          </w:rPrChange>
        </w:rPr>
        <w:t xml:space="preserve">Rebuilding Community Infrastructure (Rebuild), </w:t>
      </w:r>
      <w:r w:rsidR="00085CD0" w:rsidRPr="00263626">
        <w:rPr>
          <w:rFonts w:ascii="Arial" w:hAnsi="Arial" w:cs="Arial"/>
          <w:b/>
          <w:bCs/>
          <w:sz w:val="19"/>
          <w:szCs w:val="19"/>
          <w:rPrChange w:id="414" w:author="Alex Rosenzweig" w:date="2022-12-29T15:50:00Z">
            <w:rPr>
              <w:rFonts w:ascii="Arial" w:hAnsi="Arial" w:cs="Arial"/>
              <w:b/>
              <w:bCs/>
              <w:sz w:val="20"/>
              <w:szCs w:val="20"/>
            </w:rPr>
          </w:rPrChange>
        </w:rPr>
        <w:t>As-Needed Landscape Architecture Services</w:t>
      </w:r>
      <w:r w:rsidR="00F515A5" w:rsidRPr="00263626">
        <w:rPr>
          <w:rFonts w:ascii="Arial" w:hAnsi="Arial" w:cs="Arial"/>
          <w:b/>
          <w:bCs/>
          <w:sz w:val="19"/>
          <w:szCs w:val="19"/>
          <w:rPrChange w:id="415" w:author="Alex Rosenzweig" w:date="2022-12-29T15:50:00Z">
            <w:rPr>
              <w:rFonts w:ascii="Arial" w:hAnsi="Arial" w:cs="Arial"/>
              <w:b/>
              <w:bCs/>
              <w:sz w:val="20"/>
              <w:szCs w:val="20"/>
            </w:rPr>
          </w:rPrChange>
        </w:rPr>
        <w:t>, Philadelphia, PA</w:t>
      </w:r>
      <w:del w:id="416" w:author="Alex Rosenzweig" w:date="2022-12-29T16:30:00Z">
        <w:r w:rsidR="00085CD0" w:rsidRPr="00263626" w:rsidDel="00F01222">
          <w:rPr>
            <w:rFonts w:ascii="Arial" w:hAnsi="Arial" w:cs="Arial"/>
            <w:b/>
            <w:bCs/>
            <w:sz w:val="19"/>
            <w:szCs w:val="19"/>
            <w:rPrChange w:id="417" w:author="Alex Rosenzweig" w:date="2022-12-29T15:50:00Z">
              <w:rPr>
                <w:rFonts w:ascii="Arial" w:hAnsi="Arial" w:cs="Arial"/>
                <w:b/>
                <w:bCs/>
                <w:sz w:val="20"/>
                <w:szCs w:val="20"/>
              </w:rPr>
            </w:rPrChange>
          </w:rPr>
          <w:delText xml:space="preserve"> –</w:delText>
        </w:r>
      </w:del>
      <w:r w:rsidR="00085CD0" w:rsidRPr="00263626">
        <w:rPr>
          <w:rFonts w:ascii="Arial" w:hAnsi="Arial" w:cs="Arial"/>
          <w:b/>
          <w:bCs/>
          <w:sz w:val="19"/>
          <w:szCs w:val="19"/>
          <w:rPrChange w:id="418" w:author="Alex Rosenzweig" w:date="2022-12-29T15:50:00Z">
            <w:rPr>
              <w:rFonts w:ascii="Arial" w:hAnsi="Arial" w:cs="Arial"/>
              <w:b/>
              <w:bCs/>
              <w:sz w:val="20"/>
              <w:szCs w:val="20"/>
            </w:rPr>
          </w:rPrChange>
        </w:rPr>
        <w:t xml:space="preserve"> </w:t>
      </w:r>
    </w:p>
    <w:p w:rsidR="00FC3F9F" w:rsidRPr="00263626" w:rsidRDefault="00FC3F9F" w:rsidP="00FC3F9F">
      <w:pPr>
        <w:pStyle w:val="ListBullet"/>
        <w:numPr>
          <w:ilvl w:val="0"/>
          <w:numId w:val="0"/>
        </w:numPr>
        <w:spacing w:after="0" w:line="240" w:lineRule="auto"/>
        <w:ind w:left="1260" w:hanging="900"/>
        <w:jc w:val="both"/>
        <w:rPr>
          <w:rFonts w:ascii="Arial" w:hAnsi="Arial" w:cs="Arial"/>
          <w:sz w:val="19"/>
          <w:szCs w:val="19"/>
          <w:rPrChange w:id="419" w:author="Alex Rosenzweig" w:date="2022-12-29T15:50:00Z">
            <w:rPr>
              <w:rFonts w:ascii="Arial" w:hAnsi="Arial" w:cs="Arial"/>
              <w:sz w:val="20"/>
              <w:szCs w:val="20"/>
            </w:rPr>
          </w:rPrChange>
        </w:rPr>
      </w:pPr>
      <w:r w:rsidRPr="00263626">
        <w:rPr>
          <w:rFonts w:ascii="Arial" w:hAnsi="Arial" w:cs="Arial"/>
          <w:b/>
          <w:bCs/>
          <w:sz w:val="19"/>
          <w:szCs w:val="19"/>
          <w:rPrChange w:id="420" w:author="Alex Rosenzweig" w:date="2022-12-29T15:50:00Z">
            <w:rPr>
              <w:rFonts w:ascii="Arial" w:hAnsi="Arial" w:cs="Arial"/>
              <w:b/>
              <w:bCs/>
              <w:sz w:val="20"/>
              <w:szCs w:val="20"/>
            </w:rPr>
          </w:rPrChange>
        </w:rPr>
        <w:t>Task 04:</w:t>
      </w:r>
      <w:r w:rsidRPr="00263626">
        <w:rPr>
          <w:rFonts w:ascii="Arial" w:hAnsi="Arial" w:cs="Arial"/>
          <w:b/>
          <w:bCs/>
          <w:sz w:val="19"/>
          <w:szCs w:val="19"/>
          <w:rPrChange w:id="421" w:author="Alex Rosenzweig" w:date="2022-12-29T15:50:00Z">
            <w:rPr>
              <w:rFonts w:ascii="Arial" w:hAnsi="Arial" w:cs="Arial"/>
              <w:b/>
              <w:bCs/>
              <w:sz w:val="20"/>
              <w:szCs w:val="20"/>
            </w:rPr>
          </w:rPrChange>
        </w:rPr>
        <w:tab/>
        <w:t>Fotteral Square Renovations</w:t>
      </w:r>
      <w:r w:rsidR="003322DF" w:rsidRPr="00263626">
        <w:rPr>
          <w:rFonts w:ascii="Arial" w:hAnsi="Arial" w:cs="Arial"/>
          <w:sz w:val="19"/>
          <w:szCs w:val="19"/>
          <w:rPrChange w:id="422" w:author="Alex Rosenzweig" w:date="2022-12-29T15:50:00Z">
            <w:rPr>
              <w:rFonts w:ascii="Arial" w:hAnsi="Arial" w:cs="Arial"/>
              <w:sz w:val="20"/>
              <w:szCs w:val="20"/>
            </w:rPr>
          </w:rPrChange>
        </w:rPr>
        <w:t xml:space="preserve"> </w:t>
      </w:r>
      <w:ins w:id="423" w:author="Alex Rosenzweig" w:date="2022-12-29T16:30:00Z">
        <w:r w:rsidR="00F01222">
          <w:rPr>
            <w:rFonts w:ascii="Arial" w:hAnsi="Arial" w:cs="Arial"/>
            <w:sz w:val="19"/>
            <w:szCs w:val="19"/>
          </w:rPr>
          <w:t>-</w:t>
        </w:r>
      </w:ins>
      <w:del w:id="424" w:author="Alex Rosenzweig" w:date="2022-12-29T16:30:00Z">
        <w:r w:rsidR="003322DF" w:rsidRPr="00263626" w:rsidDel="00F01222">
          <w:rPr>
            <w:rFonts w:ascii="Arial" w:hAnsi="Arial" w:cs="Arial"/>
            <w:sz w:val="19"/>
            <w:szCs w:val="19"/>
            <w:rPrChange w:id="425" w:author="Alex Rosenzweig" w:date="2022-12-29T15:50:00Z">
              <w:rPr>
                <w:rFonts w:ascii="Arial" w:hAnsi="Arial" w:cs="Arial"/>
                <w:sz w:val="20"/>
                <w:szCs w:val="20"/>
              </w:rPr>
            </w:rPrChange>
          </w:rPr>
          <w:delText>–</w:delText>
        </w:r>
      </w:del>
      <w:r w:rsidR="003322DF" w:rsidRPr="00263626">
        <w:rPr>
          <w:rFonts w:ascii="Arial" w:hAnsi="Arial" w:cs="Arial"/>
          <w:sz w:val="19"/>
          <w:szCs w:val="19"/>
          <w:rPrChange w:id="426" w:author="Alex Rosenzweig" w:date="2022-12-29T15:50:00Z">
            <w:rPr>
              <w:rFonts w:ascii="Arial" w:hAnsi="Arial" w:cs="Arial"/>
              <w:sz w:val="20"/>
              <w:szCs w:val="20"/>
            </w:rPr>
          </w:rPrChange>
        </w:rPr>
        <w:t xml:space="preserve"> Project Engineer for this project in the North Philadelphia neighborhood of the City. The project involved improvements to the playground facilities at the </w:t>
      </w:r>
      <w:ins w:id="427" w:author="Alex Rosenzweig" w:date="2022-12-29T16:31:00Z">
        <w:r w:rsidR="00F01222">
          <w:rPr>
            <w:rFonts w:ascii="Arial" w:hAnsi="Arial" w:cs="Arial"/>
            <w:sz w:val="19"/>
            <w:szCs w:val="19"/>
          </w:rPr>
          <w:t>s</w:t>
        </w:r>
      </w:ins>
      <w:del w:id="428" w:author="Alex Rosenzweig" w:date="2022-12-29T16:31:00Z">
        <w:r w:rsidR="003322DF" w:rsidRPr="00263626" w:rsidDel="00F01222">
          <w:rPr>
            <w:rFonts w:ascii="Arial" w:hAnsi="Arial" w:cs="Arial"/>
            <w:sz w:val="19"/>
            <w:szCs w:val="19"/>
            <w:rPrChange w:id="429" w:author="Alex Rosenzweig" w:date="2022-12-29T15:50:00Z">
              <w:rPr>
                <w:rFonts w:ascii="Arial" w:hAnsi="Arial" w:cs="Arial"/>
                <w:sz w:val="20"/>
                <w:szCs w:val="20"/>
              </w:rPr>
            </w:rPrChange>
          </w:rPr>
          <w:delText>S</w:delText>
        </w:r>
      </w:del>
      <w:r w:rsidR="003322DF" w:rsidRPr="00263626">
        <w:rPr>
          <w:rFonts w:ascii="Arial" w:hAnsi="Arial" w:cs="Arial"/>
          <w:sz w:val="19"/>
          <w:szCs w:val="19"/>
          <w:rPrChange w:id="430" w:author="Alex Rosenzweig" w:date="2022-12-29T15:50:00Z">
            <w:rPr>
              <w:rFonts w:ascii="Arial" w:hAnsi="Arial" w:cs="Arial"/>
              <w:sz w:val="20"/>
              <w:szCs w:val="20"/>
            </w:rPr>
          </w:rPrChange>
        </w:rPr>
        <w:t>ite. KSE was tasked with all proposed drainage, the stormwater management design, the utility design, and the erosion control design. Mr. Burrell led a team of engineers to design a below-ground stormwater management facility meeting Philadelphia Water regulations. Mr. Burrell work</w:t>
      </w:r>
      <w:ins w:id="431" w:author="Alex Rosenzweig" w:date="2022-12-29T16:31:00Z">
        <w:r w:rsidR="00F01222">
          <w:rPr>
            <w:rFonts w:ascii="Arial" w:hAnsi="Arial" w:cs="Arial"/>
            <w:sz w:val="19"/>
            <w:szCs w:val="19"/>
          </w:rPr>
          <w:t>s</w:t>
        </w:r>
      </w:ins>
      <w:del w:id="432" w:author="Alex Rosenzweig" w:date="2022-12-29T16:31:00Z">
        <w:r w:rsidR="003322DF" w:rsidRPr="00263626" w:rsidDel="00F01222">
          <w:rPr>
            <w:rFonts w:ascii="Arial" w:hAnsi="Arial" w:cs="Arial"/>
            <w:sz w:val="19"/>
            <w:szCs w:val="19"/>
            <w:rPrChange w:id="433" w:author="Alex Rosenzweig" w:date="2022-12-29T15:50:00Z">
              <w:rPr>
                <w:rFonts w:ascii="Arial" w:hAnsi="Arial" w:cs="Arial"/>
                <w:sz w:val="20"/>
                <w:szCs w:val="20"/>
              </w:rPr>
            </w:rPrChange>
          </w:rPr>
          <w:delText>ed</w:delText>
        </w:r>
      </w:del>
      <w:r w:rsidR="003322DF" w:rsidRPr="00263626">
        <w:rPr>
          <w:rFonts w:ascii="Arial" w:hAnsi="Arial" w:cs="Arial"/>
          <w:sz w:val="19"/>
          <w:szCs w:val="19"/>
          <w:rPrChange w:id="434" w:author="Alex Rosenzweig" w:date="2022-12-29T15:50:00Z">
            <w:rPr>
              <w:rFonts w:ascii="Arial" w:hAnsi="Arial" w:cs="Arial"/>
              <w:sz w:val="20"/>
              <w:szCs w:val="20"/>
            </w:rPr>
          </w:rPrChange>
        </w:rPr>
        <w:t xml:space="preserve"> with the Philadelphia Department of Licenses and Inspections to ensure that the project met all zoning regulations of the City. </w:t>
      </w:r>
      <w:ins w:id="435" w:author="Alex Rosenzweig" w:date="2022-12-29T16:31:00Z">
        <w:r w:rsidR="00F01222">
          <w:rPr>
            <w:rFonts w:ascii="Arial" w:hAnsi="Arial" w:cs="Arial"/>
            <w:sz w:val="19"/>
            <w:szCs w:val="19"/>
          </w:rPr>
          <w:t xml:space="preserve"> </w:t>
        </w:r>
      </w:ins>
      <w:r w:rsidR="003322DF" w:rsidRPr="00263626">
        <w:rPr>
          <w:rFonts w:ascii="Arial" w:hAnsi="Arial" w:cs="Arial"/>
          <w:sz w:val="19"/>
          <w:szCs w:val="19"/>
          <w:rPrChange w:id="436" w:author="Alex Rosenzweig" w:date="2022-12-29T15:50:00Z">
            <w:rPr>
              <w:rFonts w:ascii="Arial" w:hAnsi="Arial" w:cs="Arial"/>
              <w:sz w:val="20"/>
              <w:szCs w:val="20"/>
            </w:rPr>
          </w:rPrChange>
        </w:rPr>
        <w:t>(2022</w:t>
      </w:r>
      <w:ins w:id="437" w:author="Alex Rosenzweig" w:date="2022-12-29T16:31:00Z">
        <w:r w:rsidR="00F01222">
          <w:rPr>
            <w:rFonts w:ascii="Arial" w:hAnsi="Arial" w:cs="Arial"/>
            <w:sz w:val="19"/>
            <w:szCs w:val="19"/>
          </w:rPr>
          <w:t xml:space="preserve"> </w:t>
        </w:r>
      </w:ins>
      <w:r w:rsidR="003322DF" w:rsidRPr="00263626">
        <w:rPr>
          <w:rFonts w:ascii="Arial" w:hAnsi="Arial" w:cs="Arial"/>
          <w:sz w:val="19"/>
          <w:szCs w:val="19"/>
          <w:rPrChange w:id="438" w:author="Alex Rosenzweig" w:date="2022-12-29T15:50:00Z">
            <w:rPr>
              <w:rFonts w:ascii="Arial" w:hAnsi="Arial" w:cs="Arial"/>
              <w:sz w:val="20"/>
              <w:szCs w:val="20"/>
            </w:rPr>
          </w:rPrChange>
        </w:rPr>
        <w:t>-</w:t>
      </w:r>
      <w:ins w:id="439" w:author="Alex Rosenzweig" w:date="2022-12-29T16:31:00Z">
        <w:r w:rsidR="00F01222">
          <w:rPr>
            <w:rFonts w:ascii="Arial" w:hAnsi="Arial" w:cs="Arial"/>
            <w:sz w:val="19"/>
            <w:szCs w:val="19"/>
          </w:rPr>
          <w:t xml:space="preserve"> </w:t>
        </w:r>
      </w:ins>
      <w:r w:rsidR="003322DF" w:rsidRPr="00263626">
        <w:rPr>
          <w:rFonts w:ascii="Arial" w:hAnsi="Arial" w:cs="Arial"/>
          <w:sz w:val="19"/>
          <w:szCs w:val="19"/>
          <w:rPrChange w:id="440" w:author="Alex Rosenzweig" w:date="2022-12-29T15:50:00Z">
            <w:rPr>
              <w:rFonts w:ascii="Arial" w:hAnsi="Arial" w:cs="Arial"/>
              <w:sz w:val="20"/>
              <w:szCs w:val="20"/>
            </w:rPr>
          </w:rPrChange>
        </w:rPr>
        <w:t>Present)</w:t>
      </w:r>
    </w:p>
    <w:p w:rsidR="00FC3F9F" w:rsidRPr="00263626" w:rsidRDefault="00FC3F9F" w:rsidP="00FC3F9F">
      <w:pPr>
        <w:pStyle w:val="ListBullet"/>
        <w:numPr>
          <w:ilvl w:val="0"/>
          <w:numId w:val="0"/>
        </w:numPr>
        <w:spacing w:after="0" w:line="240" w:lineRule="auto"/>
        <w:ind w:left="1260" w:hanging="900"/>
        <w:jc w:val="both"/>
        <w:rPr>
          <w:rFonts w:ascii="Arial" w:hAnsi="Arial" w:cs="Arial"/>
          <w:sz w:val="19"/>
          <w:szCs w:val="19"/>
          <w:rPrChange w:id="441" w:author="Alex Rosenzweig" w:date="2022-12-29T15:50:00Z">
            <w:rPr>
              <w:rFonts w:ascii="Arial" w:hAnsi="Arial" w:cs="Arial"/>
              <w:sz w:val="20"/>
              <w:szCs w:val="20"/>
            </w:rPr>
          </w:rPrChange>
        </w:rPr>
      </w:pPr>
      <w:r w:rsidRPr="00263626">
        <w:rPr>
          <w:rFonts w:ascii="Arial" w:hAnsi="Arial" w:cs="Arial"/>
          <w:b/>
          <w:bCs/>
          <w:sz w:val="19"/>
          <w:szCs w:val="19"/>
          <w:rPrChange w:id="442" w:author="Alex Rosenzweig" w:date="2022-12-29T15:50:00Z">
            <w:rPr>
              <w:rFonts w:ascii="Arial" w:hAnsi="Arial" w:cs="Arial"/>
              <w:b/>
              <w:bCs/>
              <w:sz w:val="20"/>
              <w:szCs w:val="20"/>
            </w:rPr>
          </w:rPrChange>
        </w:rPr>
        <w:t>Task 05:</w:t>
      </w:r>
      <w:r w:rsidRPr="00263626">
        <w:rPr>
          <w:rFonts w:ascii="Arial" w:hAnsi="Arial" w:cs="Arial"/>
          <w:b/>
          <w:bCs/>
          <w:sz w:val="19"/>
          <w:szCs w:val="19"/>
          <w:rPrChange w:id="443" w:author="Alex Rosenzweig" w:date="2022-12-29T15:50:00Z">
            <w:rPr>
              <w:rFonts w:ascii="Arial" w:hAnsi="Arial" w:cs="Arial"/>
              <w:b/>
              <w:bCs/>
              <w:sz w:val="20"/>
              <w:szCs w:val="20"/>
            </w:rPr>
          </w:rPrChange>
        </w:rPr>
        <w:tab/>
        <w:t>Edgely Field</w:t>
      </w:r>
      <w:r w:rsidR="002C0B9D" w:rsidRPr="00263626">
        <w:rPr>
          <w:rFonts w:ascii="Arial" w:hAnsi="Arial" w:cs="Arial"/>
          <w:sz w:val="19"/>
          <w:szCs w:val="19"/>
          <w:rPrChange w:id="444" w:author="Alex Rosenzweig" w:date="2022-12-29T15:50:00Z">
            <w:rPr>
              <w:rFonts w:ascii="Arial" w:hAnsi="Arial" w:cs="Arial"/>
              <w:sz w:val="20"/>
              <w:szCs w:val="20"/>
            </w:rPr>
          </w:rPrChange>
        </w:rPr>
        <w:t xml:space="preserve"> </w:t>
      </w:r>
      <w:ins w:id="445" w:author="Alex Rosenzweig" w:date="2022-12-29T16:30:00Z">
        <w:r w:rsidR="00F01222">
          <w:rPr>
            <w:rFonts w:ascii="Arial" w:hAnsi="Arial" w:cs="Arial"/>
            <w:sz w:val="19"/>
            <w:szCs w:val="19"/>
          </w:rPr>
          <w:t>-</w:t>
        </w:r>
      </w:ins>
      <w:del w:id="446" w:author="Alex Rosenzweig" w:date="2022-12-29T16:30:00Z">
        <w:r w:rsidR="002C0B9D" w:rsidRPr="00263626" w:rsidDel="00F01222">
          <w:rPr>
            <w:rFonts w:ascii="Arial" w:hAnsi="Arial" w:cs="Arial"/>
            <w:sz w:val="19"/>
            <w:szCs w:val="19"/>
            <w:rPrChange w:id="447" w:author="Alex Rosenzweig" w:date="2022-12-29T15:50:00Z">
              <w:rPr>
                <w:rFonts w:ascii="Arial" w:hAnsi="Arial" w:cs="Arial"/>
                <w:sz w:val="20"/>
                <w:szCs w:val="20"/>
              </w:rPr>
            </w:rPrChange>
          </w:rPr>
          <w:delText>–</w:delText>
        </w:r>
      </w:del>
      <w:r w:rsidR="002C0B9D" w:rsidRPr="00263626">
        <w:rPr>
          <w:rFonts w:ascii="Arial" w:hAnsi="Arial" w:cs="Arial"/>
          <w:sz w:val="19"/>
          <w:szCs w:val="19"/>
          <w:rPrChange w:id="448" w:author="Alex Rosenzweig" w:date="2022-12-29T15:50:00Z">
            <w:rPr>
              <w:rFonts w:ascii="Arial" w:hAnsi="Arial" w:cs="Arial"/>
              <w:sz w:val="20"/>
              <w:szCs w:val="20"/>
            </w:rPr>
          </w:rPrChange>
        </w:rPr>
        <w:t xml:space="preserve"> Project Manager on this project in Fairmount Park near the Wynnfield Heights neighborhood of the City. The project involves the development of the site with a new football stadium with track and field features. The site will include new restroom facilities, lighting, and other improvements. KSE is tasked with developing a stormwater management and utility strategy for the site. KSE reviewed all existing utilities </w:t>
      </w:r>
      <w:r w:rsidR="0007232F" w:rsidRPr="00263626">
        <w:rPr>
          <w:rFonts w:ascii="Arial" w:hAnsi="Arial" w:cs="Arial"/>
          <w:sz w:val="19"/>
          <w:szCs w:val="19"/>
          <w:rPrChange w:id="449" w:author="Alex Rosenzweig" w:date="2022-12-29T15:50:00Z">
            <w:rPr>
              <w:rFonts w:ascii="Arial" w:hAnsi="Arial" w:cs="Arial"/>
              <w:sz w:val="20"/>
              <w:szCs w:val="20"/>
            </w:rPr>
          </w:rPrChange>
        </w:rPr>
        <w:t xml:space="preserve">within the adjacent streets and determined that connections to the public sewer </w:t>
      </w:r>
      <w:ins w:id="450" w:author="Alex Rosenzweig" w:date="2022-12-29T16:32:00Z">
        <w:r w:rsidR="00F01222">
          <w:rPr>
            <w:rFonts w:ascii="Arial" w:hAnsi="Arial" w:cs="Arial"/>
            <w:sz w:val="19"/>
            <w:szCs w:val="19"/>
          </w:rPr>
          <w:t xml:space="preserve">were </w:t>
        </w:r>
      </w:ins>
      <w:del w:id="451" w:author="Alex Rosenzweig" w:date="2022-12-29T16:32:00Z">
        <w:r w:rsidR="0007232F" w:rsidRPr="00263626" w:rsidDel="00F01222">
          <w:rPr>
            <w:rFonts w:ascii="Arial" w:hAnsi="Arial" w:cs="Arial"/>
            <w:sz w:val="19"/>
            <w:szCs w:val="19"/>
            <w:rPrChange w:id="452" w:author="Alex Rosenzweig" w:date="2022-12-29T15:50:00Z">
              <w:rPr>
                <w:rFonts w:ascii="Arial" w:hAnsi="Arial" w:cs="Arial"/>
                <w:sz w:val="20"/>
                <w:szCs w:val="20"/>
              </w:rPr>
            </w:rPrChange>
          </w:rPr>
          <w:delText xml:space="preserve">was </w:delText>
        </w:r>
      </w:del>
      <w:r w:rsidR="0007232F" w:rsidRPr="00263626">
        <w:rPr>
          <w:rFonts w:ascii="Arial" w:hAnsi="Arial" w:cs="Arial"/>
          <w:sz w:val="19"/>
          <w:szCs w:val="19"/>
          <w:rPrChange w:id="453" w:author="Alex Rosenzweig" w:date="2022-12-29T15:50:00Z">
            <w:rPr>
              <w:rFonts w:ascii="Arial" w:hAnsi="Arial" w:cs="Arial"/>
              <w:sz w:val="20"/>
              <w:szCs w:val="20"/>
            </w:rPr>
          </w:rPrChange>
        </w:rPr>
        <w:t xml:space="preserve">infeasible. KSE is tasked with developing the septic design for the site. </w:t>
      </w:r>
      <w:ins w:id="454" w:author="Alex Rosenzweig" w:date="2022-12-29T16:32:00Z">
        <w:r w:rsidR="00F01222">
          <w:rPr>
            <w:rFonts w:ascii="Arial" w:hAnsi="Arial" w:cs="Arial"/>
            <w:sz w:val="19"/>
            <w:szCs w:val="19"/>
          </w:rPr>
          <w:t xml:space="preserve"> </w:t>
        </w:r>
      </w:ins>
      <w:r w:rsidR="0007232F" w:rsidRPr="00263626">
        <w:rPr>
          <w:rFonts w:ascii="Arial" w:hAnsi="Arial" w:cs="Arial"/>
          <w:sz w:val="19"/>
          <w:szCs w:val="19"/>
          <w:rPrChange w:id="455" w:author="Alex Rosenzweig" w:date="2022-12-29T15:50:00Z">
            <w:rPr>
              <w:rFonts w:ascii="Arial" w:hAnsi="Arial" w:cs="Arial"/>
              <w:sz w:val="20"/>
              <w:szCs w:val="20"/>
            </w:rPr>
          </w:rPrChange>
        </w:rPr>
        <w:t>(2022</w:t>
      </w:r>
      <w:ins w:id="456" w:author="Alex Rosenzweig" w:date="2022-12-29T16:32:00Z">
        <w:r w:rsidR="00F01222">
          <w:rPr>
            <w:rFonts w:ascii="Arial" w:hAnsi="Arial" w:cs="Arial"/>
            <w:sz w:val="19"/>
            <w:szCs w:val="19"/>
          </w:rPr>
          <w:t xml:space="preserve"> </w:t>
        </w:r>
      </w:ins>
      <w:r w:rsidR="0007232F" w:rsidRPr="00263626">
        <w:rPr>
          <w:rFonts w:ascii="Arial" w:hAnsi="Arial" w:cs="Arial"/>
          <w:sz w:val="19"/>
          <w:szCs w:val="19"/>
          <w:rPrChange w:id="457" w:author="Alex Rosenzweig" w:date="2022-12-29T15:50:00Z">
            <w:rPr>
              <w:rFonts w:ascii="Arial" w:hAnsi="Arial" w:cs="Arial"/>
              <w:sz w:val="20"/>
              <w:szCs w:val="20"/>
            </w:rPr>
          </w:rPrChange>
        </w:rPr>
        <w:t>-</w:t>
      </w:r>
      <w:ins w:id="458" w:author="Alex Rosenzweig" w:date="2022-12-29T16:32:00Z">
        <w:r w:rsidR="00F01222">
          <w:rPr>
            <w:rFonts w:ascii="Arial" w:hAnsi="Arial" w:cs="Arial"/>
            <w:sz w:val="19"/>
            <w:szCs w:val="19"/>
          </w:rPr>
          <w:t xml:space="preserve"> </w:t>
        </w:r>
      </w:ins>
      <w:r w:rsidR="0007232F" w:rsidRPr="00263626">
        <w:rPr>
          <w:rFonts w:ascii="Arial" w:hAnsi="Arial" w:cs="Arial"/>
          <w:sz w:val="19"/>
          <w:szCs w:val="19"/>
          <w:rPrChange w:id="459" w:author="Alex Rosenzweig" w:date="2022-12-29T15:50:00Z">
            <w:rPr>
              <w:rFonts w:ascii="Arial" w:hAnsi="Arial" w:cs="Arial"/>
              <w:sz w:val="20"/>
              <w:szCs w:val="20"/>
            </w:rPr>
          </w:rPrChange>
        </w:rPr>
        <w:t>Present)</w:t>
      </w: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460" w:author="Alex Rosenzweig" w:date="2022-12-29T15:50:00Z">
            <w:rPr>
              <w:rFonts w:ascii="Arial" w:hAnsi="Arial" w:cs="Arial"/>
              <w:b/>
              <w:bCs/>
              <w:sz w:val="20"/>
              <w:szCs w:val="20"/>
            </w:rPr>
          </w:rPrChange>
        </w:rPr>
      </w:pPr>
    </w:p>
    <w:p w:rsidR="00FC3F9F" w:rsidRPr="00263626" w:rsidRDefault="00882AF5" w:rsidP="00FC3F9F">
      <w:pPr>
        <w:pStyle w:val="ListBullet"/>
        <w:numPr>
          <w:ilvl w:val="0"/>
          <w:numId w:val="0"/>
        </w:numPr>
        <w:spacing w:after="0" w:line="240" w:lineRule="auto"/>
        <w:jc w:val="both"/>
        <w:rPr>
          <w:rFonts w:ascii="Arial" w:hAnsi="Arial" w:cs="Arial"/>
          <w:sz w:val="19"/>
          <w:szCs w:val="19"/>
          <w:rPrChange w:id="461" w:author="Alex Rosenzweig" w:date="2022-12-29T15:50:00Z">
            <w:rPr>
              <w:rFonts w:ascii="Arial" w:hAnsi="Arial" w:cs="Arial"/>
              <w:sz w:val="20"/>
              <w:szCs w:val="20"/>
            </w:rPr>
          </w:rPrChange>
        </w:rPr>
      </w:pPr>
      <w:r w:rsidRPr="00263626">
        <w:rPr>
          <w:rFonts w:ascii="Arial" w:hAnsi="Arial" w:cs="Arial"/>
          <w:b/>
          <w:bCs/>
          <w:sz w:val="19"/>
          <w:szCs w:val="19"/>
          <w:highlight w:val="yellow"/>
          <w:rPrChange w:id="462" w:author="Alex Rosenzweig" w:date="2022-12-29T15:50:00Z">
            <w:rPr>
              <w:rFonts w:ascii="Arial" w:hAnsi="Arial" w:cs="Arial"/>
              <w:b/>
              <w:bCs/>
              <w:sz w:val="20"/>
              <w:szCs w:val="20"/>
              <w:highlight w:val="yellow"/>
            </w:rPr>
          </w:rPrChange>
        </w:rPr>
        <w:t xml:space="preserve">2017-2032 </w:t>
      </w:r>
      <w:ins w:id="463" w:author="Alex Rosenzweig" w:date="2022-12-29T16:32:00Z">
        <w:r w:rsidR="00F01222" w:rsidRPr="006D561B">
          <w:rPr>
            <w:rFonts w:ascii="Arial" w:hAnsi="Arial" w:cs="Arial"/>
            <w:b/>
            <w:bCs/>
            <w:sz w:val="19"/>
            <w:szCs w:val="19"/>
          </w:rPr>
          <w:t>–</w:t>
        </w:r>
      </w:ins>
      <w:del w:id="464" w:author="Alex Rosenzweig" w:date="2022-12-29T16:32:00Z">
        <w:r w:rsidRPr="00263626" w:rsidDel="00F01222">
          <w:rPr>
            <w:rFonts w:ascii="Arial" w:hAnsi="Arial" w:cs="Arial"/>
            <w:b/>
            <w:bCs/>
            <w:sz w:val="19"/>
            <w:szCs w:val="19"/>
            <w:highlight w:val="yellow"/>
            <w:rPrChange w:id="465" w:author="Alex Rosenzweig" w:date="2022-12-29T15:50:00Z">
              <w:rPr>
                <w:rFonts w:ascii="Arial" w:hAnsi="Arial" w:cs="Arial"/>
                <w:b/>
                <w:bCs/>
                <w:sz w:val="20"/>
                <w:szCs w:val="20"/>
                <w:highlight w:val="yellow"/>
              </w:rPr>
            </w:rPrChange>
          </w:rPr>
          <w:delText>-</w:delText>
        </w:r>
      </w:del>
      <w:r w:rsidRPr="00263626">
        <w:rPr>
          <w:rFonts w:ascii="Arial" w:hAnsi="Arial" w:cs="Arial"/>
          <w:b/>
          <w:bCs/>
          <w:sz w:val="19"/>
          <w:szCs w:val="19"/>
          <w:rPrChange w:id="466" w:author="Alex Rosenzweig" w:date="2022-12-29T15:50:00Z">
            <w:rPr>
              <w:rFonts w:ascii="Arial" w:hAnsi="Arial" w:cs="Arial"/>
              <w:b/>
              <w:bCs/>
              <w:sz w:val="20"/>
              <w:szCs w:val="20"/>
            </w:rPr>
          </w:rPrChange>
        </w:rPr>
        <w:t xml:space="preserve"> </w:t>
      </w:r>
      <w:r w:rsidR="00FC3F9F" w:rsidRPr="00263626">
        <w:rPr>
          <w:rFonts w:ascii="Arial" w:hAnsi="Arial" w:cs="Arial"/>
          <w:b/>
          <w:bCs/>
          <w:sz w:val="19"/>
          <w:szCs w:val="19"/>
          <w:rPrChange w:id="467" w:author="Alex Rosenzweig" w:date="2022-12-29T15:50:00Z">
            <w:rPr>
              <w:rFonts w:ascii="Arial" w:hAnsi="Arial" w:cs="Arial"/>
              <w:b/>
              <w:bCs/>
              <w:sz w:val="20"/>
              <w:szCs w:val="20"/>
            </w:rPr>
          </w:rPrChange>
        </w:rPr>
        <w:t>Fairmount Park Conservancy Franklin Delano Roosevelt (FDR)</w:t>
      </w:r>
      <w:r w:rsidR="00FC3F9F" w:rsidRPr="00263626">
        <w:rPr>
          <w:rFonts w:ascii="Arial" w:hAnsi="Arial" w:cs="Arial"/>
          <w:sz w:val="19"/>
          <w:szCs w:val="19"/>
          <w:rPrChange w:id="468" w:author="Alex Rosenzweig" w:date="2022-12-29T15:50:00Z">
            <w:rPr>
              <w:rFonts w:ascii="Arial" w:hAnsi="Arial" w:cs="Arial"/>
              <w:sz w:val="20"/>
              <w:szCs w:val="20"/>
            </w:rPr>
          </w:rPrChange>
        </w:rPr>
        <w:t xml:space="preserve"> </w:t>
      </w:r>
      <w:r w:rsidR="00FC3F9F" w:rsidRPr="00263626">
        <w:rPr>
          <w:rFonts w:ascii="Arial" w:hAnsi="Arial" w:cs="Arial"/>
          <w:b/>
          <w:bCs/>
          <w:sz w:val="19"/>
          <w:szCs w:val="19"/>
          <w:rPrChange w:id="469" w:author="Alex Rosenzweig" w:date="2022-12-29T15:50:00Z">
            <w:rPr>
              <w:rFonts w:ascii="Arial" w:hAnsi="Arial" w:cs="Arial"/>
              <w:b/>
              <w:bCs/>
              <w:sz w:val="20"/>
              <w:szCs w:val="20"/>
            </w:rPr>
          </w:rPrChange>
        </w:rPr>
        <w:t xml:space="preserve">Park Master Plan, Philadelphia, PA - </w:t>
      </w:r>
      <w:r w:rsidR="00FC3F9F" w:rsidRPr="00263626">
        <w:rPr>
          <w:rFonts w:ascii="Arial" w:hAnsi="Arial" w:cs="Arial"/>
          <w:sz w:val="19"/>
          <w:szCs w:val="19"/>
          <w:rPrChange w:id="470" w:author="Alex Rosenzweig" w:date="2022-12-29T15:50:00Z">
            <w:rPr>
              <w:rFonts w:ascii="Arial" w:hAnsi="Arial" w:cs="Arial"/>
              <w:sz w:val="20"/>
              <w:szCs w:val="20"/>
            </w:rPr>
          </w:rPrChange>
        </w:rPr>
        <w:t>Senior Civil Engineer. Developed a master plan for this 348-acre park in South Philadelphia, which was intended to investigate, analyze, and recommend approaches to enhance FDR’s ecology, landscape, and built environments.</w:t>
      </w:r>
      <w:r w:rsidR="00FC3F9F" w:rsidRPr="00263626">
        <w:rPr>
          <w:rFonts w:ascii="Arial" w:eastAsia="Times New Roman" w:hAnsi="Arial" w:cs="Arial"/>
          <w:sz w:val="19"/>
          <w:szCs w:val="19"/>
          <w:rPrChange w:id="471" w:author="Alex Rosenzweig" w:date="2022-12-29T15:50:00Z">
            <w:rPr>
              <w:rFonts w:ascii="Arial" w:eastAsia="Times New Roman" w:hAnsi="Arial" w:cs="Arial"/>
              <w:sz w:val="20"/>
              <w:szCs w:val="20"/>
            </w:rPr>
          </w:rPrChange>
        </w:rPr>
        <w:t xml:space="preserve"> </w:t>
      </w:r>
      <w:r w:rsidR="00FC3F9F" w:rsidRPr="00263626">
        <w:rPr>
          <w:rFonts w:ascii="Arial" w:hAnsi="Arial" w:cs="Arial"/>
          <w:sz w:val="19"/>
          <w:szCs w:val="19"/>
          <w:rPrChange w:id="472" w:author="Alex Rosenzweig" w:date="2022-12-29T15:50:00Z">
            <w:rPr>
              <w:rFonts w:ascii="Arial" w:hAnsi="Arial" w:cs="Arial"/>
              <w:sz w:val="20"/>
              <w:szCs w:val="20"/>
            </w:rPr>
          </w:rPrChange>
        </w:rPr>
        <w:t xml:space="preserve">KSE was responsible for the existing conditions assessment, water resources, and traffic engineering scope of work. KSE reviewed available existing information, including prior studies, surveys, and reports to assist in identifying </w:t>
      </w:r>
      <w:ins w:id="473" w:author="Alex Rosenzweig" w:date="2022-12-29T16:33:00Z">
        <w:r w:rsidR="00F01222">
          <w:rPr>
            <w:rFonts w:ascii="Arial" w:hAnsi="Arial" w:cs="Arial"/>
            <w:sz w:val="19"/>
            <w:szCs w:val="19"/>
          </w:rPr>
          <w:t xml:space="preserve">and </w:t>
        </w:r>
      </w:ins>
      <w:r w:rsidR="00FC3F9F" w:rsidRPr="00263626">
        <w:rPr>
          <w:rFonts w:ascii="Arial" w:hAnsi="Arial" w:cs="Arial"/>
          <w:sz w:val="19"/>
          <w:szCs w:val="19"/>
          <w:rPrChange w:id="474" w:author="Alex Rosenzweig" w:date="2022-12-29T15:50:00Z">
            <w:rPr>
              <w:rFonts w:ascii="Arial" w:hAnsi="Arial" w:cs="Arial"/>
              <w:sz w:val="20"/>
              <w:szCs w:val="20"/>
            </w:rPr>
          </w:rPrChange>
        </w:rPr>
        <w:t xml:space="preserve">recommending sustainable and innovative interventions, prioritizing passive/natural approaches that incorporated or complemented other master plan goals. </w:t>
      </w:r>
      <w:ins w:id="475" w:author="Alex Rosenzweig" w:date="2022-12-29T16:33:00Z">
        <w:r w:rsidR="00F01222">
          <w:rPr>
            <w:rFonts w:ascii="Arial" w:hAnsi="Arial" w:cs="Arial"/>
            <w:sz w:val="19"/>
            <w:szCs w:val="19"/>
          </w:rPr>
          <w:t xml:space="preserve"> </w:t>
        </w:r>
      </w:ins>
      <w:r w:rsidR="00FC3F9F" w:rsidRPr="00263626">
        <w:rPr>
          <w:rFonts w:ascii="Arial" w:hAnsi="Arial" w:cs="Arial"/>
          <w:sz w:val="19"/>
          <w:szCs w:val="19"/>
          <w:rPrChange w:id="476" w:author="Alex Rosenzweig" w:date="2022-12-29T15:50:00Z">
            <w:rPr>
              <w:rFonts w:ascii="Arial" w:hAnsi="Arial" w:cs="Arial"/>
              <w:sz w:val="20"/>
              <w:szCs w:val="20"/>
            </w:rPr>
          </w:rPrChange>
        </w:rPr>
        <w:t xml:space="preserve">(2018 </w:t>
      </w:r>
      <w:ins w:id="477" w:author="Alex Rosenzweig" w:date="2022-12-29T16:33:00Z">
        <w:r w:rsidR="00F01222">
          <w:rPr>
            <w:rFonts w:ascii="Arial" w:hAnsi="Arial" w:cs="Arial"/>
            <w:sz w:val="19"/>
            <w:szCs w:val="19"/>
          </w:rPr>
          <w:t>-</w:t>
        </w:r>
      </w:ins>
      <w:del w:id="478" w:author="Alex Rosenzweig" w:date="2022-12-29T16:33:00Z">
        <w:r w:rsidR="00FC3F9F" w:rsidRPr="00263626" w:rsidDel="00F01222">
          <w:rPr>
            <w:rFonts w:ascii="Arial" w:hAnsi="Arial" w:cs="Arial"/>
            <w:sz w:val="19"/>
            <w:szCs w:val="19"/>
            <w:rPrChange w:id="479" w:author="Alex Rosenzweig" w:date="2022-12-29T15:50:00Z">
              <w:rPr>
                <w:rFonts w:ascii="Arial" w:hAnsi="Arial" w:cs="Arial"/>
                <w:sz w:val="20"/>
                <w:szCs w:val="20"/>
              </w:rPr>
            </w:rPrChange>
          </w:rPr>
          <w:delText>–</w:delText>
        </w:r>
      </w:del>
      <w:r w:rsidR="00FC3F9F" w:rsidRPr="00263626">
        <w:rPr>
          <w:rFonts w:ascii="Arial" w:hAnsi="Arial" w:cs="Arial"/>
          <w:sz w:val="19"/>
          <w:szCs w:val="19"/>
          <w:rPrChange w:id="480" w:author="Alex Rosenzweig" w:date="2022-12-29T15:50:00Z">
            <w:rPr>
              <w:rFonts w:ascii="Arial" w:hAnsi="Arial" w:cs="Arial"/>
              <w:sz w:val="20"/>
              <w:szCs w:val="20"/>
            </w:rPr>
          </w:rPrChange>
        </w:rPr>
        <w:t xml:space="preserve"> 2019)</w:t>
      </w:r>
    </w:p>
    <w:p w:rsidR="00E31F7B" w:rsidRPr="00263626" w:rsidRDefault="00E31F7B" w:rsidP="00E31F7B">
      <w:pPr>
        <w:pStyle w:val="ListBullet"/>
        <w:numPr>
          <w:ilvl w:val="0"/>
          <w:numId w:val="0"/>
        </w:numPr>
        <w:spacing w:after="0" w:line="240" w:lineRule="auto"/>
        <w:jc w:val="both"/>
        <w:rPr>
          <w:rFonts w:ascii="Arial" w:hAnsi="Arial" w:cs="Arial"/>
          <w:b/>
          <w:bCs/>
          <w:sz w:val="19"/>
          <w:szCs w:val="19"/>
          <w:rPrChange w:id="481" w:author="Alex Rosenzweig" w:date="2022-12-29T15:50:00Z">
            <w:rPr>
              <w:rFonts w:ascii="Arial" w:hAnsi="Arial" w:cs="Arial"/>
              <w:b/>
              <w:bCs/>
              <w:sz w:val="20"/>
              <w:szCs w:val="20"/>
            </w:rPr>
          </w:rPrChange>
        </w:rPr>
      </w:pPr>
    </w:p>
    <w:p w:rsidR="00BD54F9" w:rsidRPr="001829B3" w:rsidRDefault="00BD54F9" w:rsidP="00BD54F9">
      <w:pPr>
        <w:pStyle w:val="ListBullet"/>
        <w:numPr>
          <w:ilvl w:val="0"/>
          <w:numId w:val="0"/>
        </w:numPr>
        <w:pBdr>
          <w:top w:val="single" w:sz="4" w:space="1" w:color="auto"/>
        </w:pBdr>
        <w:spacing w:after="0" w:line="240" w:lineRule="auto"/>
        <w:jc w:val="both"/>
        <w:rPr>
          <w:ins w:id="482" w:author="Alex Rosenzweig" w:date="2022-12-29T16:38:00Z"/>
          <w:rFonts w:ascii="Arial" w:hAnsi="Arial" w:cs="Arial"/>
          <w:b/>
          <w:bCs/>
          <w:color w:val="FF0000"/>
          <w:sz w:val="19"/>
          <w:szCs w:val="19"/>
          <w:highlight w:val="yellow"/>
        </w:rPr>
        <w:pPrChange w:id="483" w:author="Alex Rosenzweig" w:date="2022-12-29T16:38:00Z">
          <w:pPr>
            <w:pStyle w:val="ListBullet"/>
            <w:numPr>
              <w:numId w:val="0"/>
            </w:numPr>
            <w:tabs>
              <w:tab w:val="clear" w:pos="360"/>
            </w:tabs>
            <w:spacing w:after="0" w:line="240" w:lineRule="auto"/>
            <w:ind w:left="0" w:firstLine="0"/>
            <w:jc w:val="both"/>
          </w:pPr>
        </w:pPrChange>
      </w:pPr>
      <w:ins w:id="484" w:author="Alex Rosenzweig" w:date="2022-12-29T16:38:00Z">
        <w:r w:rsidRPr="001829B3">
          <w:rPr>
            <w:rFonts w:ascii="Arial" w:hAnsi="Arial" w:cs="Arial"/>
            <w:b/>
            <w:bCs/>
            <w:color w:val="FF0000"/>
            <w:sz w:val="19"/>
            <w:szCs w:val="19"/>
            <w:highlight w:val="yellow"/>
          </w:rPr>
          <w:t>Development:</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455043" w:rsidRPr="00263626" w:rsidDel="00BD54F9" w:rsidTr="000B6685">
        <w:trPr>
          <w:del w:id="485" w:author="Alex Rosenzweig" w:date="2022-12-29T16:38:00Z"/>
        </w:trPr>
        <w:tc>
          <w:tcPr>
            <w:tcW w:w="10296" w:type="dxa"/>
            <w:tcBorders>
              <w:top w:val="single" w:sz="4" w:space="0" w:color="auto"/>
              <w:left w:val="nil"/>
              <w:bottom w:val="nil"/>
              <w:right w:val="nil"/>
            </w:tcBorders>
          </w:tcPr>
          <w:p w:rsidR="00455043" w:rsidRPr="00263626" w:rsidDel="00BD54F9" w:rsidRDefault="00455043" w:rsidP="000B6685">
            <w:pPr>
              <w:pStyle w:val="ListBullet"/>
              <w:numPr>
                <w:ilvl w:val="0"/>
                <w:numId w:val="0"/>
              </w:numPr>
              <w:spacing w:after="0" w:line="240" w:lineRule="auto"/>
              <w:jc w:val="both"/>
              <w:rPr>
                <w:del w:id="486" w:author="Alex Rosenzweig" w:date="2022-12-29T16:38:00Z"/>
                <w:rFonts w:ascii="Arial" w:hAnsi="Arial" w:cs="Arial"/>
                <w:b/>
                <w:bCs/>
                <w:color w:val="FF0000"/>
                <w:sz w:val="19"/>
                <w:szCs w:val="19"/>
                <w:highlight w:val="yellow"/>
                <w:rPrChange w:id="487" w:author="Alex Rosenzweig" w:date="2022-12-29T15:50:00Z">
                  <w:rPr>
                    <w:del w:id="488" w:author="Alex Rosenzweig" w:date="2022-12-29T16:38:00Z"/>
                    <w:rFonts w:ascii="Arial" w:hAnsi="Arial" w:cs="Arial"/>
                    <w:b/>
                    <w:bCs/>
                    <w:color w:val="FF0000"/>
                    <w:sz w:val="20"/>
                    <w:szCs w:val="20"/>
                    <w:highlight w:val="yellow"/>
                  </w:rPr>
                </w:rPrChange>
              </w:rPr>
            </w:pPr>
            <w:del w:id="489" w:author="Alex Rosenzweig" w:date="2022-12-29T16:38:00Z">
              <w:r w:rsidRPr="00263626" w:rsidDel="00BD54F9">
                <w:rPr>
                  <w:rFonts w:ascii="Arial" w:hAnsi="Arial" w:cs="Arial"/>
                  <w:b/>
                  <w:bCs/>
                  <w:color w:val="FF0000"/>
                  <w:sz w:val="19"/>
                  <w:szCs w:val="19"/>
                  <w:highlight w:val="yellow"/>
                  <w:rPrChange w:id="490" w:author="Alex Rosenzweig" w:date="2022-12-29T15:50:00Z">
                    <w:rPr>
                      <w:rFonts w:ascii="Arial" w:hAnsi="Arial" w:cs="Arial"/>
                      <w:b/>
                      <w:bCs/>
                      <w:color w:val="FF0000"/>
                      <w:sz w:val="20"/>
                      <w:szCs w:val="20"/>
                      <w:highlight w:val="yellow"/>
                    </w:rPr>
                  </w:rPrChange>
                </w:rPr>
                <w:delText>Development:</w:delText>
              </w:r>
            </w:del>
          </w:p>
        </w:tc>
      </w:tr>
    </w:tbl>
    <w:p w:rsidR="00FC3F9F" w:rsidRPr="00263626" w:rsidRDefault="00FC3F9F" w:rsidP="00FC3F9F">
      <w:pPr>
        <w:pStyle w:val="ListBullet"/>
        <w:numPr>
          <w:ilvl w:val="0"/>
          <w:numId w:val="0"/>
        </w:numPr>
        <w:spacing w:after="0" w:line="240" w:lineRule="auto"/>
        <w:jc w:val="both"/>
        <w:rPr>
          <w:rFonts w:ascii="Arial" w:hAnsi="Arial" w:cs="Arial"/>
          <w:b/>
          <w:bCs/>
          <w:color w:val="FF0000"/>
          <w:sz w:val="19"/>
          <w:szCs w:val="19"/>
          <w:rPrChange w:id="491" w:author="Alex Rosenzweig" w:date="2022-12-29T15:50:00Z">
            <w:rPr>
              <w:rFonts w:ascii="Arial" w:hAnsi="Arial" w:cs="Arial"/>
              <w:b/>
              <w:bCs/>
              <w:color w:val="FF0000"/>
              <w:sz w:val="20"/>
              <w:szCs w:val="20"/>
            </w:rPr>
          </w:rPrChange>
        </w:rPr>
      </w:pPr>
    </w:p>
    <w:p w:rsidR="001A2D1B" w:rsidRPr="00263626" w:rsidRDefault="00A31F60" w:rsidP="00C30657">
      <w:pPr>
        <w:pStyle w:val="ListBullet"/>
        <w:numPr>
          <w:ilvl w:val="0"/>
          <w:numId w:val="0"/>
        </w:numPr>
        <w:spacing w:after="0" w:line="240" w:lineRule="auto"/>
        <w:jc w:val="both"/>
        <w:rPr>
          <w:rFonts w:ascii="Arial" w:hAnsi="Arial" w:cs="Arial"/>
          <w:sz w:val="19"/>
          <w:szCs w:val="19"/>
          <w:rPrChange w:id="492" w:author="Alex Rosenzweig" w:date="2022-12-29T15:50:00Z">
            <w:rPr>
              <w:rFonts w:ascii="Arial" w:hAnsi="Arial" w:cs="Arial"/>
              <w:sz w:val="20"/>
              <w:szCs w:val="20"/>
            </w:rPr>
          </w:rPrChange>
        </w:rPr>
      </w:pPr>
      <w:r w:rsidRPr="00263626">
        <w:rPr>
          <w:rFonts w:ascii="Arial" w:hAnsi="Arial" w:cs="Arial"/>
          <w:b/>
          <w:bCs/>
          <w:sz w:val="19"/>
          <w:szCs w:val="19"/>
          <w:highlight w:val="yellow"/>
          <w:rPrChange w:id="493" w:author="Alex Rosenzweig" w:date="2022-12-29T15:50:00Z">
            <w:rPr>
              <w:rFonts w:ascii="Arial" w:hAnsi="Arial" w:cs="Arial"/>
              <w:b/>
              <w:bCs/>
              <w:sz w:val="20"/>
              <w:szCs w:val="20"/>
              <w:highlight w:val="yellow"/>
            </w:rPr>
          </w:rPrChange>
        </w:rPr>
        <w:t>2019-2322</w:t>
      </w:r>
      <w:r w:rsidRPr="00263626">
        <w:rPr>
          <w:rFonts w:ascii="Arial" w:hAnsi="Arial" w:cs="Arial"/>
          <w:b/>
          <w:bCs/>
          <w:sz w:val="19"/>
          <w:szCs w:val="19"/>
          <w:rPrChange w:id="494" w:author="Alex Rosenzweig" w:date="2022-12-29T15:50:00Z">
            <w:rPr>
              <w:rFonts w:ascii="Arial" w:hAnsi="Arial" w:cs="Arial"/>
              <w:b/>
              <w:bCs/>
              <w:sz w:val="20"/>
              <w:szCs w:val="20"/>
            </w:rPr>
          </w:rPrChange>
        </w:rPr>
        <w:t xml:space="preserve"> – Cobbs Creek Foundation</w:t>
      </w:r>
      <w:r w:rsidR="00F515A5" w:rsidRPr="00263626">
        <w:rPr>
          <w:rFonts w:ascii="Arial" w:hAnsi="Arial" w:cs="Arial"/>
          <w:b/>
          <w:bCs/>
          <w:sz w:val="19"/>
          <w:szCs w:val="19"/>
          <w:rPrChange w:id="495" w:author="Alex Rosenzweig" w:date="2022-12-29T15:50:00Z">
            <w:rPr>
              <w:rFonts w:ascii="Arial" w:hAnsi="Arial" w:cs="Arial"/>
              <w:b/>
              <w:bCs/>
              <w:sz w:val="20"/>
              <w:szCs w:val="20"/>
            </w:rPr>
          </w:rPrChange>
        </w:rPr>
        <w:t xml:space="preserve">, </w:t>
      </w:r>
      <w:r w:rsidRPr="00263626">
        <w:rPr>
          <w:rFonts w:ascii="Arial" w:hAnsi="Arial" w:cs="Arial"/>
          <w:b/>
          <w:bCs/>
          <w:sz w:val="19"/>
          <w:szCs w:val="19"/>
          <w:rPrChange w:id="496" w:author="Alex Rosenzweig" w:date="2022-12-29T15:50:00Z">
            <w:rPr>
              <w:rFonts w:ascii="Arial" w:hAnsi="Arial" w:cs="Arial"/>
              <w:b/>
              <w:bCs/>
              <w:sz w:val="20"/>
              <w:szCs w:val="20"/>
            </w:rPr>
          </w:rPrChange>
        </w:rPr>
        <w:t>Cobbs Creek Golf Course Restoration</w:t>
      </w:r>
      <w:r w:rsidR="00F515A5" w:rsidRPr="00263626">
        <w:rPr>
          <w:rFonts w:ascii="Arial" w:hAnsi="Arial" w:cs="Arial"/>
          <w:b/>
          <w:bCs/>
          <w:sz w:val="19"/>
          <w:szCs w:val="19"/>
          <w:rPrChange w:id="497" w:author="Alex Rosenzweig" w:date="2022-12-29T15:50:00Z">
            <w:rPr>
              <w:rFonts w:ascii="Arial" w:hAnsi="Arial" w:cs="Arial"/>
              <w:b/>
              <w:bCs/>
              <w:sz w:val="20"/>
              <w:szCs w:val="20"/>
            </w:rPr>
          </w:rPrChange>
        </w:rPr>
        <w:t>, Philadelphia, PA</w:t>
      </w:r>
      <w:r w:rsidR="00C30657" w:rsidRPr="00263626">
        <w:rPr>
          <w:rFonts w:ascii="Arial" w:hAnsi="Arial" w:cs="Arial"/>
          <w:sz w:val="19"/>
          <w:szCs w:val="19"/>
          <w:rPrChange w:id="498" w:author="Alex Rosenzweig" w:date="2022-12-29T15:50:00Z">
            <w:rPr>
              <w:rFonts w:ascii="Arial" w:hAnsi="Arial" w:cs="Arial"/>
              <w:sz w:val="20"/>
              <w:szCs w:val="20"/>
            </w:rPr>
          </w:rPrChange>
        </w:rPr>
        <w:t xml:space="preserve"> </w:t>
      </w:r>
      <w:ins w:id="499" w:author="Alex Rosenzweig" w:date="2022-12-29T16:38:00Z">
        <w:r w:rsidR="00BD54F9" w:rsidRPr="00BD54F9">
          <w:rPr>
            <w:rFonts w:ascii="Arial" w:hAnsi="Arial" w:cs="Arial"/>
            <w:b/>
            <w:bCs/>
            <w:sz w:val="19"/>
            <w:szCs w:val="19"/>
            <w:rPrChange w:id="500" w:author="Alex Rosenzweig" w:date="2022-12-29T16:38:00Z">
              <w:rPr>
                <w:rFonts w:ascii="Arial" w:hAnsi="Arial" w:cs="Arial"/>
                <w:sz w:val="19"/>
                <w:szCs w:val="19"/>
              </w:rPr>
            </w:rPrChange>
          </w:rPr>
          <w:t>-</w:t>
        </w:r>
      </w:ins>
      <w:del w:id="501" w:author="Alex Rosenzweig" w:date="2022-12-29T16:38:00Z">
        <w:r w:rsidR="00C30657" w:rsidRPr="00263626" w:rsidDel="00BD54F9">
          <w:rPr>
            <w:rFonts w:ascii="Arial" w:hAnsi="Arial" w:cs="Arial"/>
            <w:sz w:val="19"/>
            <w:szCs w:val="19"/>
            <w:rPrChange w:id="502" w:author="Alex Rosenzweig" w:date="2022-12-29T15:50:00Z">
              <w:rPr>
                <w:rFonts w:ascii="Arial" w:hAnsi="Arial" w:cs="Arial"/>
                <w:sz w:val="20"/>
                <w:szCs w:val="20"/>
              </w:rPr>
            </w:rPrChange>
          </w:rPr>
          <w:delText>–</w:delText>
        </w:r>
      </w:del>
      <w:r w:rsidR="00C30657" w:rsidRPr="00263626">
        <w:rPr>
          <w:rFonts w:ascii="Arial" w:hAnsi="Arial" w:cs="Arial"/>
          <w:sz w:val="19"/>
          <w:szCs w:val="19"/>
          <w:rPrChange w:id="503" w:author="Alex Rosenzweig" w:date="2022-12-29T15:50:00Z">
            <w:rPr>
              <w:rFonts w:ascii="Arial" w:hAnsi="Arial" w:cs="Arial"/>
              <w:sz w:val="20"/>
              <w:szCs w:val="20"/>
            </w:rPr>
          </w:rPrChange>
        </w:rPr>
        <w:t xml:space="preserve"> Project Manager </w:t>
      </w:r>
      <w:del w:id="504" w:author="Alex Rosenzweig" w:date="2022-12-29T16:38:00Z">
        <w:r w:rsidR="00C30657" w:rsidRPr="00263626" w:rsidDel="00BD54F9">
          <w:rPr>
            <w:rFonts w:ascii="Arial" w:hAnsi="Arial" w:cs="Arial"/>
            <w:sz w:val="19"/>
            <w:szCs w:val="19"/>
            <w:rPrChange w:id="505" w:author="Alex Rosenzweig" w:date="2022-12-29T15:50:00Z">
              <w:rPr>
                <w:rFonts w:ascii="Arial" w:hAnsi="Arial" w:cs="Arial"/>
                <w:sz w:val="20"/>
                <w:szCs w:val="20"/>
              </w:rPr>
            </w:rPrChange>
          </w:rPr>
          <w:delText xml:space="preserve">on this project </w:delText>
        </w:r>
      </w:del>
      <w:r w:rsidR="00C30657" w:rsidRPr="00263626">
        <w:rPr>
          <w:rFonts w:ascii="Arial" w:hAnsi="Arial" w:cs="Arial"/>
          <w:sz w:val="19"/>
          <w:szCs w:val="19"/>
          <w:rPrChange w:id="506" w:author="Alex Rosenzweig" w:date="2022-12-29T15:50:00Z">
            <w:rPr>
              <w:rFonts w:ascii="Arial" w:hAnsi="Arial" w:cs="Arial"/>
              <w:sz w:val="20"/>
              <w:szCs w:val="20"/>
            </w:rPr>
          </w:rPrChange>
        </w:rPr>
        <w:t xml:space="preserve">for the refurbishment of the Cobbs Creek Golf Course in West Philadelphia near the Overbrook Park </w:t>
      </w:r>
      <w:r w:rsidR="000267E6" w:rsidRPr="00263626">
        <w:rPr>
          <w:rFonts w:ascii="Arial" w:hAnsi="Arial" w:cs="Arial"/>
          <w:sz w:val="19"/>
          <w:szCs w:val="19"/>
          <w:rPrChange w:id="507" w:author="Alex Rosenzweig" w:date="2022-12-29T15:50:00Z">
            <w:rPr>
              <w:rFonts w:ascii="Arial" w:hAnsi="Arial" w:cs="Arial"/>
              <w:sz w:val="20"/>
              <w:szCs w:val="20"/>
            </w:rPr>
          </w:rPrChange>
        </w:rPr>
        <w:t>neighborhood</w:t>
      </w:r>
      <w:r w:rsidR="00C30657" w:rsidRPr="00263626">
        <w:rPr>
          <w:rFonts w:ascii="Arial" w:hAnsi="Arial" w:cs="Arial"/>
          <w:sz w:val="19"/>
          <w:szCs w:val="19"/>
          <w:rPrChange w:id="508" w:author="Alex Rosenzweig" w:date="2022-12-29T15:50:00Z">
            <w:rPr>
              <w:rFonts w:ascii="Arial" w:hAnsi="Arial" w:cs="Arial"/>
              <w:sz w:val="20"/>
              <w:szCs w:val="20"/>
            </w:rPr>
          </w:rPrChange>
        </w:rPr>
        <w:t xml:space="preserve"> of the City. </w:t>
      </w:r>
      <w:r w:rsidR="001A2D1B" w:rsidRPr="00263626">
        <w:rPr>
          <w:rFonts w:ascii="Arial" w:hAnsi="Arial" w:cs="Arial"/>
          <w:sz w:val="19"/>
          <w:szCs w:val="19"/>
          <w:rPrChange w:id="509" w:author="Alex Rosenzweig" w:date="2022-12-29T15:50:00Z">
            <w:rPr>
              <w:rFonts w:ascii="Arial" w:hAnsi="Arial" w:cs="Arial"/>
              <w:sz w:val="20"/>
              <w:szCs w:val="20"/>
            </w:rPr>
          </w:rPrChange>
        </w:rPr>
        <w:t xml:space="preserve">KSE was retained by the Cobbs Creek Foundation to provide civil, traffic, geotechnical, and landscape engineering services for the restoration of the Cobbs Creek Golf Course in Philadelphia, PA. The project consists of restoration of the golf course, including an adaptive reuse of the </w:t>
      </w:r>
      <w:ins w:id="510" w:author="Alex Rosenzweig" w:date="2022-12-29T16:40:00Z">
        <w:r w:rsidR="005D7123">
          <w:rPr>
            <w:rFonts w:ascii="Arial" w:hAnsi="Arial" w:cs="Arial"/>
            <w:sz w:val="19"/>
            <w:szCs w:val="19"/>
          </w:rPr>
          <w:t>c</w:t>
        </w:r>
      </w:ins>
      <w:del w:id="511" w:author="Alex Rosenzweig" w:date="2022-12-29T16:40:00Z">
        <w:r w:rsidR="001A2D1B" w:rsidRPr="00263626" w:rsidDel="005D7123">
          <w:rPr>
            <w:rFonts w:ascii="Arial" w:hAnsi="Arial" w:cs="Arial"/>
            <w:sz w:val="19"/>
            <w:szCs w:val="19"/>
            <w:rPrChange w:id="512" w:author="Alex Rosenzweig" w:date="2022-12-29T15:50:00Z">
              <w:rPr>
                <w:rFonts w:ascii="Arial" w:hAnsi="Arial" w:cs="Arial"/>
                <w:sz w:val="20"/>
                <w:szCs w:val="20"/>
              </w:rPr>
            </w:rPrChange>
          </w:rPr>
          <w:delText>C</w:delText>
        </w:r>
      </w:del>
      <w:r w:rsidR="001A2D1B" w:rsidRPr="00263626">
        <w:rPr>
          <w:rFonts w:ascii="Arial" w:hAnsi="Arial" w:cs="Arial"/>
          <w:sz w:val="19"/>
          <w:szCs w:val="19"/>
          <w:rPrChange w:id="513" w:author="Alex Rosenzweig" w:date="2022-12-29T15:50:00Z">
            <w:rPr>
              <w:rFonts w:ascii="Arial" w:hAnsi="Arial" w:cs="Arial"/>
              <w:sz w:val="20"/>
              <w:szCs w:val="20"/>
            </w:rPr>
          </w:rPrChange>
        </w:rPr>
        <w:t xml:space="preserve">lubhouse building, a new cart barn, a new driving range complex, a new </w:t>
      </w:r>
      <w:ins w:id="514" w:author="Alex Rosenzweig" w:date="2022-12-29T16:40:00Z">
        <w:r w:rsidR="005D7123">
          <w:rPr>
            <w:rFonts w:ascii="Arial" w:hAnsi="Arial" w:cs="Arial"/>
            <w:sz w:val="19"/>
            <w:szCs w:val="19"/>
          </w:rPr>
          <w:t>e</w:t>
        </w:r>
      </w:ins>
      <w:del w:id="515" w:author="Alex Rosenzweig" w:date="2022-12-29T16:40:00Z">
        <w:r w:rsidR="001A2D1B" w:rsidRPr="00263626" w:rsidDel="005D7123">
          <w:rPr>
            <w:rFonts w:ascii="Arial" w:hAnsi="Arial" w:cs="Arial"/>
            <w:sz w:val="19"/>
            <w:szCs w:val="19"/>
            <w:rPrChange w:id="516" w:author="Alex Rosenzweig" w:date="2022-12-29T15:50:00Z">
              <w:rPr>
                <w:rFonts w:ascii="Arial" w:hAnsi="Arial" w:cs="Arial"/>
                <w:sz w:val="20"/>
                <w:szCs w:val="20"/>
              </w:rPr>
            </w:rPrChange>
          </w:rPr>
          <w:delText>E</w:delText>
        </w:r>
      </w:del>
      <w:r w:rsidR="001A2D1B" w:rsidRPr="00263626">
        <w:rPr>
          <w:rFonts w:ascii="Arial" w:hAnsi="Arial" w:cs="Arial"/>
          <w:sz w:val="19"/>
          <w:szCs w:val="19"/>
          <w:rPrChange w:id="517" w:author="Alex Rosenzweig" w:date="2022-12-29T15:50:00Z">
            <w:rPr>
              <w:rFonts w:ascii="Arial" w:hAnsi="Arial" w:cs="Arial"/>
              <w:sz w:val="20"/>
              <w:szCs w:val="20"/>
            </w:rPr>
          </w:rPrChange>
        </w:rPr>
        <w:t xml:space="preserve">ducation </w:t>
      </w:r>
      <w:ins w:id="518" w:author="Alex Rosenzweig" w:date="2022-12-29T16:40:00Z">
        <w:r w:rsidR="005D7123">
          <w:rPr>
            <w:rFonts w:ascii="Arial" w:hAnsi="Arial" w:cs="Arial"/>
            <w:sz w:val="19"/>
            <w:szCs w:val="19"/>
          </w:rPr>
          <w:t>b</w:t>
        </w:r>
      </w:ins>
      <w:del w:id="519" w:author="Alex Rosenzweig" w:date="2022-12-29T16:40:00Z">
        <w:r w:rsidR="001A2D1B" w:rsidRPr="00263626" w:rsidDel="005D7123">
          <w:rPr>
            <w:rFonts w:ascii="Arial" w:hAnsi="Arial" w:cs="Arial"/>
            <w:sz w:val="19"/>
            <w:szCs w:val="19"/>
            <w:rPrChange w:id="520" w:author="Alex Rosenzweig" w:date="2022-12-29T15:50:00Z">
              <w:rPr>
                <w:rFonts w:ascii="Arial" w:hAnsi="Arial" w:cs="Arial"/>
                <w:sz w:val="20"/>
                <w:szCs w:val="20"/>
              </w:rPr>
            </w:rPrChange>
          </w:rPr>
          <w:delText>B</w:delText>
        </w:r>
      </w:del>
      <w:r w:rsidR="001A2D1B" w:rsidRPr="00263626">
        <w:rPr>
          <w:rFonts w:ascii="Arial" w:hAnsi="Arial" w:cs="Arial"/>
          <w:sz w:val="19"/>
          <w:szCs w:val="19"/>
          <w:rPrChange w:id="521" w:author="Alex Rosenzweig" w:date="2022-12-29T15:50:00Z">
            <w:rPr>
              <w:rFonts w:ascii="Arial" w:hAnsi="Arial" w:cs="Arial"/>
              <w:sz w:val="20"/>
              <w:szCs w:val="20"/>
            </w:rPr>
          </w:rPrChange>
        </w:rPr>
        <w:t xml:space="preserve">uilding, a new </w:t>
      </w:r>
      <w:ins w:id="522" w:author="Alex Rosenzweig" w:date="2022-12-29T16:40:00Z">
        <w:r w:rsidR="005D7123">
          <w:rPr>
            <w:rFonts w:ascii="Arial" w:hAnsi="Arial" w:cs="Arial"/>
            <w:sz w:val="19"/>
            <w:szCs w:val="19"/>
          </w:rPr>
          <w:t>m</w:t>
        </w:r>
      </w:ins>
      <w:del w:id="523" w:author="Alex Rosenzweig" w:date="2022-12-29T16:40:00Z">
        <w:r w:rsidR="001A2D1B" w:rsidRPr="00263626" w:rsidDel="005D7123">
          <w:rPr>
            <w:rFonts w:ascii="Arial" w:hAnsi="Arial" w:cs="Arial"/>
            <w:sz w:val="19"/>
            <w:szCs w:val="19"/>
            <w:rPrChange w:id="524" w:author="Alex Rosenzweig" w:date="2022-12-29T15:50:00Z">
              <w:rPr>
                <w:rFonts w:ascii="Arial" w:hAnsi="Arial" w:cs="Arial"/>
                <w:sz w:val="20"/>
                <w:szCs w:val="20"/>
              </w:rPr>
            </w:rPrChange>
          </w:rPr>
          <w:delText>M</w:delText>
        </w:r>
      </w:del>
      <w:r w:rsidR="001A2D1B" w:rsidRPr="00263626">
        <w:rPr>
          <w:rFonts w:ascii="Arial" w:hAnsi="Arial" w:cs="Arial"/>
          <w:sz w:val="19"/>
          <w:szCs w:val="19"/>
          <w:rPrChange w:id="525" w:author="Alex Rosenzweig" w:date="2022-12-29T15:50:00Z">
            <w:rPr>
              <w:rFonts w:ascii="Arial" w:hAnsi="Arial" w:cs="Arial"/>
              <w:sz w:val="20"/>
              <w:szCs w:val="20"/>
            </w:rPr>
          </w:rPrChange>
        </w:rPr>
        <w:t xml:space="preserve">aintenance </w:t>
      </w:r>
      <w:ins w:id="526" w:author="Alex Rosenzweig" w:date="2022-12-29T16:40:00Z">
        <w:r w:rsidR="005D7123">
          <w:rPr>
            <w:rFonts w:ascii="Arial" w:hAnsi="Arial" w:cs="Arial"/>
            <w:sz w:val="19"/>
            <w:szCs w:val="19"/>
          </w:rPr>
          <w:t>c</w:t>
        </w:r>
      </w:ins>
      <w:del w:id="527" w:author="Alex Rosenzweig" w:date="2022-12-29T16:40:00Z">
        <w:r w:rsidR="001A2D1B" w:rsidRPr="00263626" w:rsidDel="005D7123">
          <w:rPr>
            <w:rFonts w:ascii="Arial" w:hAnsi="Arial" w:cs="Arial"/>
            <w:sz w:val="19"/>
            <w:szCs w:val="19"/>
            <w:rPrChange w:id="528" w:author="Alex Rosenzweig" w:date="2022-12-29T15:50:00Z">
              <w:rPr>
                <w:rFonts w:ascii="Arial" w:hAnsi="Arial" w:cs="Arial"/>
                <w:sz w:val="20"/>
                <w:szCs w:val="20"/>
              </w:rPr>
            </w:rPrChange>
          </w:rPr>
          <w:delText>C</w:delText>
        </w:r>
      </w:del>
      <w:r w:rsidR="001A2D1B" w:rsidRPr="00263626">
        <w:rPr>
          <w:rFonts w:ascii="Arial" w:hAnsi="Arial" w:cs="Arial"/>
          <w:sz w:val="19"/>
          <w:szCs w:val="19"/>
          <w:rPrChange w:id="529" w:author="Alex Rosenzweig" w:date="2022-12-29T15:50:00Z">
            <w:rPr>
              <w:rFonts w:ascii="Arial" w:hAnsi="Arial" w:cs="Arial"/>
              <w:sz w:val="20"/>
              <w:szCs w:val="20"/>
            </w:rPr>
          </w:rPrChange>
        </w:rPr>
        <w:t>omplex, and an auxiliary clubhouse/cart barn facility.</w:t>
      </w:r>
    </w:p>
    <w:p w:rsidR="00C30657" w:rsidRPr="00263626" w:rsidRDefault="00C30657" w:rsidP="00C30657">
      <w:pPr>
        <w:pStyle w:val="ListBullet"/>
        <w:numPr>
          <w:ilvl w:val="0"/>
          <w:numId w:val="0"/>
        </w:numPr>
        <w:spacing w:after="0" w:line="240" w:lineRule="auto"/>
        <w:jc w:val="both"/>
        <w:rPr>
          <w:rFonts w:ascii="Arial" w:hAnsi="Arial" w:cs="Arial"/>
          <w:b/>
          <w:bCs/>
          <w:sz w:val="19"/>
          <w:szCs w:val="19"/>
          <w:rPrChange w:id="530" w:author="Alex Rosenzweig" w:date="2022-12-29T15:50:00Z">
            <w:rPr>
              <w:rFonts w:ascii="Arial" w:hAnsi="Arial" w:cs="Arial"/>
              <w:b/>
              <w:bCs/>
              <w:sz w:val="20"/>
              <w:szCs w:val="20"/>
            </w:rPr>
          </w:rPrChange>
        </w:rPr>
      </w:pPr>
    </w:p>
    <w:p w:rsidR="001A2D1B" w:rsidRPr="00263626" w:rsidRDefault="001A2D1B" w:rsidP="001A2D1B">
      <w:pPr>
        <w:widowControl/>
        <w:jc w:val="both"/>
        <w:rPr>
          <w:rFonts w:ascii="Arial" w:hAnsi="Arial" w:cs="Arial"/>
          <w:sz w:val="19"/>
          <w:szCs w:val="19"/>
          <w:rPrChange w:id="531" w:author="Alex Rosenzweig" w:date="2022-12-29T15:50:00Z">
            <w:rPr>
              <w:rFonts w:ascii="Arial" w:hAnsi="Arial" w:cs="Arial"/>
            </w:rPr>
          </w:rPrChange>
        </w:rPr>
      </w:pPr>
      <w:r w:rsidRPr="00263626">
        <w:rPr>
          <w:rFonts w:ascii="Arial" w:hAnsi="Arial" w:cs="Arial"/>
          <w:sz w:val="19"/>
          <w:szCs w:val="19"/>
          <w:rPrChange w:id="532" w:author="Alex Rosenzweig" w:date="2022-12-29T15:50:00Z">
            <w:rPr>
              <w:rFonts w:ascii="Arial" w:hAnsi="Arial" w:cs="Arial"/>
            </w:rPr>
          </w:rPrChange>
        </w:rPr>
        <w:t>KSE was tasked with determining the parking demands that are required for the golf course. KSE determined the parking demands for the 18-hole and 9-hole golf course</w:t>
      </w:r>
      <w:ins w:id="533" w:author="Alex Rosenzweig" w:date="2022-12-29T16:40:00Z">
        <w:r w:rsidR="005D7123">
          <w:rPr>
            <w:rFonts w:ascii="Arial" w:hAnsi="Arial" w:cs="Arial"/>
            <w:sz w:val="19"/>
            <w:szCs w:val="19"/>
          </w:rPr>
          <w:t>s</w:t>
        </w:r>
      </w:ins>
      <w:r w:rsidRPr="00263626">
        <w:rPr>
          <w:rFonts w:ascii="Arial" w:hAnsi="Arial" w:cs="Arial"/>
          <w:sz w:val="19"/>
          <w:szCs w:val="19"/>
          <w:rPrChange w:id="534" w:author="Alex Rosenzweig" w:date="2022-12-29T15:50:00Z">
            <w:rPr>
              <w:rFonts w:ascii="Arial" w:hAnsi="Arial" w:cs="Arial"/>
            </w:rPr>
          </w:rPrChange>
        </w:rPr>
        <w:t xml:space="preserve"> by compiling data about the operation of golf facilities similar to Cobbs Creek Golf Course, the anticipated types of golf pairings (twosome and foursomes), and how these golfers are anticipated to arrive at the facility (driving, carpooling, bus, etc.). KSE also compiled data about the anticipated parking demands for the proposed restaurant th</w:t>
      </w:r>
      <w:r w:rsidRPr="00263626">
        <w:rPr>
          <w:rFonts w:ascii="Arial" w:hAnsi="Arial" w:cs="Arial"/>
          <w:sz w:val="19"/>
          <w:szCs w:val="19"/>
          <w:rPrChange w:id="535" w:author="Alex Rosenzweig" w:date="2022-12-29T15:50:00Z">
            <w:rPr>
              <w:rFonts w:ascii="Arial" w:hAnsi="Arial" w:cs="Arial"/>
            </w:rPr>
          </w:rPrChange>
        </w:rPr>
        <w:t>at will be in the driving range facility, the number of golfers that will use the driving range facility itself, and any staff parking needs for each of these facili</w:t>
      </w:r>
      <w:r w:rsidRPr="00263626">
        <w:rPr>
          <w:rFonts w:ascii="Arial" w:hAnsi="Arial" w:cs="Arial"/>
          <w:sz w:val="19"/>
          <w:szCs w:val="19"/>
          <w:rPrChange w:id="536" w:author="Alex Rosenzweig" w:date="2022-12-29T15:50:00Z">
            <w:rPr>
              <w:rFonts w:ascii="Arial" w:hAnsi="Arial" w:cs="Arial"/>
            </w:rPr>
          </w:rPrChange>
        </w:rPr>
        <w:t>ties. KSE compiled all this information and then performed an analysis of the parking needs for the entire facility on an hour-by-hour basis. This allowed KSE to determine the maximum number of parking spaces that will be required.</w:t>
      </w:r>
    </w:p>
    <w:p w:rsidR="00C30657" w:rsidRPr="00263626" w:rsidRDefault="00C30657" w:rsidP="001A2D1B">
      <w:pPr>
        <w:widowControl/>
        <w:jc w:val="both"/>
        <w:rPr>
          <w:rFonts w:ascii="Arial" w:hAnsi="Arial" w:cs="Arial"/>
          <w:sz w:val="19"/>
          <w:szCs w:val="19"/>
          <w:rPrChange w:id="537" w:author="Alex Rosenzweig" w:date="2022-12-29T15:50:00Z">
            <w:rPr>
              <w:rFonts w:ascii="Arial" w:hAnsi="Arial" w:cs="Arial"/>
            </w:rPr>
          </w:rPrChange>
        </w:rPr>
      </w:pPr>
    </w:p>
    <w:p w:rsidR="001A2D1B" w:rsidRPr="00263626" w:rsidDel="005D7123" w:rsidRDefault="001A2D1B" w:rsidP="001A2D1B">
      <w:pPr>
        <w:widowControl/>
        <w:jc w:val="both"/>
        <w:rPr>
          <w:del w:id="538" w:author="Alex Rosenzweig" w:date="2022-12-29T16:41:00Z"/>
          <w:rFonts w:ascii="Arial" w:hAnsi="Arial" w:cs="Arial"/>
          <w:sz w:val="19"/>
          <w:szCs w:val="19"/>
          <w:rPrChange w:id="539" w:author="Alex Rosenzweig" w:date="2022-12-29T15:50:00Z">
            <w:rPr>
              <w:del w:id="540" w:author="Alex Rosenzweig" w:date="2022-12-29T16:41:00Z"/>
              <w:rFonts w:ascii="Arial" w:hAnsi="Arial" w:cs="Arial"/>
            </w:rPr>
          </w:rPrChange>
        </w:rPr>
      </w:pPr>
      <w:r w:rsidRPr="00263626">
        <w:rPr>
          <w:rFonts w:ascii="Arial" w:hAnsi="Arial" w:cs="Arial"/>
          <w:sz w:val="19"/>
          <w:szCs w:val="19"/>
          <w:rPrChange w:id="541" w:author="Alex Rosenzweig" w:date="2022-12-29T15:50:00Z">
            <w:rPr>
              <w:rFonts w:ascii="Arial" w:hAnsi="Arial" w:cs="Arial"/>
            </w:rPr>
          </w:rPrChange>
        </w:rPr>
        <w:t>KSE was also tasked with preparing a master plan for the entire golf course property. KSE worked with the other</w:t>
      </w:r>
      <w:ins w:id="542" w:author="Alex Rosenzweig" w:date="2022-12-29T16:41:00Z">
        <w:r w:rsidR="005D7123">
          <w:rPr>
            <w:rFonts w:ascii="Arial" w:hAnsi="Arial" w:cs="Arial"/>
            <w:sz w:val="19"/>
            <w:szCs w:val="19"/>
          </w:rPr>
          <w:t xml:space="preserve"> </w:t>
        </w:r>
      </w:ins>
    </w:p>
    <w:p w:rsidR="001A2D1B" w:rsidRPr="00263626" w:rsidRDefault="001A2D1B" w:rsidP="001A2D1B">
      <w:pPr>
        <w:widowControl/>
        <w:jc w:val="both"/>
        <w:rPr>
          <w:rFonts w:ascii="Arial" w:hAnsi="Arial" w:cs="Arial"/>
          <w:sz w:val="19"/>
          <w:szCs w:val="19"/>
          <w:rPrChange w:id="543" w:author="Alex Rosenzweig" w:date="2022-12-29T15:50:00Z">
            <w:rPr>
              <w:rFonts w:ascii="Arial" w:hAnsi="Arial" w:cs="Arial"/>
            </w:rPr>
          </w:rPrChange>
        </w:rPr>
      </w:pPr>
      <w:r w:rsidRPr="00263626">
        <w:rPr>
          <w:rFonts w:ascii="Arial" w:hAnsi="Arial" w:cs="Arial"/>
          <w:sz w:val="19"/>
          <w:szCs w:val="19"/>
          <w:rPrChange w:id="544" w:author="Alex Rosenzweig" w:date="2022-12-29T15:50:00Z">
            <w:rPr>
              <w:rFonts w:ascii="Arial" w:hAnsi="Arial" w:cs="Arial"/>
            </w:rPr>
          </w:rPrChange>
        </w:rPr>
        <w:t>consultants (the building architect, the golf course architect, and the stream restoration consultant) to prepare two master plans for the golf course – one for the standard routing and one for the championship routing. The plan compiled all the information about the design of the golf course – the golf routing, the stream restoration, the proposed buildings described above, the irrigation pond, the cart paths, tunnels, and stream walls. The Master Plan was used for promotional literature to promote the golf course.</w:t>
      </w:r>
      <w:r w:rsidR="00C30657" w:rsidRPr="00263626">
        <w:rPr>
          <w:rFonts w:ascii="Arial" w:hAnsi="Arial" w:cs="Arial"/>
          <w:sz w:val="19"/>
          <w:szCs w:val="19"/>
          <w:rPrChange w:id="545" w:author="Alex Rosenzweig" w:date="2022-12-29T15:50:00Z">
            <w:rPr>
              <w:rFonts w:ascii="Arial" w:hAnsi="Arial" w:cs="Arial"/>
            </w:rPr>
          </w:rPrChange>
        </w:rPr>
        <w:t xml:space="preserve"> (2019</w:t>
      </w:r>
      <w:r w:rsidR="005D7123">
        <w:rPr>
          <w:rFonts w:ascii="Arial" w:hAnsi="Arial" w:cs="Arial"/>
          <w:sz w:val="19"/>
          <w:szCs w:val="19"/>
        </w:rPr>
        <w:t xml:space="preserve"> </w:t>
      </w:r>
      <w:r w:rsidR="00C30657" w:rsidRPr="00280AEA">
        <w:rPr>
          <w:rFonts w:ascii="Arial" w:hAnsi="Arial" w:cs="Arial"/>
          <w:sz w:val="19"/>
          <w:szCs w:val="19"/>
        </w:rPr>
        <w:t>-</w:t>
      </w:r>
      <w:r w:rsidR="00280AEA">
        <w:rPr>
          <w:rFonts w:ascii="Arial" w:hAnsi="Arial" w:cs="Arial"/>
          <w:sz w:val="19"/>
          <w:szCs w:val="19"/>
        </w:rPr>
        <w:t xml:space="preserve"> </w:t>
      </w:r>
      <w:r w:rsidR="00C30657" w:rsidRPr="00263626">
        <w:rPr>
          <w:rFonts w:ascii="Arial" w:hAnsi="Arial" w:cs="Arial"/>
          <w:sz w:val="19"/>
          <w:szCs w:val="19"/>
          <w:rPrChange w:id="546" w:author="Alex Rosenzweig" w:date="2022-12-29T15:50:00Z">
            <w:rPr>
              <w:rFonts w:ascii="Arial" w:hAnsi="Arial" w:cs="Arial"/>
            </w:rPr>
          </w:rPrChange>
        </w:rPr>
        <w:t>Present)</w:t>
      </w:r>
    </w:p>
    <w:p w:rsidR="003E34E6" w:rsidRPr="00263626" w:rsidRDefault="003E34E6" w:rsidP="00E31F7B">
      <w:pPr>
        <w:pStyle w:val="ListBullet"/>
        <w:numPr>
          <w:ilvl w:val="0"/>
          <w:numId w:val="0"/>
        </w:numPr>
        <w:spacing w:after="0" w:line="240" w:lineRule="auto"/>
        <w:jc w:val="both"/>
        <w:rPr>
          <w:rFonts w:ascii="Arial" w:hAnsi="Arial" w:cs="Arial"/>
          <w:b/>
          <w:bCs/>
          <w:sz w:val="19"/>
          <w:szCs w:val="19"/>
          <w:rPrChange w:id="547" w:author="Alex Rosenzweig" w:date="2022-12-29T15:50:00Z">
            <w:rPr>
              <w:rFonts w:ascii="Arial" w:hAnsi="Arial" w:cs="Arial"/>
              <w:b/>
              <w:bCs/>
              <w:sz w:val="20"/>
              <w:szCs w:val="20"/>
            </w:rPr>
          </w:rPrChange>
        </w:rPr>
      </w:pPr>
    </w:p>
    <w:p w:rsidR="003E34E6" w:rsidRPr="00263626" w:rsidRDefault="003E34E6" w:rsidP="00E31F7B">
      <w:pPr>
        <w:pStyle w:val="ListBullet"/>
        <w:numPr>
          <w:ilvl w:val="0"/>
          <w:numId w:val="0"/>
        </w:numPr>
        <w:spacing w:after="0" w:line="240" w:lineRule="auto"/>
        <w:jc w:val="both"/>
        <w:rPr>
          <w:rFonts w:ascii="Arial" w:hAnsi="Arial" w:cs="Arial"/>
          <w:sz w:val="19"/>
          <w:szCs w:val="19"/>
          <w:rPrChange w:id="548" w:author="Alex Rosenzweig" w:date="2022-12-29T15:50:00Z">
            <w:rPr>
              <w:rFonts w:ascii="Arial" w:hAnsi="Arial" w:cs="Arial"/>
              <w:sz w:val="20"/>
              <w:szCs w:val="20"/>
            </w:rPr>
          </w:rPrChange>
        </w:rPr>
      </w:pPr>
      <w:r w:rsidRPr="00263626">
        <w:rPr>
          <w:rFonts w:ascii="Arial" w:hAnsi="Arial" w:cs="Arial"/>
          <w:b/>
          <w:bCs/>
          <w:sz w:val="19"/>
          <w:szCs w:val="19"/>
          <w:highlight w:val="yellow"/>
          <w:rPrChange w:id="549" w:author="Alex Rosenzweig" w:date="2022-12-29T15:50:00Z">
            <w:rPr>
              <w:rFonts w:ascii="Arial" w:hAnsi="Arial" w:cs="Arial"/>
              <w:b/>
              <w:bCs/>
              <w:sz w:val="20"/>
              <w:szCs w:val="20"/>
              <w:highlight w:val="yellow"/>
            </w:rPr>
          </w:rPrChange>
        </w:rPr>
        <w:t>2019-2459</w:t>
      </w:r>
      <w:r w:rsidRPr="00263626">
        <w:rPr>
          <w:rFonts w:ascii="Arial" w:hAnsi="Arial" w:cs="Arial"/>
          <w:b/>
          <w:bCs/>
          <w:sz w:val="19"/>
          <w:szCs w:val="19"/>
          <w:rPrChange w:id="550" w:author="Alex Rosenzweig" w:date="2022-12-29T15:50:00Z">
            <w:rPr>
              <w:rFonts w:ascii="Arial" w:hAnsi="Arial" w:cs="Arial"/>
              <w:b/>
              <w:bCs/>
              <w:sz w:val="20"/>
              <w:szCs w:val="20"/>
            </w:rPr>
          </w:rPrChange>
        </w:rPr>
        <w:t xml:space="preserve"> – Cobbs Creek Foundation</w:t>
      </w:r>
      <w:r w:rsidR="00F515A5" w:rsidRPr="00263626">
        <w:rPr>
          <w:rFonts w:ascii="Arial" w:hAnsi="Arial" w:cs="Arial"/>
          <w:b/>
          <w:bCs/>
          <w:sz w:val="19"/>
          <w:szCs w:val="19"/>
          <w:rPrChange w:id="551" w:author="Alex Rosenzweig" w:date="2022-12-29T15:50:00Z">
            <w:rPr>
              <w:rFonts w:ascii="Arial" w:hAnsi="Arial" w:cs="Arial"/>
              <w:b/>
              <w:bCs/>
              <w:sz w:val="20"/>
              <w:szCs w:val="20"/>
            </w:rPr>
          </w:rPrChange>
        </w:rPr>
        <w:t xml:space="preserve">, </w:t>
      </w:r>
      <w:r w:rsidRPr="00263626">
        <w:rPr>
          <w:rFonts w:ascii="Arial" w:hAnsi="Arial" w:cs="Arial"/>
          <w:b/>
          <w:bCs/>
          <w:sz w:val="19"/>
          <w:szCs w:val="19"/>
          <w:rPrChange w:id="552" w:author="Alex Rosenzweig" w:date="2022-12-29T15:50:00Z">
            <w:rPr>
              <w:rFonts w:ascii="Arial" w:hAnsi="Arial" w:cs="Arial"/>
              <w:b/>
              <w:bCs/>
              <w:sz w:val="20"/>
              <w:szCs w:val="20"/>
            </w:rPr>
          </w:rPrChange>
        </w:rPr>
        <w:t>Cobbs Creek Golf Course Restoration</w:t>
      </w:r>
      <w:r w:rsidR="00F515A5" w:rsidRPr="00263626">
        <w:rPr>
          <w:rFonts w:ascii="Arial" w:hAnsi="Arial" w:cs="Arial"/>
          <w:b/>
          <w:bCs/>
          <w:sz w:val="19"/>
          <w:szCs w:val="19"/>
          <w:rPrChange w:id="553" w:author="Alex Rosenzweig" w:date="2022-12-29T15:50:00Z">
            <w:rPr>
              <w:rFonts w:ascii="Arial" w:hAnsi="Arial" w:cs="Arial"/>
              <w:b/>
              <w:bCs/>
              <w:sz w:val="20"/>
              <w:szCs w:val="20"/>
            </w:rPr>
          </w:rPrChange>
        </w:rPr>
        <w:t xml:space="preserve">, </w:t>
      </w:r>
      <w:r w:rsidRPr="00263626">
        <w:rPr>
          <w:rFonts w:ascii="Arial" w:hAnsi="Arial" w:cs="Arial"/>
          <w:b/>
          <w:bCs/>
          <w:sz w:val="19"/>
          <w:szCs w:val="19"/>
          <w:rPrChange w:id="554" w:author="Alex Rosenzweig" w:date="2022-12-29T15:50:00Z">
            <w:rPr>
              <w:rFonts w:ascii="Arial" w:hAnsi="Arial" w:cs="Arial"/>
              <w:b/>
              <w:bCs/>
              <w:sz w:val="20"/>
              <w:szCs w:val="20"/>
            </w:rPr>
          </w:rPrChange>
        </w:rPr>
        <w:t>Design of Walls and Bridges and the Sewer Relocation Design</w:t>
      </w:r>
      <w:r w:rsidR="00F515A5" w:rsidRPr="00263626">
        <w:rPr>
          <w:rFonts w:ascii="Arial" w:hAnsi="Arial" w:cs="Arial"/>
          <w:b/>
          <w:bCs/>
          <w:sz w:val="19"/>
          <w:szCs w:val="19"/>
          <w:rPrChange w:id="555" w:author="Alex Rosenzweig" w:date="2022-12-29T15:50:00Z">
            <w:rPr>
              <w:rFonts w:ascii="Arial" w:hAnsi="Arial" w:cs="Arial"/>
              <w:b/>
              <w:bCs/>
              <w:sz w:val="20"/>
              <w:szCs w:val="20"/>
            </w:rPr>
          </w:rPrChange>
        </w:rPr>
        <w:t>, Philadelphia, PA</w:t>
      </w:r>
      <w:r w:rsidR="00C30657" w:rsidRPr="00263626">
        <w:rPr>
          <w:rFonts w:ascii="Arial" w:hAnsi="Arial" w:cs="Arial"/>
          <w:sz w:val="19"/>
          <w:szCs w:val="19"/>
          <w:rPrChange w:id="556" w:author="Alex Rosenzweig" w:date="2022-12-29T15:50:00Z">
            <w:rPr>
              <w:rFonts w:ascii="Arial" w:hAnsi="Arial" w:cs="Arial"/>
              <w:sz w:val="20"/>
              <w:szCs w:val="20"/>
            </w:rPr>
          </w:rPrChange>
        </w:rPr>
        <w:t xml:space="preserve"> </w:t>
      </w:r>
      <w:ins w:id="557" w:author="Alex Rosenzweig" w:date="2022-12-29T16:44:00Z">
        <w:r w:rsidR="005D7123" w:rsidRPr="005D7123">
          <w:rPr>
            <w:rFonts w:ascii="Arial" w:hAnsi="Arial" w:cs="Arial"/>
            <w:b/>
            <w:bCs/>
            <w:sz w:val="19"/>
            <w:szCs w:val="19"/>
            <w:rPrChange w:id="558" w:author="Alex Rosenzweig" w:date="2022-12-29T16:44:00Z">
              <w:rPr>
                <w:rFonts w:ascii="Arial" w:hAnsi="Arial" w:cs="Arial"/>
                <w:sz w:val="19"/>
                <w:szCs w:val="19"/>
              </w:rPr>
            </w:rPrChange>
          </w:rPr>
          <w:t>-</w:t>
        </w:r>
      </w:ins>
      <w:del w:id="559" w:author="Alex Rosenzweig" w:date="2022-12-29T16:44:00Z">
        <w:r w:rsidR="00C30657" w:rsidRPr="00263626" w:rsidDel="005D7123">
          <w:rPr>
            <w:rFonts w:ascii="Arial" w:hAnsi="Arial" w:cs="Arial"/>
            <w:sz w:val="19"/>
            <w:szCs w:val="19"/>
            <w:rPrChange w:id="560" w:author="Alex Rosenzweig" w:date="2022-12-29T15:50:00Z">
              <w:rPr>
                <w:rFonts w:ascii="Arial" w:hAnsi="Arial" w:cs="Arial"/>
                <w:sz w:val="20"/>
                <w:szCs w:val="20"/>
              </w:rPr>
            </w:rPrChange>
          </w:rPr>
          <w:delText>–</w:delText>
        </w:r>
      </w:del>
      <w:r w:rsidR="00C30657" w:rsidRPr="00263626">
        <w:rPr>
          <w:rFonts w:ascii="Arial" w:hAnsi="Arial" w:cs="Arial"/>
          <w:sz w:val="19"/>
          <w:szCs w:val="19"/>
          <w:rPrChange w:id="561" w:author="Alex Rosenzweig" w:date="2022-12-29T15:50:00Z">
            <w:rPr>
              <w:rFonts w:ascii="Arial" w:hAnsi="Arial" w:cs="Arial"/>
              <w:sz w:val="20"/>
              <w:szCs w:val="20"/>
            </w:rPr>
          </w:rPrChange>
        </w:rPr>
        <w:t xml:space="preserve"> Project Manager on this project in conjunction with the refurbishment of the Cobbs Creek Golf Course. The project involves developing plans for the relocation of the sanitary sewer running through the project that are impacted by the sewer relocations</w:t>
      </w:r>
      <w:r w:rsidR="00F9447E" w:rsidRPr="00263626">
        <w:rPr>
          <w:rFonts w:ascii="Arial" w:hAnsi="Arial" w:cs="Arial"/>
          <w:sz w:val="19"/>
          <w:szCs w:val="19"/>
          <w:rPrChange w:id="562" w:author="Alex Rosenzweig" w:date="2022-12-29T15:50:00Z">
            <w:rPr>
              <w:rFonts w:ascii="Arial" w:hAnsi="Arial" w:cs="Arial"/>
              <w:sz w:val="20"/>
              <w:szCs w:val="20"/>
            </w:rPr>
          </w:rPrChange>
        </w:rPr>
        <w:t xml:space="preserve">. </w:t>
      </w:r>
      <w:r w:rsidR="00C30657" w:rsidRPr="00263626">
        <w:rPr>
          <w:rFonts w:ascii="Arial" w:hAnsi="Arial" w:cs="Arial"/>
          <w:sz w:val="19"/>
          <w:szCs w:val="19"/>
          <w:rPrChange w:id="563" w:author="Alex Rosenzweig" w:date="2022-12-29T15:50:00Z">
            <w:rPr>
              <w:rFonts w:ascii="Arial" w:hAnsi="Arial" w:cs="Arial"/>
              <w:sz w:val="20"/>
              <w:szCs w:val="20"/>
            </w:rPr>
          </w:rPrChange>
        </w:rPr>
        <w:t>Mr. Burrell work</w:t>
      </w:r>
      <w:ins w:id="564" w:author="Alex Rosenzweig" w:date="2022-12-29T16:44:00Z">
        <w:r w:rsidR="005D7123">
          <w:rPr>
            <w:rFonts w:ascii="Arial" w:hAnsi="Arial" w:cs="Arial"/>
            <w:sz w:val="19"/>
            <w:szCs w:val="19"/>
          </w:rPr>
          <w:t>s</w:t>
        </w:r>
      </w:ins>
      <w:del w:id="565" w:author="Alex Rosenzweig" w:date="2022-12-29T16:44:00Z">
        <w:r w:rsidR="00C30657" w:rsidRPr="00263626" w:rsidDel="005D7123">
          <w:rPr>
            <w:rFonts w:ascii="Arial" w:hAnsi="Arial" w:cs="Arial"/>
            <w:sz w:val="19"/>
            <w:szCs w:val="19"/>
            <w:rPrChange w:id="566" w:author="Alex Rosenzweig" w:date="2022-12-29T15:50:00Z">
              <w:rPr>
                <w:rFonts w:ascii="Arial" w:hAnsi="Arial" w:cs="Arial"/>
                <w:sz w:val="20"/>
                <w:szCs w:val="20"/>
              </w:rPr>
            </w:rPrChange>
          </w:rPr>
          <w:delText>ed</w:delText>
        </w:r>
      </w:del>
      <w:r w:rsidR="00C30657" w:rsidRPr="00263626">
        <w:rPr>
          <w:rFonts w:ascii="Arial" w:hAnsi="Arial" w:cs="Arial"/>
          <w:sz w:val="19"/>
          <w:szCs w:val="19"/>
          <w:rPrChange w:id="567" w:author="Alex Rosenzweig" w:date="2022-12-29T15:50:00Z">
            <w:rPr>
              <w:rFonts w:ascii="Arial" w:hAnsi="Arial" w:cs="Arial"/>
              <w:sz w:val="20"/>
              <w:szCs w:val="20"/>
            </w:rPr>
          </w:rPrChange>
        </w:rPr>
        <w:t xml:space="preserve"> with the engineers to design and develop sewer relocation plans in accordance with the Philadelphia Water Department </w:t>
      </w:r>
      <w:ins w:id="568" w:author="Alex Rosenzweig" w:date="2022-12-29T16:44:00Z">
        <w:r w:rsidR="005D7123">
          <w:rPr>
            <w:rFonts w:ascii="Arial" w:hAnsi="Arial" w:cs="Arial"/>
            <w:sz w:val="19"/>
            <w:szCs w:val="19"/>
          </w:rPr>
          <w:t>S</w:t>
        </w:r>
      </w:ins>
      <w:del w:id="569" w:author="Alex Rosenzweig" w:date="2022-12-29T16:44:00Z">
        <w:r w:rsidR="00C30657" w:rsidRPr="00263626" w:rsidDel="005D7123">
          <w:rPr>
            <w:rFonts w:ascii="Arial" w:hAnsi="Arial" w:cs="Arial"/>
            <w:sz w:val="19"/>
            <w:szCs w:val="19"/>
            <w:rPrChange w:id="570" w:author="Alex Rosenzweig" w:date="2022-12-29T15:50:00Z">
              <w:rPr>
                <w:rFonts w:ascii="Arial" w:hAnsi="Arial" w:cs="Arial"/>
                <w:sz w:val="20"/>
                <w:szCs w:val="20"/>
              </w:rPr>
            </w:rPrChange>
          </w:rPr>
          <w:delText>s</w:delText>
        </w:r>
      </w:del>
      <w:r w:rsidR="00C30657" w:rsidRPr="00263626">
        <w:rPr>
          <w:rFonts w:ascii="Arial" w:hAnsi="Arial" w:cs="Arial"/>
          <w:sz w:val="19"/>
          <w:szCs w:val="19"/>
          <w:rPrChange w:id="571" w:author="Alex Rosenzweig" w:date="2022-12-29T15:50:00Z">
            <w:rPr>
              <w:rFonts w:ascii="Arial" w:hAnsi="Arial" w:cs="Arial"/>
              <w:sz w:val="20"/>
              <w:szCs w:val="20"/>
            </w:rPr>
          </w:rPrChange>
        </w:rPr>
        <w:t xml:space="preserve">tandards for Private Development. </w:t>
      </w:r>
      <w:del w:id="572" w:author="Alex Rosenzweig" w:date="2022-12-29T16:44:00Z">
        <w:r w:rsidR="00F9447E" w:rsidRPr="00263626" w:rsidDel="005D7123">
          <w:rPr>
            <w:rFonts w:ascii="Arial" w:hAnsi="Arial" w:cs="Arial"/>
            <w:sz w:val="19"/>
            <w:szCs w:val="19"/>
            <w:rPrChange w:id="573" w:author="Alex Rosenzweig" w:date="2022-12-29T15:50:00Z">
              <w:rPr>
                <w:rFonts w:ascii="Arial" w:hAnsi="Arial" w:cs="Arial"/>
                <w:sz w:val="20"/>
                <w:szCs w:val="20"/>
              </w:rPr>
            </w:rPrChange>
          </w:rPr>
          <w:delText xml:space="preserve">. </w:delText>
        </w:r>
      </w:del>
      <w:r w:rsidR="00F9447E" w:rsidRPr="00263626">
        <w:rPr>
          <w:rFonts w:ascii="Arial" w:hAnsi="Arial" w:cs="Arial"/>
          <w:sz w:val="19"/>
          <w:szCs w:val="19"/>
          <w:rPrChange w:id="574" w:author="Alex Rosenzweig" w:date="2022-12-29T15:50:00Z">
            <w:rPr>
              <w:rFonts w:ascii="Arial" w:hAnsi="Arial" w:cs="Arial"/>
              <w:sz w:val="20"/>
              <w:szCs w:val="20"/>
            </w:rPr>
          </w:rPrChange>
        </w:rPr>
        <w:t xml:space="preserve">KSE </w:t>
      </w:r>
      <w:ins w:id="575" w:author="Alex Rosenzweig" w:date="2022-12-29T16:44:00Z">
        <w:r w:rsidR="005D7123">
          <w:rPr>
            <w:rFonts w:ascii="Arial" w:hAnsi="Arial" w:cs="Arial"/>
            <w:sz w:val="19"/>
            <w:szCs w:val="19"/>
          </w:rPr>
          <w:t xml:space="preserve">has </w:t>
        </w:r>
      </w:ins>
      <w:del w:id="576" w:author="Alex Rosenzweig" w:date="2022-12-29T16:44:00Z">
        <w:r w:rsidR="00F9447E" w:rsidRPr="00263626" w:rsidDel="005D7123">
          <w:rPr>
            <w:rFonts w:ascii="Arial" w:hAnsi="Arial" w:cs="Arial"/>
            <w:sz w:val="19"/>
            <w:szCs w:val="19"/>
            <w:rPrChange w:id="577" w:author="Alex Rosenzweig" w:date="2022-12-29T15:50:00Z">
              <w:rPr>
                <w:rFonts w:ascii="Arial" w:hAnsi="Arial" w:cs="Arial"/>
                <w:sz w:val="20"/>
                <w:szCs w:val="20"/>
              </w:rPr>
            </w:rPrChange>
          </w:rPr>
          <w:delText xml:space="preserve">was </w:delText>
        </w:r>
      </w:del>
      <w:r w:rsidR="00F9447E" w:rsidRPr="00263626">
        <w:rPr>
          <w:rFonts w:ascii="Arial" w:hAnsi="Arial" w:cs="Arial"/>
          <w:sz w:val="19"/>
          <w:szCs w:val="19"/>
          <w:rPrChange w:id="578" w:author="Alex Rosenzweig" w:date="2022-12-29T15:50:00Z">
            <w:rPr>
              <w:rFonts w:ascii="Arial" w:hAnsi="Arial" w:cs="Arial"/>
              <w:sz w:val="20"/>
              <w:szCs w:val="20"/>
            </w:rPr>
          </w:rPrChange>
        </w:rPr>
        <w:t xml:space="preserve">also </w:t>
      </w:r>
      <w:ins w:id="579" w:author="Alex Rosenzweig" w:date="2022-12-29T16:44:00Z">
        <w:r w:rsidR="005D7123">
          <w:rPr>
            <w:rFonts w:ascii="Arial" w:hAnsi="Arial" w:cs="Arial"/>
            <w:sz w:val="19"/>
            <w:szCs w:val="19"/>
          </w:rPr>
          <w:t xml:space="preserve">been </w:t>
        </w:r>
      </w:ins>
      <w:r w:rsidR="00F9447E" w:rsidRPr="00263626">
        <w:rPr>
          <w:rFonts w:ascii="Arial" w:hAnsi="Arial" w:cs="Arial"/>
          <w:sz w:val="19"/>
          <w:szCs w:val="19"/>
          <w:rPrChange w:id="580" w:author="Alex Rosenzweig" w:date="2022-12-29T15:50:00Z">
            <w:rPr>
              <w:rFonts w:ascii="Arial" w:hAnsi="Arial" w:cs="Arial"/>
              <w:sz w:val="20"/>
              <w:szCs w:val="20"/>
            </w:rPr>
          </w:rPrChange>
        </w:rPr>
        <w:t xml:space="preserve">tasked with the design of the retaining walls and bridges that </w:t>
      </w:r>
      <w:ins w:id="581" w:author="Alex Rosenzweig" w:date="2022-12-29T16:44:00Z">
        <w:r w:rsidR="005D7123">
          <w:rPr>
            <w:rFonts w:ascii="Arial" w:hAnsi="Arial" w:cs="Arial"/>
            <w:sz w:val="19"/>
            <w:szCs w:val="19"/>
          </w:rPr>
          <w:t xml:space="preserve">are </w:t>
        </w:r>
      </w:ins>
      <w:del w:id="582" w:author="Alex Rosenzweig" w:date="2022-12-29T16:44:00Z">
        <w:r w:rsidR="00F9447E" w:rsidRPr="00263626" w:rsidDel="005D7123">
          <w:rPr>
            <w:rFonts w:ascii="Arial" w:hAnsi="Arial" w:cs="Arial"/>
            <w:sz w:val="19"/>
            <w:szCs w:val="19"/>
            <w:rPrChange w:id="583" w:author="Alex Rosenzweig" w:date="2022-12-29T15:50:00Z">
              <w:rPr>
                <w:rFonts w:ascii="Arial" w:hAnsi="Arial" w:cs="Arial"/>
                <w:sz w:val="20"/>
                <w:szCs w:val="20"/>
              </w:rPr>
            </w:rPrChange>
          </w:rPr>
          <w:delText xml:space="preserve">were </w:delText>
        </w:r>
      </w:del>
      <w:r w:rsidR="00F9447E" w:rsidRPr="00263626">
        <w:rPr>
          <w:rFonts w:ascii="Arial" w:hAnsi="Arial" w:cs="Arial"/>
          <w:sz w:val="19"/>
          <w:szCs w:val="19"/>
          <w:rPrChange w:id="584" w:author="Alex Rosenzweig" w:date="2022-12-29T15:50:00Z">
            <w:rPr>
              <w:rFonts w:ascii="Arial" w:hAnsi="Arial" w:cs="Arial"/>
              <w:sz w:val="20"/>
              <w:szCs w:val="20"/>
            </w:rPr>
          </w:rPrChange>
        </w:rPr>
        <w:t xml:space="preserve">necessary for the widening of the stream and the restoration of the </w:t>
      </w:r>
      <w:ins w:id="585" w:author="Alex Rosenzweig" w:date="2022-12-29T16:45:00Z">
        <w:r w:rsidR="005D7123">
          <w:rPr>
            <w:rFonts w:ascii="Arial" w:hAnsi="Arial" w:cs="Arial"/>
            <w:sz w:val="19"/>
            <w:szCs w:val="19"/>
          </w:rPr>
          <w:t>g</w:t>
        </w:r>
      </w:ins>
      <w:del w:id="586" w:author="Alex Rosenzweig" w:date="2022-12-29T16:45:00Z">
        <w:r w:rsidR="00F9447E" w:rsidRPr="00263626" w:rsidDel="005D7123">
          <w:rPr>
            <w:rFonts w:ascii="Arial" w:hAnsi="Arial" w:cs="Arial"/>
            <w:sz w:val="19"/>
            <w:szCs w:val="19"/>
            <w:rPrChange w:id="587" w:author="Alex Rosenzweig" w:date="2022-12-29T15:50:00Z">
              <w:rPr>
                <w:rFonts w:ascii="Arial" w:hAnsi="Arial" w:cs="Arial"/>
                <w:sz w:val="20"/>
                <w:szCs w:val="20"/>
              </w:rPr>
            </w:rPrChange>
          </w:rPr>
          <w:delText>G</w:delText>
        </w:r>
      </w:del>
      <w:r w:rsidR="00F9447E" w:rsidRPr="00263626">
        <w:rPr>
          <w:rFonts w:ascii="Arial" w:hAnsi="Arial" w:cs="Arial"/>
          <w:sz w:val="19"/>
          <w:szCs w:val="19"/>
          <w:rPrChange w:id="588" w:author="Alex Rosenzweig" w:date="2022-12-29T15:50:00Z">
            <w:rPr>
              <w:rFonts w:ascii="Arial" w:hAnsi="Arial" w:cs="Arial"/>
              <w:sz w:val="20"/>
              <w:szCs w:val="20"/>
            </w:rPr>
          </w:rPrChange>
        </w:rPr>
        <w:t xml:space="preserve">olf </w:t>
      </w:r>
      <w:ins w:id="589" w:author="Alex Rosenzweig" w:date="2022-12-29T16:45:00Z">
        <w:r w:rsidR="005D7123">
          <w:rPr>
            <w:rFonts w:ascii="Arial" w:hAnsi="Arial" w:cs="Arial"/>
            <w:sz w:val="19"/>
            <w:szCs w:val="19"/>
          </w:rPr>
          <w:t>c</w:t>
        </w:r>
      </w:ins>
      <w:del w:id="590" w:author="Alex Rosenzweig" w:date="2022-12-29T16:45:00Z">
        <w:r w:rsidR="00F9447E" w:rsidRPr="00263626" w:rsidDel="005D7123">
          <w:rPr>
            <w:rFonts w:ascii="Arial" w:hAnsi="Arial" w:cs="Arial"/>
            <w:sz w:val="19"/>
            <w:szCs w:val="19"/>
            <w:rPrChange w:id="591" w:author="Alex Rosenzweig" w:date="2022-12-29T15:50:00Z">
              <w:rPr>
                <w:rFonts w:ascii="Arial" w:hAnsi="Arial" w:cs="Arial"/>
                <w:sz w:val="20"/>
                <w:szCs w:val="20"/>
              </w:rPr>
            </w:rPrChange>
          </w:rPr>
          <w:delText>C</w:delText>
        </w:r>
      </w:del>
      <w:r w:rsidR="00F9447E" w:rsidRPr="00263626">
        <w:rPr>
          <w:rFonts w:ascii="Arial" w:hAnsi="Arial" w:cs="Arial"/>
          <w:sz w:val="19"/>
          <w:szCs w:val="19"/>
          <w:rPrChange w:id="592" w:author="Alex Rosenzweig" w:date="2022-12-29T15:50:00Z">
            <w:rPr>
              <w:rFonts w:ascii="Arial" w:hAnsi="Arial" w:cs="Arial"/>
              <w:sz w:val="20"/>
              <w:szCs w:val="20"/>
            </w:rPr>
          </w:rPrChange>
        </w:rPr>
        <w:t xml:space="preserve">ourse. </w:t>
      </w:r>
      <w:ins w:id="593" w:author="Alex Rosenzweig" w:date="2022-12-29T16:45:00Z">
        <w:r w:rsidR="005D7123">
          <w:rPr>
            <w:rFonts w:ascii="Arial" w:hAnsi="Arial" w:cs="Arial"/>
            <w:sz w:val="19"/>
            <w:szCs w:val="19"/>
          </w:rPr>
          <w:t xml:space="preserve"> </w:t>
        </w:r>
      </w:ins>
      <w:r w:rsidR="00C30657" w:rsidRPr="00263626">
        <w:rPr>
          <w:rFonts w:ascii="Arial" w:hAnsi="Arial" w:cs="Arial"/>
          <w:sz w:val="19"/>
          <w:szCs w:val="19"/>
          <w:rPrChange w:id="594" w:author="Alex Rosenzweig" w:date="2022-12-29T15:50:00Z">
            <w:rPr>
              <w:rFonts w:ascii="Arial" w:hAnsi="Arial" w:cs="Arial"/>
              <w:sz w:val="20"/>
              <w:szCs w:val="20"/>
            </w:rPr>
          </w:rPrChange>
        </w:rPr>
        <w:t>(2020</w:t>
      </w:r>
      <w:ins w:id="595" w:author="Alex Rosenzweig" w:date="2022-12-29T16:45:00Z">
        <w:r w:rsidR="005D7123">
          <w:rPr>
            <w:rFonts w:ascii="Arial" w:hAnsi="Arial" w:cs="Arial"/>
            <w:sz w:val="19"/>
            <w:szCs w:val="19"/>
          </w:rPr>
          <w:t xml:space="preserve"> </w:t>
        </w:r>
      </w:ins>
      <w:r w:rsidR="00C30657" w:rsidRPr="00263626">
        <w:rPr>
          <w:rFonts w:ascii="Arial" w:hAnsi="Arial" w:cs="Arial"/>
          <w:sz w:val="19"/>
          <w:szCs w:val="19"/>
          <w:rPrChange w:id="596" w:author="Alex Rosenzweig" w:date="2022-12-29T15:50:00Z">
            <w:rPr>
              <w:rFonts w:ascii="Arial" w:hAnsi="Arial" w:cs="Arial"/>
              <w:sz w:val="20"/>
              <w:szCs w:val="20"/>
            </w:rPr>
          </w:rPrChange>
        </w:rPr>
        <w:t>-</w:t>
      </w:r>
      <w:ins w:id="597" w:author="Alex Rosenzweig" w:date="2022-12-29T16:45:00Z">
        <w:r w:rsidR="005D7123">
          <w:rPr>
            <w:rFonts w:ascii="Arial" w:hAnsi="Arial" w:cs="Arial"/>
            <w:sz w:val="19"/>
            <w:szCs w:val="19"/>
          </w:rPr>
          <w:t xml:space="preserve"> </w:t>
        </w:r>
      </w:ins>
      <w:r w:rsidR="00C30657" w:rsidRPr="00263626">
        <w:rPr>
          <w:rFonts w:ascii="Arial" w:hAnsi="Arial" w:cs="Arial"/>
          <w:sz w:val="19"/>
          <w:szCs w:val="19"/>
          <w:rPrChange w:id="598" w:author="Alex Rosenzweig" w:date="2022-12-29T15:50:00Z">
            <w:rPr>
              <w:rFonts w:ascii="Arial" w:hAnsi="Arial" w:cs="Arial"/>
              <w:sz w:val="20"/>
              <w:szCs w:val="20"/>
            </w:rPr>
          </w:rPrChange>
        </w:rPr>
        <w:t>Present)</w:t>
      </w:r>
    </w:p>
    <w:p w:rsidR="00FC3F9F" w:rsidRPr="00263626" w:rsidRDefault="00FC3F9F" w:rsidP="00FC3F9F">
      <w:pPr>
        <w:pStyle w:val="ListBullet"/>
        <w:numPr>
          <w:ilvl w:val="0"/>
          <w:numId w:val="0"/>
        </w:numPr>
        <w:spacing w:after="0" w:line="240" w:lineRule="auto"/>
        <w:jc w:val="both"/>
        <w:rPr>
          <w:rFonts w:ascii="Arial" w:hAnsi="Arial" w:cs="Arial"/>
          <w:b/>
          <w:bCs/>
          <w:sz w:val="19"/>
          <w:szCs w:val="19"/>
          <w:rPrChange w:id="599" w:author="Alex Rosenzweig" w:date="2022-12-29T15:50:00Z">
            <w:rPr>
              <w:rFonts w:ascii="Arial" w:hAnsi="Arial" w:cs="Arial"/>
              <w:b/>
              <w:bCs/>
              <w:sz w:val="20"/>
              <w:szCs w:val="20"/>
            </w:rPr>
          </w:rPrChange>
        </w:rPr>
      </w:pPr>
    </w:p>
    <w:p w:rsidR="00FC3F9F" w:rsidRPr="00263626" w:rsidRDefault="00FC3F9F" w:rsidP="00FC3F9F">
      <w:pPr>
        <w:pStyle w:val="ListBullet"/>
        <w:numPr>
          <w:ilvl w:val="0"/>
          <w:numId w:val="0"/>
        </w:numPr>
        <w:spacing w:after="0" w:line="240" w:lineRule="auto"/>
        <w:jc w:val="both"/>
        <w:rPr>
          <w:rFonts w:ascii="Arial" w:hAnsi="Arial" w:cs="Arial"/>
          <w:sz w:val="19"/>
          <w:szCs w:val="19"/>
          <w:rPrChange w:id="600" w:author="Alex Rosenzweig" w:date="2022-12-29T15:50:00Z">
            <w:rPr>
              <w:rFonts w:ascii="Arial" w:hAnsi="Arial" w:cs="Arial"/>
              <w:sz w:val="20"/>
              <w:szCs w:val="20"/>
            </w:rPr>
          </w:rPrChange>
        </w:rPr>
      </w:pPr>
      <w:r w:rsidRPr="00263626">
        <w:rPr>
          <w:rFonts w:ascii="Arial" w:hAnsi="Arial" w:cs="Arial"/>
          <w:b/>
          <w:bCs/>
          <w:sz w:val="19"/>
          <w:szCs w:val="19"/>
          <w:highlight w:val="yellow"/>
          <w:rPrChange w:id="601" w:author="Alex Rosenzweig" w:date="2022-12-29T15:50:00Z">
            <w:rPr>
              <w:rFonts w:ascii="Arial" w:hAnsi="Arial" w:cs="Arial"/>
              <w:b/>
              <w:bCs/>
              <w:sz w:val="20"/>
              <w:szCs w:val="20"/>
              <w:highlight w:val="yellow"/>
            </w:rPr>
          </w:rPrChange>
        </w:rPr>
        <w:t>2022-2556</w:t>
      </w:r>
      <w:r w:rsidRPr="00263626">
        <w:rPr>
          <w:rFonts w:ascii="Arial" w:hAnsi="Arial" w:cs="Arial"/>
          <w:b/>
          <w:bCs/>
          <w:sz w:val="19"/>
          <w:szCs w:val="19"/>
          <w:rPrChange w:id="602" w:author="Alex Rosenzweig" w:date="2022-12-29T15:50:00Z">
            <w:rPr>
              <w:rFonts w:ascii="Arial" w:hAnsi="Arial" w:cs="Arial"/>
              <w:b/>
              <w:bCs/>
              <w:sz w:val="20"/>
              <w:szCs w:val="20"/>
            </w:rPr>
          </w:rPrChange>
        </w:rPr>
        <w:t xml:space="preserve"> –</w:t>
      </w:r>
      <w:del w:id="603" w:author="Alex Rosenzweig" w:date="2022-12-29T16:46:00Z">
        <w:r w:rsidRPr="00263626" w:rsidDel="008625DE">
          <w:rPr>
            <w:rFonts w:ascii="Arial" w:hAnsi="Arial" w:cs="Arial"/>
            <w:b/>
            <w:bCs/>
            <w:sz w:val="19"/>
            <w:szCs w:val="19"/>
            <w:rPrChange w:id="604" w:author="Alex Rosenzweig" w:date="2022-12-29T15:50:00Z">
              <w:rPr>
                <w:rFonts w:ascii="Arial" w:hAnsi="Arial" w:cs="Arial"/>
                <w:b/>
                <w:bCs/>
                <w:sz w:val="20"/>
                <w:szCs w:val="20"/>
              </w:rPr>
            </w:rPrChange>
          </w:rPr>
          <w:delText xml:space="preserve"> Philadelphia Industrial Development Corporation </w:delText>
        </w:r>
        <w:r w:rsidR="00F515A5" w:rsidRPr="00263626" w:rsidDel="008625DE">
          <w:rPr>
            <w:rFonts w:ascii="Arial" w:hAnsi="Arial" w:cs="Arial"/>
            <w:b/>
            <w:bCs/>
            <w:sz w:val="19"/>
            <w:szCs w:val="19"/>
            <w:rPrChange w:id="605" w:author="Alex Rosenzweig" w:date="2022-12-29T15:50:00Z">
              <w:rPr>
                <w:rFonts w:ascii="Arial" w:hAnsi="Arial" w:cs="Arial"/>
                <w:b/>
                <w:bCs/>
                <w:sz w:val="20"/>
                <w:szCs w:val="20"/>
              </w:rPr>
            </w:rPrChange>
          </w:rPr>
          <w:delText>(</w:delText>
        </w:r>
      </w:del>
      <w:ins w:id="606" w:author="Alex Rosenzweig" w:date="2022-12-29T16:46:00Z">
        <w:r w:rsidR="008625DE">
          <w:rPr>
            <w:rFonts w:ascii="Arial" w:hAnsi="Arial" w:cs="Arial"/>
            <w:b/>
            <w:bCs/>
            <w:sz w:val="19"/>
            <w:szCs w:val="19"/>
          </w:rPr>
          <w:t xml:space="preserve"> </w:t>
        </w:r>
      </w:ins>
      <w:r w:rsidR="00F515A5" w:rsidRPr="00263626">
        <w:rPr>
          <w:rFonts w:ascii="Arial" w:hAnsi="Arial" w:cs="Arial"/>
          <w:b/>
          <w:bCs/>
          <w:sz w:val="19"/>
          <w:szCs w:val="19"/>
          <w:rPrChange w:id="607" w:author="Alex Rosenzweig" w:date="2022-12-29T15:50:00Z">
            <w:rPr>
              <w:rFonts w:ascii="Arial" w:hAnsi="Arial" w:cs="Arial"/>
              <w:b/>
              <w:bCs/>
              <w:sz w:val="20"/>
              <w:szCs w:val="20"/>
            </w:rPr>
          </w:rPrChange>
        </w:rPr>
        <w:t>PIDC</w:t>
      </w:r>
      <w:del w:id="608" w:author="Alex Rosenzweig" w:date="2022-12-29T16:46:00Z">
        <w:r w:rsidR="00F515A5" w:rsidRPr="00263626" w:rsidDel="008625DE">
          <w:rPr>
            <w:rFonts w:ascii="Arial" w:hAnsi="Arial" w:cs="Arial"/>
            <w:b/>
            <w:bCs/>
            <w:sz w:val="19"/>
            <w:szCs w:val="19"/>
            <w:rPrChange w:id="609" w:author="Alex Rosenzweig" w:date="2022-12-29T15:50:00Z">
              <w:rPr>
                <w:rFonts w:ascii="Arial" w:hAnsi="Arial" w:cs="Arial"/>
                <w:b/>
                <w:bCs/>
                <w:sz w:val="20"/>
                <w:szCs w:val="20"/>
              </w:rPr>
            </w:rPrChange>
          </w:rPr>
          <w:delText>)</w:delText>
        </w:r>
      </w:del>
      <w:r w:rsidR="00F515A5" w:rsidRPr="00263626">
        <w:rPr>
          <w:rFonts w:ascii="Arial" w:hAnsi="Arial" w:cs="Arial"/>
          <w:b/>
          <w:bCs/>
          <w:sz w:val="19"/>
          <w:szCs w:val="19"/>
          <w:rPrChange w:id="610" w:author="Alex Rosenzweig" w:date="2022-12-29T15:50:00Z">
            <w:rPr>
              <w:rFonts w:ascii="Arial" w:hAnsi="Arial" w:cs="Arial"/>
              <w:b/>
              <w:bCs/>
              <w:sz w:val="20"/>
              <w:szCs w:val="20"/>
            </w:rPr>
          </w:rPrChange>
        </w:rPr>
        <w:t xml:space="preserve">, </w:t>
      </w:r>
      <w:r w:rsidRPr="00263626">
        <w:rPr>
          <w:rFonts w:ascii="Arial" w:hAnsi="Arial" w:cs="Arial"/>
          <w:b/>
          <w:bCs/>
          <w:sz w:val="19"/>
          <w:szCs w:val="19"/>
          <w:rPrChange w:id="611" w:author="Alex Rosenzweig" w:date="2022-12-29T15:50:00Z">
            <w:rPr>
              <w:rFonts w:ascii="Arial" w:hAnsi="Arial" w:cs="Arial"/>
              <w:b/>
              <w:bCs/>
              <w:sz w:val="20"/>
              <w:szCs w:val="20"/>
            </w:rPr>
          </w:rPrChange>
        </w:rPr>
        <w:t>4910 Botanic Avenue Demolition</w:t>
      </w:r>
      <w:r w:rsidR="00F515A5" w:rsidRPr="00263626">
        <w:rPr>
          <w:rFonts w:ascii="Arial" w:hAnsi="Arial" w:cs="Arial"/>
          <w:b/>
          <w:bCs/>
          <w:sz w:val="19"/>
          <w:szCs w:val="19"/>
          <w:rPrChange w:id="612" w:author="Alex Rosenzweig" w:date="2022-12-29T15:50:00Z">
            <w:rPr>
              <w:rFonts w:ascii="Arial" w:hAnsi="Arial" w:cs="Arial"/>
              <w:b/>
              <w:bCs/>
              <w:sz w:val="20"/>
              <w:szCs w:val="20"/>
            </w:rPr>
          </w:rPrChange>
        </w:rPr>
        <w:t>, Philadelphia, PA</w:t>
      </w:r>
      <w:r w:rsidR="00F925B4" w:rsidRPr="00263626">
        <w:rPr>
          <w:rFonts w:ascii="Arial" w:hAnsi="Arial" w:cs="Arial"/>
          <w:sz w:val="19"/>
          <w:szCs w:val="19"/>
          <w:rPrChange w:id="613" w:author="Alex Rosenzweig" w:date="2022-12-29T15:50:00Z">
            <w:rPr>
              <w:rFonts w:ascii="Arial" w:hAnsi="Arial" w:cs="Arial"/>
              <w:sz w:val="20"/>
              <w:szCs w:val="20"/>
            </w:rPr>
          </w:rPrChange>
        </w:rPr>
        <w:t xml:space="preserve"> </w:t>
      </w:r>
      <w:ins w:id="614" w:author="Alex Rosenzweig" w:date="2022-12-29T16:46:00Z">
        <w:r w:rsidR="008625DE" w:rsidRPr="006D561B">
          <w:rPr>
            <w:rFonts w:ascii="Arial" w:hAnsi="Arial" w:cs="Arial"/>
            <w:b/>
            <w:bCs/>
            <w:sz w:val="19"/>
            <w:szCs w:val="19"/>
          </w:rPr>
          <w:t>-</w:t>
        </w:r>
      </w:ins>
      <w:del w:id="615" w:author="Alex Rosenzweig" w:date="2022-12-29T16:46:00Z">
        <w:r w:rsidR="00F925B4" w:rsidRPr="00263626" w:rsidDel="008625DE">
          <w:rPr>
            <w:rFonts w:ascii="Arial" w:hAnsi="Arial" w:cs="Arial"/>
            <w:sz w:val="19"/>
            <w:szCs w:val="19"/>
            <w:rPrChange w:id="616" w:author="Alex Rosenzweig" w:date="2022-12-29T15:50:00Z">
              <w:rPr>
                <w:rFonts w:ascii="Arial" w:hAnsi="Arial" w:cs="Arial"/>
                <w:sz w:val="20"/>
                <w:szCs w:val="20"/>
              </w:rPr>
            </w:rPrChange>
          </w:rPr>
          <w:delText>–</w:delText>
        </w:r>
      </w:del>
      <w:r w:rsidR="00F925B4" w:rsidRPr="00263626">
        <w:rPr>
          <w:rFonts w:ascii="Arial" w:hAnsi="Arial" w:cs="Arial"/>
          <w:sz w:val="19"/>
          <w:szCs w:val="19"/>
          <w:rPrChange w:id="617" w:author="Alex Rosenzweig" w:date="2022-12-29T15:50:00Z">
            <w:rPr>
              <w:rFonts w:ascii="Arial" w:hAnsi="Arial" w:cs="Arial"/>
              <w:sz w:val="20"/>
              <w:szCs w:val="20"/>
            </w:rPr>
          </w:rPrChange>
        </w:rPr>
        <w:t xml:space="preserve"> Project Manager for this project to demolish existing building and clear this site in the Kingsessing neighborhood of the City. Mr. Burrell work</w:t>
      </w:r>
      <w:ins w:id="618" w:author="Alex Rosenzweig" w:date="2022-12-29T16:48:00Z">
        <w:r w:rsidR="008625DE">
          <w:rPr>
            <w:rFonts w:ascii="Arial" w:hAnsi="Arial" w:cs="Arial"/>
            <w:sz w:val="19"/>
            <w:szCs w:val="19"/>
          </w:rPr>
          <w:t>s</w:t>
        </w:r>
      </w:ins>
      <w:del w:id="619" w:author="Alex Rosenzweig" w:date="2022-12-29T16:48:00Z">
        <w:r w:rsidR="00F925B4" w:rsidRPr="00263626" w:rsidDel="008625DE">
          <w:rPr>
            <w:rFonts w:ascii="Arial" w:hAnsi="Arial" w:cs="Arial"/>
            <w:sz w:val="19"/>
            <w:szCs w:val="19"/>
            <w:rPrChange w:id="620" w:author="Alex Rosenzweig" w:date="2022-12-29T15:50:00Z">
              <w:rPr>
                <w:rFonts w:ascii="Arial" w:hAnsi="Arial" w:cs="Arial"/>
                <w:sz w:val="20"/>
                <w:szCs w:val="20"/>
              </w:rPr>
            </w:rPrChange>
          </w:rPr>
          <w:delText>ed</w:delText>
        </w:r>
      </w:del>
      <w:r w:rsidR="00F925B4" w:rsidRPr="00263626">
        <w:rPr>
          <w:rFonts w:ascii="Arial" w:hAnsi="Arial" w:cs="Arial"/>
          <w:sz w:val="19"/>
          <w:szCs w:val="19"/>
          <w:rPrChange w:id="621" w:author="Alex Rosenzweig" w:date="2022-12-29T15:50:00Z">
            <w:rPr>
              <w:rFonts w:ascii="Arial" w:hAnsi="Arial" w:cs="Arial"/>
              <w:sz w:val="20"/>
              <w:szCs w:val="20"/>
            </w:rPr>
          </w:rPrChange>
        </w:rPr>
        <w:t xml:space="preserve"> with environmental professionals to ensure that any existing environmental contaminates are documented for demolition. Mr. Burrell </w:t>
      </w:r>
      <w:ins w:id="622" w:author="Alex Rosenzweig" w:date="2022-12-29T16:48:00Z">
        <w:r w:rsidR="008625DE">
          <w:rPr>
            <w:rFonts w:ascii="Arial" w:hAnsi="Arial" w:cs="Arial"/>
            <w:sz w:val="19"/>
            <w:szCs w:val="19"/>
          </w:rPr>
          <w:t xml:space="preserve">has </w:t>
        </w:r>
      </w:ins>
      <w:r w:rsidR="00F925B4" w:rsidRPr="00263626">
        <w:rPr>
          <w:rFonts w:ascii="Arial" w:hAnsi="Arial" w:cs="Arial"/>
          <w:sz w:val="19"/>
          <w:szCs w:val="19"/>
          <w:rPrChange w:id="623" w:author="Alex Rosenzweig" w:date="2022-12-29T15:50:00Z">
            <w:rPr>
              <w:rFonts w:ascii="Arial" w:hAnsi="Arial" w:cs="Arial"/>
              <w:sz w:val="20"/>
              <w:szCs w:val="20"/>
            </w:rPr>
          </w:rPrChange>
        </w:rPr>
        <w:t xml:space="preserve">developed a demolition plan </w:t>
      </w:r>
      <w:ins w:id="624" w:author="Alex Rosenzweig" w:date="2022-12-29T16:48:00Z">
        <w:r w:rsidR="008625DE">
          <w:rPr>
            <w:rFonts w:ascii="Arial" w:hAnsi="Arial" w:cs="Arial"/>
            <w:sz w:val="19"/>
            <w:szCs w:val="19"/>
          </w:rPr>
          <w:t xml:space="preserve">that </w:t>
        </w:r>
      </w:ins>
      <w:del w:id="625" w:author="Alex Rosenzweig" w:date="2022-12-29T16:48:00Z">
        <w:r w:rsidR="00F925B4" w:rsidRPr="00263626" w:rsidDel="008625DE">
          <w:rPr>
            <w:rFonts w:ascii="Arial" w:hAnsi="Arial" w:cs="Arial"/>
            <w:sz w:val="19"/>
            <w:szCs w:val="19"/>
            <w:rPrChange w:id="626" w:author="Alex Rosenzweig" w:date="2022-12-29T15:50:00Z">
              <w:rPr>
                <w:rFonts w:ascii="Arial" w:hAnsi="Arial" w:cs="Arial"/>
                <w:sz w:val="20"/>
                <w:szCs w:val="20"/>
              </w:rPr>
            </w:rPrChange>
          </w:rPr>
          <w:delText xml:space="preserve">the </w:delText>
        </w:r>
      </w:del>
      <w:r w:rsidR="00F925B4" w:rsidRPr="00263626">
        <w:rPr>
          <w:rFonts w:ascii="Arial" w:hAnsi="Arial" w:cs="Arial"/>
          <w:sz w:val="19"/>
          <w:szCs w:val="19"/>
          <w:rPrChange w:id="627" w:author="Alex Rosenzweig" w:date="2022-12-29T15:50:00Z">
            <w:rPr>
              <w:rFonts w:ascii="Arial" w:hAnsi="Arial" w:cs="Arial"/>
              <w:sz w:val="20"/>
              <w:szCs w:val="20"/>
            </w:rPr>
          </w:rPrChange>
        </w:rPr>
        <w:t>meets City of Philadelphia Department of Licenses and Inspections regulations</w:t>
      </w:r>
      <w:ins w:id="628" w:author="Alex Rosenzweig" w:date="2022-12-29T16:48:00Z">
        <w:r w:rsidR="008625DE">
          <w:rPr>
            <w:rFonts w:ascii="Arial" w:hAnsi="Arial" w:cs="Arial"/>
            <w:sz w:val="19"/>
            <w:szCs w:val="19"/>
          </w:rPr>
          <w:t>,</w:t>
        </w:r>
      </w:ins>
      <w:r w:rsidR="00F925B4" w:rsidRPr="00263626">
        <w:rPr>
          <w:rFonts w:ascii="Arial" w:hAnsi="Arial" w:cs="Arial"/>
          <w:sz w:val="19"/>
          <w:szCs w:val="19"/>
          <w:rPrChange w:id="629" w:author="Alex Rosenzweig" w:date="2022-12-29T15:50:00Z">
            <w:rPr>
              <w:rFonts w:ascii="Arial" w:hAnsi="Arial" w:cs="Arial"/>
              <w:sz w:val="20"/>
              <w:szCs w:val="20"/>
            </w:rPr>
          </w:rPrChange>
        </w:rPr>
        <w:t xml:space="preserve"> as well as the requirements of the Philadelphia Water Department. Mr. Burrell </w:t>
      </w:r>
      <w:ins w:id="630" w:author="Alex Rosenzweig" w:date="2022-12-29T16:48:00Z">
        <w:r w:rsidR="008625DE">
          <w:rPr>
            <w:rFonts w:ascii="Arial" w:hAnsi="Arial" w:cs="Arial"/>
            <w:sz w:val="19"/>
            <w:szCs w:val="19"/>
          </w:rPr>
          <w:t xml:space="preserve">is working </w:t>
        </w:r>
      </w:ins>
      <w:del w:id="631" w:author="Alex Rosenzweig" w:date="2022-12-29T16:48:00Z">
        <w:r w:rsidR="00F925B4" w:rsidRPr="00263626" w:rsidDel="008625DE">
          <w:rPr>
            <w:rFonts w:ascii="Arial" w:hAnsi="Arial" w:cs="Arial"/>
            <w:sz w:val="19"/>
            <w:szCs w:val="19"/>
            <w:rPrChange w:id="632" w:author="Alex Rosenzweig" w:date="2022-12-29T15:50:00Z">
              <w:rPr>
                <w:rFonts w:ascii="Arial" w:hAnsi="Arial" w:cs="Arial"/>
                <w:sz w:val="20"/>
                <w:szCs w:val="20"/>
              </w:rPr>
            </w:rPrChange>
          </w:rPr>
          <w:delText xml:space="preserve">worked </w:delText>
        </w:r>
      </w:del>
      <w:r w:rsidR="00F925B4" w:rsidRPr="00263626">
        <w:rPr>
          <w:rFonts w:ascii="Arial" w:hAnsi="Arial" w:cs="Arial"/>
          <w:sz w:val="19"/>
          <w:szCs w:val="19"/>
          <w:rPrChange w:id="633" w:author="Alex Rosenzweig" w:date="2022-12-29T15:50:00Z">
            <w:rPr>
              <w:rFonts w:ascii="Arial" w:hAnsi="Arial" w:cs="Arial"/>
              <w:sz w:val="20"/>
              <w:szCs w:val="20"/>
            </w:rPr>
          </w:rPrChange>
        </w:rPr>
        <w:t xml:space="preserve">with the team of engineers to ensure that all required approvals </w:t>
      </w:r>
      <w:ins w:id="634" w:author="Alex Rosenzweig" w:date="2022-12-29T16:48:00Z">
        <w:r w:rsidR="008625DE">
          <w:rPr>
            <w:rFonts w:ascii="Arial" w:hAnsi="Arial" w:cs="Arial"/>
            <w:sz w:val="19"/>
            <w:szCs w:val="19"/>
          </w:rPr>
          <w:t xml:space="preserve">are </w:t>
        </w:r>
      </w:ins>
      <w:del w:id="635" w:author="Alex Rosenzweig" w:date="2022-12-29T16:48:00Z">
        <w:r w:rsidR="00F925B4" w:rsidRPr="00263626" w:rsidDel="008625DE">
          <w:rPr>
            <w:rFonts w:ascii="Arial" w:hAnsi="Arial" w:cs="Arial"/>
            <w:sz w:val="19"/>
            <w:szCs w:val="19"/>
            <w:rPrChange w:id="636" w:author="Alex Rosenzweig" w:date="2022-12-29T15:50:00Z">
              <w:rPr>
                <w:rFonts w:ascii="Arial" w:hAnsi="Arial" w:cs="Arial"/>
                <w:sz w:val="20"/>
                <w:szCs w:val="20"/>
              </w:rPr>
            </w:rPrChange>
          </w:rPr>
          <w:delText xml:space="preserve">were </w:delText>
        </w:r>
      </w:del>
      <w:r w:rsidR="00F925B4" w:rsidRPr="00263626">
        <w:rPr>
          <w:rFonts w:ascii="Arial" w:hAnsi="Arial" w:cs="Arial"/>
          <w:sz w:val="19"/>
          <w:szCs w:val="19"/>
          <w:rPrChange w:id="637" w:author="Alex Rosenzweig" w:date="2022-12-29T15:50:00Z">
            <w:rPr>
              <w:rFonts w:ascii="Arial" w:hAnsi="Arial" w:cs="Arial"/>
              <w:sz w:val="20"/>
              <w:szCs w:val="20"/>
            </w:rPr>
          </w:rPrChange>
        </w:rPr>
        <w:t xml:space="preserve">obtained for the demolition to commence. Mr. Burrell will be responsible for all construction administration on </w:t>
      </w:r>
      <w:ins w:id="638" w:author="Alex Rosenzweig" w:date="2022-12-29T16:49:00Z">
        <w:r w:rsidR="008625DE">
          <w:rPr>
            <w:rFonts w:ascii="Arial" w:hAnsi="Arial" w:cs="Arial"/>
            <w:sz w:val="19"/>
            <w:szCs w:val="19"/>
          </w:rPr>
          <w:t xml:space="preserve">the </w:t>
        </w:r>
      </w:ins>
      <w:r w:rsidR="00F925B4" w:rsidRPr="00263626">
        <w:rPr>
          <w:rFonts w:ascii="Arial" w:hAnsi="Arial" w:cs="Arial"/>
          <w:sz w:val="19"/>
          <w:szCs w:val="19"/>
          <w:rPrChange w:id="639" w:author="Alex Rosenzweig" w:date="2022-12-29T15:50:00Z">
            <w:rPr>
              <w:rFonts w:ascii="Arial" w:hAnsi="Arial" w:cs="Arial"/>
              <w:sz w:val="20"/>
              <w:szCs w:val="20"/>
            </w:rPr>
          </w:rPrChange>
        </w:rPr>
        <w:t xml:space="preserve">site once construction begins. </w:t>
      </w:r>
      <w:ins w:id="640" w:author="Alex Rosenzweig" w:date="2022-12-29T16:49:00Z">
        <w:r w:rsidR="008625DE">
          <w:rPr>
            <w:rFonts w:ascii="Arial" w:hAnsi="Arial" w:cs="Arial"/>
            <w:sz w:val="19"/>
            <w:szCs w:val="19"/>
          </w:rPr>
          <w:t xml:space="preserve"> </w:t>
        </w:r>
      </w:ins>
      <w:r w:rsidR="00F925B4" w:rsidRPr="00263626">
        <w:rPr>
          <w:rFonts w:ascii="Arial" w:hAnsi="Arial" w:cs="Arial"/>
          <w:sz w:val="19"/>
          <w:szCs w:val="19"/>
          <w:rPrChange w:id="641" w:author="Alex Rosenzweig" w:date="2022-12-29T15:50:00Z">
            <w:rPr>
              <w:rFonts w:ascii="Arial" w:hAnsi="Arial" w:cs="Arial"/>
              <w:sz w:val="20"/>
              <w:szCs w:val="20"/>
            </w:rPr>
          </w:rPrChange>
        </w:rPr>
        <w:t>(2022</w:t>
      </w:r>
      <w:ins w:id="642" w:author="Alex Rosenzweig" w:date="2022-12-29T16:49:00Z">
        <w:r w:rsidR="008625DE">
          <w:rPr>
            <w:rFonts w:ascii="Arial" w:hAnsi="Arial" w:cs="Arial"/>
            <w:sz w:val="19"/>
            <w:szCs w:val="19"/>
          </w:rPr>
          <w:t xml:space="preserve"> </w:t>
        </w:r>
      </w:ins>
      <w:r w:rsidR="00F925B4" w:rsidRPr="00263626">
        <w:rPr>
          <w:rFonts w:ascii="Arial" w:hAnsi="Arial" w:cs="Arial"/>
          <w:sz w:val="19"/>
          <w:szCs w:val="19"/>
          <w:rPrChange w:id="643" w:author="Alex Rosenzweig" w:date="2022-12-29T15:50:00Z">
            <w:rPr>
              <w:rFonts w:ascii="Arial" w:hAnsi="Arial" w:cs="Arial"/>
              <w:sz w:val="20"/>
              <w:szCs w:val="20"/>
            </w:rPr>
          </w:rPrChange>
        </w:rPr>
        <w:t>-</w:t>
      </w:r>
      <w:ins w:id="644" w:author="Alex Rosenzweig" w:date="2022-12-29T16:49:00Z">
        <w:r w:rsidR="008625DE">
          <w:rPr>
            <w:rFonts w:ascii="Arial" w:hAnsi="Arial" w:cs="Arial"/>
            <w:sz w:val="19"/>
            <w:szCs w:val="19"/>
          </w:rPr>
          <w:t xml:space="preserve"> </w:t>
        </w:r>
      </w:ins>
      <w:r w:rsidR="00F925B4" w:rsidRPr="00263626">
        <w:rPr>
          <w:rFonts w:ascii="Arial" w:hAnsi="Arial" w:cs="Arial"/>
          <w:sz w:val="19"/>
          <w:szCs w:val="19"/>
          <w:rPrChange w:id="645" w:author="Alex Rosenzweig" w:date="2022-12-29T15:50:00Z">
            <w:rPr>
              <w:rFonts w:ascii="Arial" w:hAnsi="Arial" w:cs="Arial"/>
              <w:sz w:val="20"/>
              <w:szCs w:val="20"/>
            </w:rPr>
          </w:rPrChange>
        </w:rPr>
        <w:t>Present)</w:t>
      </w:r>
    </w:p>
    <w:p w:rsidR="003E34E6" w:rsidRPr="00263626" w:rsidRDefault="003E34E6" w:rsidP="00E31F7B">
      <w:pPr>
        <w:pStyle w:val="ListBullet"/>
        <w:numPr>
          <w:ilvl w:val="0"/>
          <w:numId w:val="0"/>
        </w:numPr>
        <w:spacing w:after="0" w:line="240" w:lineRule="auto"/>
        <w:jc w:val="both"/>
        <w:rPr>
          <w:rFonts w:ascii="Arial" w:hAnsi="Arial" w:cs="Arial"/>
          <w:b/>
          <w:bCs/>
          <w:sz w:val="19"/>
          <w:szCs w:val="19"/>
          <w:rPrChange w:id="646" w:author="Alex Rosenzweig" w:date="2022-12-29T15:50:00Z">
            <w:rPr>
              <w:rFonts w:ascii="Arial" w:hAnsi="Arial" w:cs="Arial"/>
              <w:b/>
              <w:bCs/>
              <w:sz w:val="20"/>
              <w:szCs w:val="20"/>
            </w:rPr>
          </w:rPrChange>
        </w:rPr>
      </w:pPr>
    </w:p>
    <w:p w:rsidR="00E31F7B" w:rsidRPr="00263626" w:rsidRDefault="00A31F60" w:rsidP="00E31F7B">
      <w:pPr>
        <w:pStyle w:val="ListBullet"/>
        <w:numPr>
          <w:ilvl w:val="0"/>
          <w:numId w:val="0"/>
        </w:numPr>
        <w:spacing w:after="0" w:line="240" w:lineRule="auto"/>
        <w:jc w:val="both"/>
        <w:rPr>
          <w:rFonts w:ascii="Arial" w:hAnsi="Arial" w:cs="Arial"/>
          <w:sz w:val="19"/>
          <w:szCs w:val="19"/>
          <w:rPrChange w:id="647" w:author="Alex Rosenzweig" w:date="2022-12-29T15:50:00Z">
            <w:rPr>
              <w:rFonts w:ascii="Arial" w:hAnsi="Arial" w:cs="Arial"/>
              <w:sz w:val="20"/>
              <w:szCs w:val="20"/>
            </w:rPr>
          </w:rPrChange>
        </w:rPr>
      </w:pPr>
      <w:r w:rsidRPr="00263626">
        <w:rPr>
          <w:rFonts w:ascii="Arial" w:hAnsi="Arial" w:cs="Arial"/>
          <w:b/>
          <w:bCs/>
          <w:sz w:val="19"/>
          <w:szCs w:val="19"/>
          <w:highlight w:val="yellow"/>
          <w:rPrChange w:id="648" w:author="Alex Rosenzweig" w:date="2022-12-29T15:50:00Z">
            <w:rPr>
              <w:rFonts w:ascii="Arial" w:hAnsi="Arial" w:cs="Arial"/>
              <w:b/>
              <w:bCs/>
              <w:sz w:val="20"/>
              <w:szCs w:val="20"/>
              <w:highlight w:val="yellow"/>
            </w:rPr>
          </w:rPrChange>
        </w:rPr>
        <w:t>2020-2365-01</w:t>
      </w:r>
      <w:r w:rsidRPr="00263626">
        <w:rPr>
          <w:rFonts w:ascii="Arial" w:hAnsi="Arial" w:cs="Arial"/>
          <w:b/>
          <w:bCs/>
          <w:sz w:val="19"/>
          <w:szCs w:val="19"/>
          <w:rPrChange w:id="649" w:author="Alex Rosenzweig" w:date="2022-12-29T15:50:00Z">
            <w:rPr>
              <w:rFonts w:ascii="Arial" w:hAnsi="Arial" w:cs="Arial"/>
              <w:b/>
              <w:bCs/>
              <w:sz w:val="20"/>
              <w:szCs w:val="20"/>
            </w:rPr>
          </w:rPrChange>
        </w:rPr>
        <w:t xml:space="preserve"> – Philadelphia Parking Authority</w:t>
      </w:r>
      <w:r w:rsidR="00F515A5" w:rsidRPr="00263626">
        <w:rPr>
          <w:rFonts w:ascii="Arial" w:hAnsi="Arial" w:cs="Arial"/>
          <w:b/>
          <w:bCs/>
          <w:sz w:val="19"/>
          <w:szCs w:val="19"/>
          <w:rPrChange w:id="650" w:author="Alex Rosenzweig" w:date="2022-12-29T15:50:00Z">
            <w:rPr>
              <w:rFonts w:ascii="Arial" w:hAnsi="Arial" w:cs="Arial"/>
              <w:b/>
              <w:bCs/>
              <w:sz w:val="20"/>
              <w:szCs w:val="20"/>
            </w:rPr>
          </w:rPrChange>
        </w:rPr>
        <w:t xml:space="preserve">, </w:t>
      </w:r>
      <w:r w:rsidR="00F925B4" w:rsidRPr="00263626">
        <w:rPr>
          <w:rFonts w:ascii="Arial" w:hAnsi="Arial" w:cs="Arial"/>
          <w:b/>
          <w:bCs/>
          <w:sz w:val="19"/>
          <w:szCs w:val="19"/>
          <w:rPrChange w:id="651" w:author="Alex Rosenzweig" w:date="2022-12-29T15:50:00Z">
            <w:rPr>
              <w:rFonts w:ascii="Arial" w:hAnsi="Arial" w:cs="Arial"/>
              <w:b/>
              <w:bCs/>
              <w:sz w:val="20"/>
              <w:szCs w:val="20"/>
            </w:rPr>
          </w:rPrChange>
        </w:rPr>
        <w:t>Electric Vehicle Charging Stations</w:t>
      </w:r>
      <w:r w:rsidR="00AC34E2" w:rsidRPr="00263626">
        <w:rPr>
          <w:rFonts w:ascii="Arial" w:hAnsi="Arial" w:cs="Arial"/>
          <w:b/>
          <w:bCs/>
          <w:sz w:val="19"/>
          <w:szCs w:val="19"/>
          <w:rPrChange w:id="652" w:author="Alex Rosenzweig" w:date="2022-12-29T15:50:00Z">
            <w:rPr>
              <w:rFonts w:ascii="Arial" w:hAnsi="Arial" w:cs="Arial"/>
              <w:b/>
              <w:bCs/>
              <w:sz w:val="20"/>
              <w:szCs w:val="20"/>
            </w:rPr>
          </w:rPrChange>
        </w:rPr>
        <w:t xml:space="preserve"> at </w:t>
      </w:r>
      <w:r w:rsidR="00F925B4" w:rsidRPr="00263626">
        <w:rPr>
          <w:rFonts w:ascii="Arial" w:hAnsi="Arial" w:cs="Arial"/>
          <w:b/>
          <w:bCs/>
          <w:sz w:val="19"/>
          <w:szCs w:val="19"/>
          <w:rPrChange w:id="653" w:author="Alex Rosenzweig" w:date="2022-12-29T15:50:00Z">
            <w:rPr>
              <w:rFonts w:ascii="Arial" w:hAnsi="Arial" w:cs="Arial"/>
              <w:b/>
              <w:bCs/>
              <w:sz w:val="20"/>
              <w:szCs w:val="20"/>
            </w:rPr>
          </w:rPrChange>
        </w:rPr>
        <w:t>8th &amp; Filbert Mezzanine Level</w:t>
      </w:r>
      <w:r w:rsidR="00AC34E2" w:rsidRPr="00263626">
        <w:rPr>
          <w:rFonts w:ascii="Arial" w:hAnsi="Arial" w:cs="Arial"/>
          <w:b/>
          <w:bCs/>
          <w:sz w:val="19"/>
          <w:szCs w:val="19"/>
          <w:rPrChange w:id="654" w:author="Alex Rosenzweig" w:date="2022-12-29T15:50:00Z">
            <w:rPr>
              <w:rFonts w:ascii="Arial" w:hAnsi="Arial" w:cs="Arial"/>
              <w:b/>
              <w:bCs/>
              <w:sz w:val="20"/>
              <w:szCs w:val="20"/>
            </w:rPr>
          </w:rPrChange>
        </w:rPr>
        <w:t>, Philadelphia, PA</w:t>
      </w:r>
      <w:r w:rsidR="00F925B4" w:rsidRPr="00263626">
        <w:rPr>
          <w:rFonts w:ascii="Arial" w:hAnsi="Arial" w:cs="Arial"/>
          <w:sz w:val="19"/>
          <w:szCs w:val="19"/>
          <w:rPrChange w:id="655" w:author="Alex Rosenzweig" w:date="2022-12-29T15:50:00Z">
            <w:rPr>
              <w:rFonts w:ascii="Arial" w:hAnsi="Arial" w:cs="Arial"/>
              <w:sz w:val="20"/>
              <w:szCs w:val="20"/>
            </w:rPr>
          </w:rPrChange>
        </w:rPr>
        <w:t xml:space="preserve"> </w:t>
      </w:r>
      <w:ins w:id="656" w:author="Alex Rosenzweig" w:date="2022-12-29T16:47:00Z">
        <w:r w:rsidR="008625DE" w:rsidRPr="006D561B">
          <w:rPr>
            <w:rFonts w:ascii="Arial" w:hAnsi="Arial" w:cs="Arial"/>
            <w:b/>
            <w:bCs/>
            <w:sz w:val="19"/>
            <w:szCs w:val="19"/>
          </w:rPr>
          <w:t>-</w:t>
        </w:r>
      </w:ins>
      <w:del w:id="657" w:author="Alex Rosenzweig" w:date="2022-12-29T16:47:00Z">
        <w:r w:rsidR="00F925B4" w:rsidRPr="00263626" w:rsidDel="008625DE">
          <w:rPr>
            <w:rFonts w:ascii="Arial" w:hAnsi="Arial" w:cs="Arial"/>
            <w:sz w:val="19"/>
            <w:szCs w:val="19"/>
            <w:rPrChange w:id="658" w:author="Alex Rosenzweig" w:date="2022-12-29T15:50:00Z">
              <w:rPr>
                <w:rFonts w:ascii="Arial" w:hAnsi="Arial" w:cs="Arial"/>
                <w:sz w:val="20"/>
                <w:szCs w:val="20"/>
              </w:rPr>
            </w:rPrChange>
          </w:rPr>
          <w:delText>–</w:delText>
        </w:r>
      </w:del>
      <w:r w:rsidR="00F925B4" w:rsidRPr="00263626">
        <w:rPr>
          <w:rFonts w:ascii="Arial" w:hAnsi="Arial" w:cs="Arial"/>
          <w:sz w:val="19"/>
          <w:szCs w:val="19"/>
          <w:rPrChange w:id="659" w:author="Alex Rosenzweig" w:date="2022-12-29T15:50:00Z">
            <w:rPr>
              <w:rFonts w:ascii="Arial" w:hAnsi="Arial" w:cs="Arial"/>
              <w:sz w:val="20"/>
              <w:szCs w:val="20"/>
            </w:rPr>
          </w:rPrChange>
        </w:rPr>
        <w:t xml:space="preserve"> Project Engineer on this project to install </w:t>
      </w:r>
      <w:ins w:id="660" w:author="Alex Rosenzweig" w:date="2022-12-29T16:49:00Z">
        <w:r w:rsidR="008625DE">
          <w:rPr>
            <w:rFonts w:ascii="Arial" w:hAnsi="Arial" w:cs="Arial"/>
            <w:sz w:val="19"/>
            <w:szCs w:val="19"/>
          </w:rPr>
          <w:t>e</w:t>
        </w:r>
      </w:ins>
      <w:del w:id="661" w:author="Alex Rosenzweig" w:date="2022-12-29T16:49:00Z">
        <w:r w:rsidR="00F925B4" w:rsidRPr="00263626" w:rsidDel="008625DE">
          <w:rPr>
            <w:rFonts w:ascii="Arial" w:hAnsi="Arial" w:cs="Arial"/>
            <w:sz w:val="19"/>
            <w:szCs w:val="19"/>
            <w:rPrChange w:id="662" w:author="Alex Rosenzweig" w:date="2022-12-29T15:50:00Z">
              <w:rPr>
                <w:rFonts w:ascii="Arial" w:hAnsi="Arial" w:cs="Arial"/>
                <w:sz w:val="20"/>
                <w:szCs w:val="20"/>
              </w:rPr>
            </w:rPrChange>
          </w:rPr>
          <w:delText>E</w:delText>
        </w:r>
      </w:del>
      <w:r w:rsidR="00F925B4" w:rsidRPr="00263626">
        <w:rPr>
          <w:rFonts w:ascii="Arial" w:hAnsi="Arial" w:cs="Arial"/>
          <w:sz w:val="19"/>
          <w:szCs w:val="19"/>
          <w:rPrChange w:id="663" w:author="Alex Rosenzweig" w:date="2022-12-29T15:50:00Z">
            <w:rPr>
              <w:rFonts w:ascii="Arial" w:hAnsi="Arial" w:cs="Arial"/>
              <w:sz w:val="20"/>
              <w:szCs w:val="20"/>
            </w:rPr>
          </w:rPrChange>
        </w:rPr>
        <w:t xml:space="preserve">lectric </w:t>
      </w:r>
      <w:ins w:id="664" w:author="Alex Rosenzweig" w:date="2022-12-29T16:49:00Z">
        <w:r w:rsidR="008625DE">
          <w:rPr>
            <w:rFonts w:ascii="Arial" w:hAnsi="Arial" w:cs="Arial"/>
            <w:sz w:val="19"/>
            <w:szCs w:val="19"/>
          </w:rPr>
          <w:t>v</w:t>
        </w:r>
      </w:ins>
      <w:del w:id="665" w:author="Alex Rosenzweig" w:date="2022-12-29T16:49:00Z">
        <w:r w:rsidR="00F925B4" w:rsidRPr="00263626" w:rsidDel="008625DE">
          <w:rPr>
            <w:rFonts w:ascii="Arial" w:hAnsi="Arial" w:cs="Arial"/>
            <w:sz w:val="19"/>
            <w:szCs w:val="19"/>
            <w:rPrChange w:id="666" w:author="Alex Rosenzweig" w:date="2022-12-29T15:50:00Z">
              <w:rPr>
                <w:rFonts w:ascii="Arial" w:hAnsi="Arial" w:cs="Arial"/>
                <w:sz w:val="20"/>
                <w:szCs w:val="20"/>
              </w:rPr>
            </w:rPrChange>
          </w:rPr>
          <w:delText>V</w:delText>
        </w:r>
      </w:del>
      <w:r w:rsidR="00F925B4" w:rsidRPr="00263626">
        <w:rPr>
          <w:rFonts w:ascii="Arial" w:hAnsi="Arial" w:cs="Arial"/>
          <w:sz w:val="19"/>
          <w:szCs w:val="19"/>
          <w:rPrChange w:id="667" w:author="Alex Rosenzweig" w:date="2022-12-29T15:50:00Z">
            <w:rPr>
              <w:rFonts w:ascii="Arial" w:hAnsi="Arial" w:cs="Arial"/>
              <w:sz w:val="20"/>
              <w:szCs w:val="20"/>
            </w:rPr>
          </w:rPrChange>
        </w:rPr>
        <w:t>ehicle charging station</w:t>
      </w:r>
      <w:ins w:id="668" w:author="Alex Rosenzweig" w:date="2022-12-29T16:49:00Z">
        <w:r w:rsidR="008625DE">
          <w:rPr>
            <w:rFonts w:ascii="Arial" w:hAnsi="Arial" w:cs="Arial"/>
            <w:sz w:val="19"/>
            <w:szCs w:val="19"/>
          </w:rPr>
          <w:t>s</w:t>
        </w:r>
      </w:ins>
      <w:r w:rsidR="00F925B4" w:rsidRPr="00263626">
        <w:rPr>
          <w:rFonts w:ascii="Arial" w:hAnsi="Arial" w:cs="Arial"/>
          <w:sz w:val="19"/>
          <w:szCs w:val="19"/>
          <w:rPrChange w:id="669" w:author="Alex Rosenzweig" w:date="2022-12-29T15:50:00Z">
            <w:rPr>
              <w:rFonts w:ascii="Arial" w:hAnsi="Arial" w:cs="Arial"/>
              <w:sz w:val="20"/>
              <w:szCs w:val="20"/>
            </w:rPr>
          </w:rPrChange>
        </w:rPr>
        <w:t xml:space="preserve"> in this parking garage in the Market East neighborhood of the City. KSE was tasked with developing the striping plan for the parking lot</w:t>
      </w:r>
      <w:r w:rsidR="003F121E" w:rsidRPr="00263626">
        <w:rPr>
          <w:rFonts w:ascii="Arial" w:hAnsi="Arial" w:cs="Arial"/>
          <w:sz w:val="19"/>
          <w:szCs w:val="19"/>
          <w:rPrChange w:id="670" w:author="Alex Rosenzweig" w:date="2022-12-29T15:50:00Z">
            <w:rPr>
              <w:rFonts w:ascii="Arial" w:hAnsi="Arial" w:cs="Arial"/>
              <w:sz w:val="20"/>
              <w:szCs w:val="20"/>
            </w:rPr>
          </w:rPrChange>
        </w:rPr>
        <w:t xml:space="preserve"> as well as a layout plan for bollards to protect the charging stations</w:t>
      </w:r>
      <w:r w:rsidR="00F925B4" w:rsidRPr="00263626">
        <w:rPr>
          <w:rFonts w:ascii="Arial" w:hAnsi="Arial" w:cs="Arial"/>
          <w:sz w:val="19"/>
          <w:szCs w:val="19"/>
          <w:rPrChange w:id="671" w:author="Alex Rosenzweig" w:date="2022-12-29T15:50:00Z">
            <w:rPr>
              <w:rFonts w:ascii="Arial" w:hAnsi="Arial" w:cs="Arial"/>
              <w:sz w:val="20"/>
              <w:szCs w:val="20"/>
            </w:rPr>
          </w:rPrChange>
        </w:rPr>
        <w:t>.</w:t>
      </w:r>
      <w:r w:rsidR="003F121E" w:rsidRPr="00263626">
        <w:rPr>
          <w:rFonts w:ascii="Arial" w:hAnsi="Arial" w:cs="Arial"/>
          <w:sz w:val="19"/>
          <w:szCs w:val="19"/>
          <w:rPrChange w:id="672" w:author="Alex Rosenzweig" w:date="2022-12-29T15:50:00Z">
            <w:rPr>
              <w:rFonts w:ascii="Arial" w:hAnsi="Arial" w:cs="Arial"/>
              <w:sz w:val="20"/>
              <w:szCs w:val="20"/>
            </w:rPr>
          </w:rPrChange>
        </w:rPr>
        <w:t xml:space="preserve"> In addition, KSE was tasked with performing a structural analysis for the new openings in the garage structure for new conduits.</w:t>
      </w:r>
      <w:r w:rsidR="00F925B4" w:rsidRPr="00263626">
        <w:rPr>
          <w:rFonts w:ascii="Arial" w:hAnsi="Arial" w:cs="Arial"/>
          <w:sz w:val="19"/>
          <w:szCs w:val="19"/>
          <w:rPrChange w:id="673" w:author="Alex Rosenzweig" w:date="2022-12-29T15:50:00Z">
            <w:rPr>
              <w:rFonts w:ascii="Arial" w:hAnsi="Arial" w:cs="Arial"/>
              <w:sz w:val="20"/>
              <w:szCs w:val="20"/>
            </w:rPr>
          </w:rPrChange>
        </w:rPr>
        <w:t xml:space="preserve"> (2020)</w:t>
      </w:r>
    </w:p>
    <w:bookmarkEnd w:id="2"/>
    <w:p w:rsidR="00603082" w:rsidRPr="00263626" w:rsidRDefault="00603082" w:rsidP="00603082">
      <w:pPr>
        <w:widowControl/>
        <w:autoSpaceDE/>
        <w:autoSpaceDN/>
        <w:adjustRightInd/>
        <w:spacing w:line="240" w:lineRule="exact"/>
        <w:jc w:val="both"/>
        <w:rPr>
          <w:rFonts w:ascii="Arial" w:hAnsi="Arial" w:cs="Arial"/>
          <w:b/>
          <w:kern w:val="20"/>
          <w:sz w:val="19"/>
          <w:szCs w:val="19"/>
          <w:rPrChange w:id="674" w:author="Alex Rosenzweig" w:date="2022-12-29T15:50:00Z">
            <w:rPr>
              <w:rFonts w:ascii="Arial" w:hAnsi="Arial" w:cs="Arial"/>
              <w:b/>
              <w:kern w:val="20"/>
            </w:rPr>
          </w:rPrChange>
        </w:rPr>
      </w:pPr>
    </w:p>
    <w:p w:rsidR="00AE41DB" w:rsidRPr="00263626" w:rsidRDefault="00AE41DB" w:rsidP="00AE41DB">
      <w:pPr>
        <w:jc w:val="both"/>
        <w:rPr>
          <w:rFonts w:ascii="Arial" w:hAnsi="Arial" w:cs="Arial"/>
          <w:b/>
          <w:color w:val="000000"/>
          <w:sz w:val="19"/>
          <w:szCs w:val="19"/>
          <w:rPrChange w:id="675" w:author="Alex Rosenzweig" w:date="2022-12-29T15:50:00Z">
            <w:rPr>
              <w:rFonts w:ascii="Arial" w:hAnsi="Arial" w:cs="Arial"/>
              <w:b/>
              <w:color w:val="000000"/>
            </w:rPr>
          </w:rPrChange>
        </w:rPr>
      </w:pPr>
      <w:bookmarkStart w:id="676" w:name="_Hlk62560961"/>
      <w:r w:rsidRPr="00263626">
        <w:rPr>
          <w:rFonts w:ascii="Arial" w:hAnsi="Arial" w:cs="Arial"/>
          <w:b/>
          <w:bCs/>
          <w:sz w:val="19"/>
          <w:szCs w:val="19"/>
          <w:highlight w:val="yellow"/>
          <w:rPrChange w:id="677" w:author="Alex Rosenzweig" w:date="2022-12-29T15:50:00Z">
            <w:rPr>
              <w:rFonts w:ascii="Arial" w:hAnsi="Arial" w:cs="Arial"/>
              <w:b/>
              <w:bCs/>
              <w:highlight w:val="yellow"/>
            </w:rPr>
          </w:rPrChange>
        </w:rPr>
        <w:t>KSE #</w:t>
      </w:r>
      <w:r w:rsidR="001E7A06" w:rsidRPr="00263626">
        <w:rPr>
          <w:rFonts w:ascii="Arial" w:hAnsi="Arial" w:cs="Arial"/>
          <w:b/>
          <w:bCs/>
          <w:sz w:val="19"/>
          <w:szCs w:val="19"/>
          <w:highlight w:val="yellow"/>
          <w:rPrChange w:id="678" w:author="Alex Rosenzweig" w:date="2022-12-29T15:50:00Z">
            <w:rPr>
              <w:rFonts w:ascii="Arial" w:hAnsi="Arial" w:cs="Arial"/>
              <w:b/>
              <w:bCs/>
              <w:highlight w:val="yellow"/>
            </w:rPr>
          </w:rPrChange>
        </w:rPr>
        <w:t xml:space="preserve"> </w:t>
      </w:r>
      <w:r w:rsidR="00564AA7" w:rsidRPr="00263626">
        <w:rPr>
          <w:rFonts w:ascii="Arial" w:hAnsi="Arial" w:cs="Arial"/>
          <w:b/>
          <w:bCs/>
          <w:sz w:val="19"/>
          <w:szCs w:val="19"/>
          <w:highlight w:val="yellow"/>
          <w:rPrChange w:id="679" w:author="Alex Rosenzweig" w:date="2022-12-29T15:50:00Z">
            <w:rPr>
              <w:rFonts w:ascii="Arial" w:hAnsi="Arial" w:cs="Arial"/>
              <w:b/>
              <w:bCs/>
              <w:highlight w:val="yellow"/>
            </w:rPr>
          </w:rPrChange>
        </w:rPr>
        <w:t>2018-</w:t>
      </w:r>
      <w:r w:rsidR="001E7A06" w:rsidRPr="00263626">
        <w:rPr>
          <w:rFonts w:ascii="Arial" w:hAnsi="Arial" w:cs="Arial"/>
          <w:b/>
          <w:bCs/>
          <w:sz w:val="19"/>
          <w:szCs w:val="19"/>
          <w:highlight w:val="yellow"/>
          <w:rPrChange w:id="680" w:author="Alex Rosenzweig" w:date="2022-12-29T15:50:00Z">
            <w:rPr>
              <w:rFonts w:ascii="Arial" w:hAnsi="Arial" w:cs="Arial"/>
              <w:b/>
              <w:bCs/>
              <w:highlight w:val="yellow"/>
            </w:rPr>
          </w:rPrChange>
        </w:rPr>
        <w:t>2158-01</w:t>
      </w:r>
      <w:ins w:id="681" w:author="Alex Rosenzweig" w:date="2022-12-29T16:46:00Z">
        <w:r w:rsidR="008625DE" w:rsidRPr="006D561B">
          <w:rPr>
            <w:rFonts w:ascii="Arial" w:hAnsi="Arial" w:cs="Arial"/>
            <w:b/>
            <w:bCs/>
            <w:sz w:val="19"/>
            <w:szCs w:val="19"/>
          </w:rPr>
          <w:t xml:space="preserve"> – </w:t>
        </w:r>
      </w:ins>
      <w:del w:id="682" w:author="Alex Rosenzweig" w:date="2022-12-29T16:46:00Z">
        <w:r w:rsidRPr="00263626" w:rsidDel="008625DE">
          <w:rPr>
            <w:rFonts w:ascii="Arial" w:hAnsi="Arial" w:cs="Arial"/>
            <w:b/>
            <w:bCs/>
            <w:sz w:val="19"/>
            <w:szCs w:val="19"/>
            <w:rPrChange w:id="683" w:author="Alex Rosenzweig" w:date="2022-12-29T15:50:00Z">
              <w:rPr>
                <w:rFonts w:ascii="Arial" w:hAnsi="Arial" w:cs="Arial"/>
                <w:b/>
                <w:bCs/>
              </w:rPr>
            </w:rPrChange>
          </w:rPr>
          <w:delText xml:space="preserve"> </w:delText>
        </w:r>
        <w:r w:rsidRPr="00263626" w:rsidDel="008625DE">
          <w:rPr>
            <w:rFonts w:ascii="Arial" w:hAnsi="Arial" w:cs="Arial"/>
            <w:b/>
            <w:kern w:val="20"/>
            <w:sz w:val="19"/>
            <w:szCs w:val="19"/>
            <w:rPrChange w:id="684" w:author="Alex Rosenzweig" w:date="2022-12-29T15:50:00Z">
              <w:rPr>
                <w:rFonts w:ascii="Arial" w:hAnsi="Arial" w:cs="Arial"/>
                <w:b/>
                <w:kern w:val="20"/>
              </w:rPr>
            </w:rPrChange>
          </w:rPr>
          <w:delText>Philadelphia Industrial Development Corporation (</w:delText>
        </w:r>
      </w:del>
      <w:r w:rsidRPr="00263626">
        <w:rPr>
          <w:rFonts w:ascii="Arial" w:hAnsi="Arial" w:cs="Arial"/>
          <w:b/>
          <w:kern w:val="20"/>
          <w:sz w:val="19"/>
          <w:szCs w:val="19"/>
          <w:rPrChange w:id="685" w:author="Alex Rosenzweig" w:date="2022-12-29T15:50:00Z">
            <w:rPr>
              <w:rFonts w:ascii="Arial" w:hAnsi="Arial" w:cs="Arial"/>
              <w:b/>
              <w:kern w:val="20"/>
            </w:rPr>
          </w:rPrChange>
        </w:rPr>
        <w:t>PIDC</w:t>
      </w:r>
      <w:del w:id="686" w:author="Alex Rosenzweig" w:date="2022-12-29T16:46:00Z">
        <w:r w:rsidRPr="00263626" w:rsidDel="008625DE">
          <w:rPr>
            <w:rFonts w:ascii="Arial" w:hAnsi="Arial" w:cs="Arial"/>
            <w:b/>
            <w:kern w:val="20"/>
            <w:sz w:val="19"/>
            <w:szCs w:val="19"/>
            <w:rPrChange w:id="687" w:author="Alex Rosenzweig" w:date="2022-12-29T15:50:00Z">
              <w:rPr>
                <w:rFonts w:ascii="Arial" w:hAnsi="Arial" w:cs="Arial"/>
                <w:b/>
                <w:kern w:val="20"/>
              </w:rPr>
            </w:rPrChange>
          </w:rPr>
          <w:delText>)</w:delText>
        </w:r>
      </w:del>
      <w:r w:rsidRPr="00263626">
        <w:rPr>
          <w:rFonts w:ascii="Arial" w:hAnsi="Arial" w:cs="Arial"/>
          <w:b/>
          <w:kern w:val="20"/>
          <w:sz w:val="19"/>
          <w:szCs w:val="19"/>
          <w:rPrChange w:id="688" w:author="Alex Rosenzweig" w:date="2022-12-29T15:50:00Z">
            <w:rPr>
              <w:rFonts w:ascii="Arial" w:hAnsi="Arial" w:cs="Arial"/>
              <w:b/>
              <w:kern w:val="20"/>
            </w:rPr>
          </w:rPrChange>
        </w:rPr>
        <w:t xml:space="preserve">, Grays Avenue Corridor Innovation District Gateway, Philadelphia, PA </w:t>
      </w:r>
      <w:r w:rsidRPr="008625DE">
        <w:rPr>
          <w:rFonts w:ascii="Arial" w:hAnsi="Arial" w:cs="Arial"/>
          <w:b/>
          <w:bCs/>
          <w:kern w:val="20"/>
          <w:sz w:val="19"/>
          <w:szCs w:val="19"/>
          <w:rPrChange w:id="689" w:author="Alex Rosenzweig" w:date="2022-12-29T16:47:00Z">
            <w:rPr>
              <w:rFonts w:ascii="Arial" w:hAnsi="Arial" w:cs="Arial"/>
              <w:kern w:val="20"/>
            </w:rPr>
          </w:rPrChange>
        </w:rPr>
        <w:t>-</w:t>
      </w:r>
      <w:r w:rsidRPr="00263626">
        <w:rPr>
          <w:rFonts w:ascii="Arial" w:hAnsi="Arial" w:cs="Arial"/>
          <w:kern w:val="20"/>
          <w:sz w:val="19"/>
          <w:szCs w:val="19"/>
          <w:rPrChange w:id="690" w:author="Alex Rosenzweig" w:date="2022-12-29T15:50:00Z">
            <w:rPr>
              <w:rFonts w:ascii="Arial" w:hAnsi="Arial" w:cs="Arial"/>
              <w:kern w:val="20"/>
            </w:rPr>
          </w:rPrChange>
        </w:rPr>
        <w:t xml:space="preserve"> Project Manager responsible for the development of a conceptual streetscape plan and cost estimate to be used in the obtain funding for the revitalization of Grays Avenue. </w:t>
      </w:r>
      <w:ins w:id="691" w:author="Alex Rosenzweig" w:date="2022-12-29T16:50:00Z">
        <w:r w:rsidR="008625DE">
          <w:rPr>
            <w:rFonts w:ascii="Arial" w:hAnsi="Arial" w:cs="Arial"/>
            <w:kern w:val="20"/>
            <w:sz w:val="19"/>
            <w:szCs w:val="19"/>
          </w:rPr>
          <w:t>The p</w:t>
        </w:r>
      </w:ins>
      <w:del w:id="692" w:author="Alex Rosenzweig" w:date="2022-12-29T16:50:00Z">
        <w:r w:rsidRPr="00263626" w:rsidDel="008625DE">
          <w:rPr>
            <w:rFonts w:ascii="Arial" w:hAnsi="Arial" w:cs="Arial"/>
            <w:kern w:val="20"/>
            <w:sz w:val="19"/>
            <w:szCs w:val="19"/>
            <w:rPrChange w:id="693" w:author="Alex Rosenzweig" w:date="2022-12-29T15:50:00Z">
              <w:rPr>
                <w:rFonts w:ascii="Arial" w:hAnsi="Arial" w:cs="Arial"/>
                <w:kern w:val="20"/>
              </w:rPr>
            </w:rPrChange>
          </w:rPr>
          <w:delText>P</w:delText>
        </w:r>
      </w:del>
      <w:r w:rsidRPr="00263626">
        <w:rPr>
          <w:rFonts w:ascii="Arial" w:hAnsi="Arial" w:cs="Arial"/>
          <w:kern w:val="20"/>
          <w:sz w:val="19"/>
          <w:szCs w:val="19"/>
          <w:rPrChange w:id="694" w:author="Alex Rosenzweig" w:date="2022-12-29T15:50:00Z">
            <w:rPr>
              <w:rFonts w:ascii="Arial" w:hAnsi="Arial" w:cs="Arial"/>
              <w:kern w:val="20"/>
            </w:rPr>
          </w:rPrChange>
        </w:rPr>
        <w:t>roject considered pedestrian and bicycle infrastructure, street lighting, street trees, decorative crosswalks, and green stormwater infrastructure.</w:t>
      </w:r>
      <w:r w:rsidRPr="00263626">
        <w:rPr>
          <w:rFonts w:ascii="Arial" w:hAnsi="Arial" w:cs="Arial"/>
          <w:b/>
          <w:color w:val="000000"/>
          <w:kern w:val="20"/>
          <w:sz w:val="19"/>
          <w:szCs w:val="19"/>
          <w:rPrChange w:id="695" w:author="Alex Rosenzweig" w:date="2022-12-29T15:50:00Z">
            <w:rPr>
              <w:rFonts w:ascii="Arial" w:hAnsi="Arial" w:cs="Arial"/>
              <w:b/>
              <w:color w:val="000000"/>
              <w:kern w:val="20"/>
            </w:rPr>
          </w:rPrChange>
        </w:rPr>
        <w:t xml:space="preserve"> </w:t>
      </w:r>
      <w:ins w:id="696" w:author="Alex Rosenzweig" w:date="2022-12-29T16:50:00Z">
        <w:r w:rsidR="008625DE">
          <w:rPr>
            <w:rFonts w:ascii="Arial" w:hAnsi="Arial" w:cs="Arial"/>
            <w:b/>
            <w:color w:val="000000"/>
            <w:kern w:val="20"/>
            <w:sz w:val="19"/>
            <w:szCs w:val="19"/>
          </w:rPr>
          <w:t xml:space="preserve"> </w:t>
        </w:r>
      </w:ins>
      <w:r w:rsidRPr="00263626">
        <w:rPr>
          <w:rFonts w:ascii="Arial" w:hAnsi="Arial" w:cs="Arial"/>
          <w:color w:val="000000"/>
          <w:sz w:val="19"/>
          <w:szCs w:val="19"/>
          <w:rPrChange w:id="697" w:author="Alex Rosenzweig" w:date="2022-12-29T15:50:00Z">
            <w:rPr>
              <w:rFonts w:ascii="Arial" w:hAnsi="Arial" w:cs="Arial"/>
              <w:color w:val="000000"/>
            </w:rPr>
          </w:rPrChange>
        </w:rPr>
        <w:t>(</w:t>
      </w:r>
      <w:r w:rsidR="00A70FE4" w:rsidRPr="00263626">
        <w:rPr>
          <w:rFonts w:ascii="Arial" w:hAnsi="Arial" w:cs="Arial"/>
          <w:color w:val="000000"/>
          <w:sz w:val="19"/>
          <w:szCs w:val="19"/>
          <w:rPrChange w:id="698" w:author="Alex Rosenzweig" w:date="2022-12-29T15:50:00Z">
            <w:rPr>
              <w:rFonts w:ascii="Arial" w:hAnsi="Arial" w:cs="Arial"/>
              <w:color w:val="000000"/>
            </w:rPr>
          </w:rPrChange>
        </w:rPr>
        <w:t>2019</w:t>
      </w:r>
      <w:ins w:id="699" w:author="Alex Rosenzweig" w:date="2022-12-29T16:50:00Z">
        <w:r w:rsidR="008625DE">
          <w:rPr>
            <w:rFonts w:ascii="Arial" w:hAnsi="Arial" w:cs="Arial"/>
            <w:color w:val="000000"/>
            <w:sz w:val="19"/>
            <w:szCs w:val="19"/>
          </w:rPr>
          <w:t xml:space="preserve"> </w:t>
        </w:r>
      </w:ins>
      <w:r w:rsidR="00A70FE4" w:rsidRPr="00263626">
        <w:rPr>
          <w:rFonts w:ascii="Arial" w:hAnsi="Arial" w:cs="Arial"/>
          <w:color w:val="000000"/>
          <w:sz w:val="19"/>
          <w:szCs w:val="19"/>
          <w:rPrChange w:id="700" w:author="Alex Rosenzweig" w:date="2022-12-29T15:50:00Z">
            <w:rPr>
              <w:rFonts w:ascii="Arial" w:hAnsi="Arial" w:cs="Arial"/>
              <w:color w:val="000000"/>
            </w:rPr>
          </w:rPrChange>
        </w:rPr>
        <w:t>-</w:t>
      </w:r>
      <w:ins w:id="701" w:author="Alex Rosenzweig" w:date="2022-12-29T16:50:00Z">
        <w:r w:rsidR="008625DE">
          <w:rPr>
            <w:rFonts w:ascii="Arial" w:hAnsi="Arial" w:cs="Arial"/>
            <w:color w:val="000000"/>
            <w:sz w:val="19"/>
            <w:szCs w:val="19"/>
          </w:rPr>
          <w:t xml:space="preserve"> </w:t>
        </w:r>
      </w:ins>
      <w:r w:rsidR="00A70FE4" w:rsidRPr="00263626">
        <w:rPr>
          <w:rFonts w:ascii="Arial" w:hAnsi="Arial" w:cs="Arial"/>
          <w:color w:val="000000"/>
          <w:sz w:val="19"/>
          <w:szCs w:val="19"/>
          <w:rPrChange w:id="702" w:author="Alex Rosenzweig" w:date="2022-12-29T15:50:00Z">
            <w:rPr>
              <w:rFonts w:ascii="Arial" w:hAnsi="Arial" w:cs="Arial"/>
              <w:color w:val="000000"/>
            </w:rPr>
          </w:rPrChange>
        </w:rPr>
        <w:t>2020</w:t>
      </w:r>
      <w:r w:rsidRPr="00263626">
        <w:rPr>
          <w:rFonts w:ascii="Arial" w:hAnsi="Arial" w:cs="Arial"/>
          <w:color w:val="000000"/>
          <w:sz w:val="19"/>
          <w:szCs w:val="19"/>
          <w:rPrChange w:id="703" w:author="Alex Rosenzweig" w:date="2022-12-29T15:50:00Z">
            <w:rPr>
              <w:rFonts w:ascii="Arial" w:hAnsi="Arial" w:cs="Arial"/>
              <w:color w:val="000000"/>
            </w:rPr>
          </w:rPrChange>
        </w:rPr>
        <w:t>)</w:t>
      </w:r>
    </w:p>
    <w:p w:rsidR="00AE41DB" w:rsidRPr="00263626" w:rsidRDefault="00AE41DB" w:rsidP="00AE41DB">
      <w:pPr>
        <w:widowControl/>
        <w:tabs>
          <w:tab w:val="left" w:pos="-1440"/>
          <w:tab w:val="left" w:pos="-720"/>
          <w:tab w:val="left" w:pos="361"/>
          <w:tab w:val="left" w:pos="722"/>
          <w:tab w:val="left" w:pos="1084"/>
          <w:tab w:val="left" w:pos="1170"/>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jc w:val="both"/>
        <w:rPr>
          <w:rFonts w:ascii="Arial" w:hAnsi="Arial" w:cs="Arial"/>
          <w:b/>
          <w:color w:val="000000"/>
          <w:kern w:val="20"/>
          <w:sz w:val="19"/>
          <w:szCs w:val="19"/>
          <w:rPrChange w:id="704" w:author="Alex Rosenzweig" w:date="2022-12-29T15:50:00Z">
            <w:rPr>
              <w:rFonts w:ascii="Arial" w:hAnsi="Arial" w:cs="Arial"/>
              <w:b/>
              <w:color w:val="000000"/>
              <w:kern w:val="20"/>
            </w:rPr>
          </w:rPrChange>
        </w:rPr>
      </w:pPr>
    </w:p>
    <w:p w:rsidR="00AE41DB" w:rsidRPr="00263626" w:rsidRDefault="00AE41DB" w:rsidP="00AE41DB">
      <w:pPr>
        <w:widowControl/>
        <w:tabs>
          <w:tab w:val="left" w:pos="-1440"/>
          <w:tab w:val="left" w:pos="-720"/>
          <w:tab w:val="left" w:pos="361"/>
          <w:tab w:val="left" w:pos="722"/>
          <w:tab w:val="left" w:pos="1084"/>
          <w:tab w:val="left" w:pos="1170"/>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jc w:val="both"/>
        <w:rPr>
          <w:rFonts w:ascii="Arial" w:hAnsi="Arial" w:cs="Arial"/>
          <w:b/>
          <w:color w:val="000000"/>
          <w:sz w:val="19"/>
          <w:szCs w:val="19"/>
          <w:rPrChange w:id="705" w:author="Alex Rosenzweig" w:date="2022-12-29T15:50:00Z">
            <w:rPr>
              <w:rFonts w:ascii="Arial" w:hAnsi="Arial" w:cs="Arial"/>
              <w:b/>
              <w:color w:val="000000"/>
            </w:rPr>
          </w:rPrChange>
        </w:rPr>
      </w:pPr>
      <w:r w:rsidRPr="00263626">
        <w:rPr>
          <w:rFonts w:ascii="Arial" w:hAnsi="Arial" w:cs="Arial"/>
          <w:b/>
          <w:bCs/>
          <w:sz w:val="19"/>
          <w:szCs w:val="19"/>
          <w:highlight w:val="yellow"/>
          <w:rPrChange w:id="706" w:author="Alex Rosenzweig" w:date="2022-12-29T15:50:00Z">
            <w:rPr>
              <w:rFonts w:ascii="Arial" w:hAnsi="Arial" w:cs="Arial"/>
              <w:b/>
              <w:bCs/>
              <w:highlight w:val="yellow"/>
            </w:rPr>
          </w:rPrChange>
        </w:rPr>
        <w:t>KSE #</w:t>
      </w:r>
      <w:r w:rsidR="00564AA7" w:rsidRPr="00263626">
        <w:rPr>
          <w:rFonts w:ascii="Arial" w:hAnsi="Arial" w:cs="Arial"/>
          <w:sz w:val="19"/>
          <w:szCs w:val="19"/>
          <w:highlight w:val="yellow"/>
          <w:rPrChange w:id="707" w:author="Alex Rosenzweig" w:date="2022-12-29T15:50:00Z">
            <w:rPr>
              <w:rFonts w:ascii="Arial" w:hAnsi="Arial" w:cs="Arial"/>
              <w:highlight w:val="yellow"/>
            </w:rPr>
          </w:rPrChange>
        </w:rPr>
        <w:t xml:space="preserve"> </w:t>
      </w:r>
      <w:r w:rsidR="00564AA7" w:rsidRPr="00263626">
        <w:rPr>
          <w:rFonts w:ascii="Arial" w:hAnsi="Arial" w:cs="Arial"/>
          <w:b/>
          <w:bCs/>
          <w:sz w:val="19"/>
          <w:szCs w:val="19"/>
          <w:highlight w:val="yellow"/>
          <w:rPrChange w:id="708" w:author="Alex Rosenzweig" w:date="2022-12-29T15:50:00Z">
            <w:rPr>
              <w:rFonts w:ascii="Arial" w:hAnsi="Arial" w:cs="Arial"/>
              <w:b/>
              <w:bCs/>
              <w:highlight w:val="yellow"/>
            </w:rPr>
          </w:rPrChange>
        </w:rPr>
        <w:t>2020-2399</w:t>
      </w:r>
      <w:ins w:id="709" w:author="Alex Rosenzweig" w:date="2022-12-29T16:47:00Z">
        <w:r w:rsidR="008625DE" w:rsidRPr="006D561B">
          <w:rPr>
            <w:rFonts w:ascii="Arial" w:hAnsi="Arial" w:cs="Arial"/>
            <w:b/>
            <w:bCs/>
            <w:sz w:val="19"/>
            <w:szCs w:val="19"/>
          </w:rPr>
          <w:t xml:space="preserve"> – </w:t>
        </w:r>
      </w:ins>
      <w:del w:id="710" w:author="Alex Rosenzweig" w:date="2022-12-29T16:47:00Z">
        <w:r w:rsidRPr="00263626" w:rsidDel="008625DE">
          <w:rPr>
            <w:rFonts w:ascii="Arial" w:hAnsi="Arial" w:cs="Arial"/>
            <w:b/>
            <w:bCs/>
            <w:sz w:val="19"/>
            <w:szCs w:val="19"/>
            <w:rPrChange w:id="711" w:author="Alex Rosenzweig" w:date="2022-12-29T15:50:00Z">
              <w:rPr>
                <w:rFonts w:ascii="Arial" w:hAnsi="Arial" w:cs="Arial"/>
                <w:b/>
                <w:bCs/>
              </w:rPr>
            </w:rPrChange>
          </w:rPr>
          <w:delText xml:space="preserve"> </w:delText>
        </w:r>
      </w:del>
      <w:r w:rsidRPr="00263626">
        <w:rPr>
          <w:rFonts w:ascii="Arial" w:hAnsi="Arial" w:cs="Arial"/>
          <w:b/>
          <w:bCs/>
          <w:sz w:val="19"/>
          <w:szCs w:val="19"/>
          <w:rPrChange w:id="712" w:author="Alex Rosenzweig" w:date="2022-12-29T15:50:00Z">
            <w:rPr>
              <w:rFonts w:ascii="Arial" w:hAnsi="Arial" w:cs="Arial"/>
              <w:b/>
              <w:bCs/>
            </w:rPr>
          </w:rPrChange>
        </w:rPr>
        <w:t>R</w:t>
      </w:r>
      <w:r w:rsidRPr="00263626">
        <w:rPr>
          <w:rFonts w:ascii="Arial" w:hAnsi="Arial" w:cs="Arial"/>
          <w:b/>
          <w:color w:val="000000"/>
          <w:kern w:val="20"/>
          <w:sz w:val="19"/>
          <w:szCs w:val="19"/>
          <w:rPrChange w:id="713" w:author="Alex Rosenzweig" w:date="2022-12-29T15:50:00Z">
            <w:rPr>
              <w:rFonts w:ascii="Arial" w:hAnsi="Arial" w:cs="Arial"/>
              <w:b/>
              <w:color w:val="000000"/>
              <w:kern w:val="20"/>
            </w:rPr>
          </w:rPrChange>
        </w:rPr>
        <w:t>oxborough Development Corporation, Ridge Avenue Corridor Innovation District Gateway, Philadelphia, PA</w:t>
      </w:r>
      <w:r w:rsidRPr="00263626">
        <w:rPr>
          <w:rFonts w:ascii="Arial" w:hAnsi="Arial" w:cs="Arial"/>
          <w:color w:val="000000"/>
          <w:kern w:val="20"/>
          <w:sz w:val="19"/>
          <w:szCs w:val="19"/>
          <w:rPrChange w:id="714" w:author="Alex Rosenzweig" w:date="2022-12-29T15:50:00Z">
            <w:rPr>
              <w:rFonts w:ascii="Arial" w:hAnsi="Arial" w:cs="Arial"/>
              <w:color w:val="000000"/>
              <w:kern w:val="20"/>
            </w:rPr>
          </w:rPrChange>
        </w:rPr>
        <w:t xml:space="preserve"> </w:t>
      </w:r>
      <w:ins w:id="715" w:author="Alex Rosenzweig" w:date="2022-12-29T16:47:00Z">
        <w:r w:rsidR="008625DE" w:rsidRPr="006D561B">
          <w:rPr>
            <w:rFonts w:ascii="Arial" w:hAnsi="Arial" w:cs="Arial"/>
            <w:b/>
            <w:bCs/>
            <w:sz w:val="19"/>
            <w:szCs w:val="19"/>
          </w:rPr>
          <w:t>-</w:t>
        </w:r>
      </w:ins>
      <w:del w:id="716" w:author="Alex Rosenzweig" w:date="2022-12-29T16:47:00Z">
        <w:r w:rsidRPr="00263626" w:rsidDel="008625DE">
          <w:rPr>
            <w:rFonts w:ascii="Arial" w:hAnsi="Arial" w:cs="Arial"/>
            <w:color w:val="000000"/>
            <w:kern w:val="20"/>
            <w:sz w:val="19"/>
            <w:szCs w:val="19"/>
            <w:rPrChange w:id="717" w:author="Alex Rosenzweig" w:date="2022-12-29T15:50:00Z">
              <w:rPr>
                <w:rFonts w:ascii="Arial" w:hAnsi="Arial" w:cs="Arial"/>
                <w:color w:val="000000"/>
                <w:kern w:val="20"/>
              </w:rPr>
            </w:rPrChange>
          </w:rPr>
          <w:delText>–</w:delText>
        </w:r>
      </w:del>
      <w:r w:rsidRPr="00263626">
        <w:rPr>
          <w:rFonts w:ascii="Arial" w:hAnsi="Arial" w:cs="Arial"/>
          <w:color w:val="000000"/>
          <w:kern w:val="20"/>
          <w:sz w:val="19"/>
          <w:szCs w:val="19"/>
          <w:rPrChange w:id="718" w:author="Alex Rosenzweig" w:date="2022-12-29T15:50:00Z">
            <w:rPr>
              <w:rFonts w:ascii="Arial" w:hAnsi="Arial" w:cs="Arial"/>
              <w:color w:val="000000"/>
              <w:kern w:val="20"/>
            </w:rPr>
          </w:rPrChange>
        </w:rPr>
        <w:t xml:space="preserve"> Project Manager responsible for the development of a conceptual streetscape plan and cost estimate for the revitalization of</w:t>
      </w:r>
      <w:ins w:id="719" w:author="Alex Rosenzweig" w:date="2022-12-29T16:51:00Z">
        <w:r w:rsidR="008625DE">
          <w:rPr>
            <w:rFonts w:ascii="Arial" w:hAnsi="Arial" w:cs="Arial"/>
            <w:color w:val="000000"/>
            <w:kern w:val="20"/>
            <w:sz w:val="19"/>
            <w:szCs w:val="19"/>
          </w:rPr>
          <w:t xml:space="preserve"> the</w:t>
        </w:r>
      </w:ins>
      <w:r w:rsidRPr="00263626">
        <w:rPr>
          <w:rFonts w:ascii="Arial" w:hAnsi="Arial" w:cs="Arial"/>
          <w:color w:val="000000"/>
          <w:kern w:val="20"/>
          <w:sz w:val="19"/>
          <w:szCs w:val="19"/>
          <w:rPrChange w:id="720" w:author="Alex Rosenzweig" w:date="2022-12-29T15:50:00Z">
            <w:rPr>
              <w:rFonts w:ascii="Arial" w:hAnsi="Arial" w:cs="Arial"/>
              <w:color w:val="000000"/>
              <w:kern w:val="20"/>
            </w:rPr>
          </w:rPrChange>
        </w:rPr>
        <w:t xml:space="preserve"> Ridge Avenue Commercial Corridor. </w:t>
      </w:r>
      <w:ins w:id="721" w:author="Alex Rosenzweig" w:date="2022-12-29T16:51:00Z">
        <w:r w:rsidR="008625DE">
          <w:rPr>
            <w:rFonts w:ascii="Arial" w:hAnsi="Arial" w:cs="Arial"/>
            <w:color w:val="000000"/>
            <w:kern w:val="20"/>
            <w:sz w:val="19"/>
            <w:szCs w:val="19"/>
          </w:rPr>
          <w:t>The p</w:t>
        </w:r>
      </w:ins>
      <w:del w:id="722" w:author="Alex Rosenzweig" w:date="2022-12-29T16:51:00Z">
        <w:r w:rsidRPr="00263626" w:rsidDel="008625DE">
          <w:rPr>
            <w:rFonts w:ascii="Arial" w:hAnsi="Arial" w:cs="Arial"/>
            <w:color w:val="000000"/>
            <w:kern w:val="20"/>
            <w:sz w:val="19"/>
            <w:szCs w:val="19"/>
            <w:rPrChange w:id="723" w:author="Alex Rosenzweig" w:date="2022-12-29T15:50:00Z">
              <w:rPr>
                <w:rFonts w:ascii="Arial" w:hAnsi="Arial" w:cs="Arial"/>
                <w:color w:val="000000"/>
                <w:kern w:val="20"/>
              </w:rPr>
            </w:rPrChange>
          </w:rPr>
          <w:delText>P</w:delText>
        </w:r>
      </w:del>
      <w:r w:rsidRPr="00263626">
        <w:rPr>
          <w:rFonts w:ascii="Arial" w:hAnsi="Arial" w:cs="Arial"/>
          <w:color w:val="000000"/>
          <w:kern w:val="20"/>
          <w:sz w:val="19"/>
          <w:szCs w:val="19"/>
          <w:rPrChange w:id="724" w:author="Alex Rosenzweig" w:date="2022-12-29T15:50:00Z">
            <w:rPr>
              <w:rFonts w:ascii="Arial" w:hAnsi="Arial" w:cs="Arial"/>
              <w:color w:val="000000"/>
              <w:kern w:val="20"/>
            </w:rPr>
          </w:rPrChange>
        </w:rPr>
        <w:t>roject considered improving pedestrian and public transportation facilities, adding street trees, and curb bumpouts.</w:t>
      </w:r>
      <w:r w:rsidRPr="008625DE">
        <w:rPr>
          <w:rFonts w:ascii="Arial" w:hAnsi="Arial" w:cs="Arial"/>
          <w:bCs/>
          <w:sz w:val="19"/>
          <w:szCs w:val="19"/>
          <w:rPrChange w:id="725" w:author="Alex Rosenzweig" w:date="2022-12-29T16:52:00Z">
            <w:rPr>
              <w:rFonts w:ascii="Arial" w:hAnsi="Arial" w:cs="Arial"/>
              <w:b/>
            </w:rPr>
          </w:rPrChange>
        </w:rPr>
        <w:t xml:space="preserve"> </w:t>
      </w:r>
      <w:ins w:id="726" w:author="Alex Rosenzweig" w:date="2022-12-29T16:52:00Z">
        <w:r w:rsidR="008625DE" w:rsidRPr="008625DE">
          <w:rPr>
            <w:rFonts w:ascii="Arial" w:hAnsi="Arial" w:cs="Arial"/>
            <w:bCs/>
            <w:sz w:val="19"/>
            <w:szCs w:val="19"/>
            <w:rPrChange w:id="727" w:author="Alex Rosenzweig" w:date="2022-12-29T16:52:00Z">
              <w:rPr>
                <w:rFonts w:ascii="Arial" w:hAnsi="Arial" w:cs="Arial"/>
                <w:b/>
                <w:sz w:val="19"/>
                <w:szCs w:val="19"/>
              </w:rPr>
            </w:rPrChange>
          </w:rPr>
          <w:t xml:space="preserve"> </w:t>
        </w:r>
      </w:ins>
      <w:r w:rsidRPr="00263626">
        <w:rPr>
          <w:rFonts w:ascii="Arial" w:hAnsi="Arial" w:cs="Arial"/>
          <w:color w:val="000000"/>
          <w:sz w:val="19"/>
          <w:szCs w:val="19"/>
          <w:rPrChange w:id="728" w:author="Alex Rosenzweig" w:date="2022-12-29T15:50:00Z">
            <w:rPr>
              <w:rFonts w:ascii="Arial" w:hAnsi="Arial" w:cs="Arial"/>
              <w:color w:val="000000"/>
            </w:rPr>
          </w:rPrChange>
        </w:rPr>
        <w:t>(</w:t>
      </w:r>
      <w:r w:rsidR="00A70FE4" w:rsidRPr="00263626">
        <w:rPr>
          <w:rFonts w:ascii="Arial" w:hAnsi="Arial" w:cs="Arial"/>
          <w:color w:val="000000"/>
          <w:sz w:val="19"/>
          <w:szCs w:val="19"/>
          <w:rPrChange w:id="729" w:author="Alex Rosenzweig" w:date="2022-12-29T15:50:00Z">
            <w:rPr>
              <w:rFonts w:ascii="Arial" w:hAnsi="Arial" w:cs="Arial"/>
              <w:color w:val="000000"/>
            </w:rPr>
          </w:rPrChange>
        </w:rPr>
        <w:t>2020</w:t>
      </w:r>
      <w:r w:rsidRPr="00263626">
        <w:rPr>
          <w:rFonts w:ascii="Arial" w:hAnsi="Arial" w:cs="Arial"/>
          <w:color w:val="000000"/>
          <w:sz w:val="19"/>
          <w:szCs w:val="19"/>
          <w:rPrChange w:id="730" w:author="Alex Rosenzweig" w:date="2022-12-29T15:50:00Z">
            <w:rPr>
              <w:rFonts w:ascii="Arial" w:hAnsi="Arial" w:cs="Arial"/>
              <w:color w:val="000000"/>
            </w:rPr>
          </w:rPrChange>
        </w:rPr>
        <w:t>)</w:t>
      </w:r>
    </w:p>
    <w:bookmarkEnd w:id="676"/>
    <w:p w:rsidR="00455043" w:rsidRPr="00263626" w:rsidRDefault="00455043" w:rsidP="00455043">
      <w:pPr>
        <w:pStyle w:val="ListBullet"/>
        <w:numPr>
          <w:ilvl w:val="0"/>
          <w:numId w:val="0"/>
        </w:numPr>
        <w:spacing w:after="0" w:line="240" w:lineRule="auto"/>
        <w:jc w:val="both"/>
        <w:rPr>
          <w:rFonts w:ascii="Arial" w:hAnsi="Arial" w:cs="Arial"/>
          <w:b/>
          <w:bCs/>
          <w:sz w:val="19"/>
          <w:szCs w:val="19"/>
          <w:rPrChange w:id="731" w:author="Alex Rosenzweig" w:date="2022-12-29T15:50:00Z">
            <w:rPr>
              <w:rFonts w:ascii="Arial" w:hAnsi="Arial" w:cs="Arial"/>
              <w:b/>
              <w:bCs/>
              <w:sz w:val="20"/>
              <w:szCs w:val="20"/>
            </w:rPr>
          </w:rPrChange>
        </w:rPr>
      </w:pPr>
    </w:p>
    <w:p w:rsidR="008625DE" w:rsidRPr="0074268D" w:rsidRDefault="008625DE" w:rsidP="008625DE">
      <w:pPr>
        <w:pStyle w:val="ListBullet"/>
        <w:numPr>
          <w:ilvl w:val="0"/>
          <w:numId w:val="0"/>
        </w:numPr>
        <w:pBdr>
          <w:top w:val="single" w:sz="4" w:space="1" w:color="auto"/>
        </w:pBdr>
        <w:spacing w:after="0" w:line="240" w:lineRule="auto"/>
        <w:jc w:val="both"/>
        <w:rPr>
          <w:ins w:id="732" w:author="Alex Rosenzweig" w:date="2022-12-29T16:52:00Z"/>
          <w:rFonts w:ascii="Arial" w:hAnsi="Arial" w:cs="Arial"/>
          <w:b/>
          <w:bCs/>
          <w:color w:val="FF0000"/>
          <w:sz w:val="19"/>
          <w:szCs w:val="19"/>
          <w:highlight w:val="yellow"/>
        </w:rPr>
        <w:pPrChange w:id="733" w:author="Alex Rosenzweig" w:date="2022-12-29T16:53:00Z">
          <w:pPr>
            <w:pStyle w:val="ListBullet"/>
            <w:numPr>
              <w:numId w:val="0"/>
            </w:numPr>
            <w:tabs>
              <w:tab w:val="clear" w:pos="360"/>
            </w:tabs>
            <w:spacing w:after="0" w:line="240" w:lineRule="auto"/>
            <w:ind w:left="0" w:firstLine="0"/>
            <w:jc w:val="both"/>
          </w:pPr>
        </w:pPrChange>
      </w:pPr>
      <w:ins w:id="734" w:author="Alex Rosenzweig" w:date="2022-12-29T16:52:00Z">
        <w:r w:rsidRPr="0074268D">
          <w:rPr>
            <w:rFonts w:ascii="Arial" w:hAnsi="Arial" w:cs="Arial"/>
            <w:b/>
            <w:bCs/>
            <w:color w:val="FF0000"/>
            <w:sz w:val="19"/>
            <w:szCs w:val="19"/>
            <w:highlight w:val="yellow"/>
          </w:rPr>
          <w:t>Previous Employer | JMT:</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455043" w:rsidRPr="00263626" w:rsidDel="008625DE" w:rsidTr="000B6685">
        <w:trPr>
          <w:del w:id="735" w:author="Alex Rosenzweig" w:date="2022-12-29T16:52:00Z"/>
        </w:trPr>
        <w:tc>
          <w:tcPr>
            <w:tcW w:w="10296" w:type="dxa"/>
            <w:tcBorders>
              <w:top w:val="single" w:sz="4" w:space="0" w:color="auto"/>
              <w:left w:val="nil"/>
              <w:bottom w:val="nil"/>
              <w:right w:val="nil"/>
            </w:tcBorders>
          </w:tcPr>
          <w:p w:rsidR="00455043" w:rsidRPr="00263626" w:rsidDel="008625DE" w:rsidRDefault="00455043" w:rsidP="000B6685">
            <w:pPr>
              <w:pStyle w:val="ListBullet"/>
              <w:numPr>
                <w:ilvl w:val="0"/>
                <w:numId w:val="0"/>
              </w:numPr>
              <w:spacing w:after="0" w:line="240" w:lineRule="auto"/>
              <w:jc w:val="both"/>
              <w:rPr>
                <w:del w:id="736" w:author="Alex Rosenzweig" w:date="2022-12-29T16:52:00Z"/>
                <w:rFonts w:ascii="Arial" w:hAnsi="Arial" w:cs="Arial"/>
                <w:b/>
                <w:bCs/>
                <w:color w:val="FF0000"/>
                <w:sz w:val="19"/>
                <w:szCs w:val="19"/>
                <w:highlight w:val="yellow"/>
                <w:rPrChange w:id="737" w:author="Alex Rosenzweig" w:date="2022-12-29T15:50:00Z">
                  <w:rPr>
                    <w:del w:id="738" w:author="Alex Rosenzweig" w:date="2022-12-29T16:52:00Z"/>
                    <w:rFonts w:ascii="Arial" w:hAnsi="Arial" w:cs="Arial"/>
                    <w:b/>
                    <w:bCs/>
                    <w:color w:val="FF0000"/>
                    <w:sz w:val="20"/>
                    <w:szCs w:val="20"/>
                    <w:highlight w:val="yellow"/>
                  </w:rPr>
                </w:rPrChange>
              </w:rPr>
            </w:pPr>
            <w:del w:id="739" w:author="Alex Rosenzweig" w:date="2022-12-29T16:52:00Z">
              <w:r w:rsidRPr="00263626" w:rsidDel="008625DE">
                <w:rPr>
                  <w:rFonts w:ascii="Arial" w:hAnsi="Arial" w:cs="Arial"/>
                  <w:b/>
                  <w:bCs/>
                  <w:color w:val="FF0000"/>
                  <w:sz w:val="19"/>
                  <w:szCs w:val="19"/>
                  <w:highlight w:val="yellow"/>
                  <w:rPrChange w:id="740" w:author="Alex Rosenzweig" w:date="2022-12-29T15:50:00Z">
                    <w:rPr>
                      <w:rFonts w:ascii="Arial" w:hAnsi="Arial" w:cs="Arial"/>
                      <w:b/>
                      <w:bCs/>
                      <w:color w:val="FF0000"/>
                      <w:sz w:val="20"/>
                      <w:szCs w:val="20"/>
                      <w:highlight w:val="yellow"/>
                    </w:rPr>
                  </w:rPrChange>
                </w:rPr>
                <w:delText>Previous Employer</w:delText>
              </w:r>
              <w:r w:rsidR="003C0D99" w:rsidRPr="00263626" w:rsidDel="008625DE">
                <w:rPr>
                  <w:rFonts w:ascii="Arial" w:hAnsi="Arial" w:cs="Arial"/>
                  <w:b/>
                  <w:bCs/>
                  <w:color w:val="FF0000"/>
                  <w:sz w:val="19"/>
                  <w:szCs w:val="19"/>
                  <w:highlight w:val="yellow"/>
                  <w:rPrChange w:id="741" w:author="Alex Rosenzweig" w:date="2022-12-29T15:50:00Z">
                    <w:rPr>
                      <w:rFonts w:ascii="Arial" w:hAnsi="Arial" w:cs="Arial"/>
                      <w:b/>
                      <w:bCs/>
                      <w:color w:val="FF0000"/>
                      <w:sz w:val="20"/>
                      <w:szCs w:val="20"/>
                      <w:highlight w:val="yellow"/>
                    </w:rPr>
                  </w:rPrChange>
                </w:rPr>
                <w:delText xml:space="preserve"> | </w:delText>
              </w:r>
              <w:r w:rsidRPr="00263626" w:rsidDel="008625DE">
                <w:rPr>
                  <w:rFonts w:ascii="Arial" w:hAnsi="Arial" w:cs="Arial"/>
                  <w:b/>
                  <w:bCs/>
                  <w:color w:val="FF0000"/>
                  <w:sz w:val="19"/>
                  <w:szCs w:val="19"/>
                  <w:highlight w:val="yellow"/>
                  <w:rPrChange w:id="742" w:author="Alex Rosenzweig" w:date="2022-12-29T15:50:00Z">
                    <w:rPr>
                      <w:rFonts w:ascii="Arial" w:hAnsi="Arial" w:cs="Arial"/>
                      <w:b/>
                      <w:bCs/>
                      <w:color w:val="FF0000"/>
                      <w:sz w:val="20"/>
                      <w:szCs w:val="20"/>
                      <w:highlight w:val="yellow"/>
                    </w:rPr>
                  </w:rPrChange>
                </w:rPr>
                <w:delText>JMT:</w:delText>
              </w:r>
            </w:del>
          </w:p>
        </w:tc>
      </w:tr>
    </w:tbl>
    <w:p w:rsidR="00A70FE4" w:rsidRPr="00263626" w:rsidRDefault="00A70FE4" w:rsidP="00564AA7">
      <w:pPr>
        <w:jc w:val="both"/>
        <w:rPr>
          <w:rFonts w:ascii="Arial" w:hAnsi="Arial" w:cs="Arial"/>
          <w:b/>
          <w:kern w:val="20"/>
          <w:sz w:val="19"/>
          <w:szCs w:val="19"/>
          <w:rPrChange w:id="743" w:author="Alex Rosenzweig" w:date="2022-12-29T15:50:00Z">
            <w:rPr>
              <w:rFonts w:ascii="Arial" w:hAnsi="Arial" w:cs="Arial"/>
              <w:b/>
              <w:kern w:val="20"/>
            </w:rPr>
          </w:rPrChange>
        </w:rPr>
      </w:pPr>
    </w:p>
    <w:p w:rsidR="00564AA7" w:rsidRPr="00EC254C" w:rsidRDefault="00564AA7" w:rsidP="00564AA7">
      <w:pPr>
        <w:jc w:val="both"/>
        <w:rPr>
          <w:rFonts w:ascii="Arial" w:hAnsi="Arial" w:cs="Arial"/>
          <w:bCs/>
          <w:sz w:val="19"/>
          <w:szCs w:val="19"/>
          <w:rPrChange w:id="744" w:author="Alex Rosenzweig" w:date="2022-12-29T16:56:00Z">
            <w:rPr>
              <w:rFonts w:ascii="Arial" w:hAnsi="Arial" w:cs="Arial"/>
            </w:rPr>
          </w:rPrChange>
        </w:rPr>
      </w:pPr>
      <w:del w:id="745" w:author="Alex Rosenzweig" w:date="2022-12-29T16:54:00Z">
        <w:r w:rsidRPr="00263626" w:rsidDel="00EC254C">
          <w:rPr>
            <w:rFonts w:ascii="Arial" w:hAnsi="Arial" w:cs="Arial"/>
            <w:b/>
            <w:kern w:val="20"/>
            <w:sz w:val="19"/>
            <w:szCs w:val="19"/>
            <w:rPrChange w:id="746" w:author="Alex Rosenzweig" w:date="2022-12-29T15:50:00Z">
              <w:rPr>
                <w:rFonts w:ascii="Arial" w:hAnsi="Arial" w:cs="Arial"/>
                <w:b/>
                <w:kern w:val="20"/>
              </w:rPr>
            </w:rPrChange>
          </w:rPr>
          <w:delText>Philadelphia Water Department</w:delText>
        </w:r>
        <w:r w:rsidR="00AC34E2" w:rsidRPr="00263626" w:rsidDel="00EC254C">
          <w:rPr>
            <w:rFonts w:ascii="Arial" w:hAnsi="Arial" w:cs="Arial"/>
            <w:b/>
            <w:kern w:val="20"/>
            <w:sz w:val="19"/>
            <w:szCs w:val="19"/>
            <w:rPrChange w:id="747" w:author="Alex Rosenzweig" w:date="2022-12-29T15:50:00Z">
              <w:rPr>
                <w:rFonts w:ascii="Arial" w:hAnsi="Arial" w:cs="Arial"/>
                <w:b/>
                <w:kern w:val="20"/>
              </w:rPr>
            </w:rPrChange>
          </w:rPr>
          <w:delText xml:space="preserve"> (</w:delText>
        </w:r>
      </w:del>
      <w:r w:rsidR="00AC34E2" w:rsidRPr="00263626">
        <w:rPr>
          <w:rFonts w:ascii="Arial" w:hAnsi="Arial" w:cs="Arial"/>
          <w:b/>
          <w:kern w:val="20"/>
          <w:sz w:val="19"/>
          <w:szCs w:val="19"/>
          <w:rPrChange w:id="748" w:author="Alex Rosenzweig" w:date="2022-12-29T15:50:00Z">
            <w:rPr>
              <w:rFonts w:ascii="Arial" w:hAnsi="Arial" w:cs="Arial"/>
              <w:b/>
              <w:kern w:val="20"/>
            </w:rPr>
          </w:rPrChange>
        </w:rPr>
        <w:t>PWD</w:t>
      </w:r>
      <w:del w:id="749" w:author="Alex Rosenzweig" w:date="2022-12-29T16:54:00Z">
        <w:r w:rsidR="00AC34E2" w:rsidRPr="00263626" w:rsidDel="00EC254C">
          <w:rPr>
            <w:rFonts w:ascii="Arial" w:hAnsi="Arial" w:cs="Arial"/>
            <w:b/>
            <w:kern w:val="20"/>
            <w:sz w:val="19"/>
            <w:szCs w:val="19"/>
            <w:rPrChange w:id="750" w:author="Alex Rosenzweig" w:date="2022-12-29T15:50:00Z">
              <w:rPr>
                <w:rFonts w:ascii="Arial" w:hAnsi="Arial" w:cs="Arial"/>
                <w:b/>
                <w:kern w:val="20"/>
              </w:rPr>
            </w:rPrChange>
          </w:rPr>
          <w:delText>)</w:delText>
        </w:r>
      </w:del>
      <w:r w:rsidRPr="00263626">
        <w:rPr>
          <w:rFonts w:ascii="Arial" w:hAnsi="Arial" w:cs="Arial"/>
          <w:b/>
          <w:kern w:val="20"/>
          <w:sz w:val="19"/>
          <w:szCs w:val="19"/>
          <w:rPrChange w:id="751" w:author="Alex Rosenzweig" w:date="2022-12-29T15:50:00Z">
            <w:rPr>
              <w:rFonts w:ascii="Arial" w:hAnsi="Arial" w:cs="Arial"/>
              <w:b/>
              <w:kern w:val="20"/>
            </w:rPr>
          </w:rPrChange>
        </w:rPr>
        <w:t xml:space="preserve">, Inspection </w:t>
      </w:r>
      <w:ins w:id="752" w:author="Alex Rosenzweig" w:date="2022-12-29T16:54:00Z">
        <w:r w:rsidR="00EC254C">
          <w:rPr>
            <w:rFonts w:ascii="Arial" w:hAnsi="Arial" w:cs="Arial"/>
            <w:b/>
            <w:kern w:val="20"/>
            <w:sz w:val="19"/>
            <w:szCs w:val="19"/>
          </w:rPr>
          <w:t xml:space="preserve">and </w:t>
        </w:r>
      </w:ins>
      <w:del w:id="753" w:author="Alex Rosenzweig" w:date="2022-12-29T16:54:00Z">
        <w:r w:rsidRPr="00263626" w:rsidDel="00EC254C">
          <w:rPr>
            <w:rFonts w:ascii="Arial" w:hAnsi="Arial" w:cs="Arial"/>
            <w:b/>
            <w:kern w:val="20"/>
            <w:sz w:val="19"/>
            <w:szCs w:val="19"/>
            <w:rPrChange w:id="754" w:author="Alex Rosenzweig" w:date="2022-12-29T15:50:00Z">
              <w:rPr>
                <w:rFonts w:ascii="Arial" w:hAnsi="Arial" w:cs="Arial"/>
                <w:b/>
                <w:kern w:val="20"/>
              </w:rPr>
            </w:rPrChange>
          </w:rPr>
          <w:delText xml:space="preserve">&amp; </w:delText>
        </w:r>
      </w:del>
      <w:r w:rsidRPr="00263626">
        <w:rPr>
          <w:rFonts w:ascii="Arial" w:hAnsi="Arial" w:cs="Arial"/>
          <w:b/>
          <w:kern w:val="20"/>
          <w:sz w:val="19"/>
          <w:szCs w:val="19"/>
          <w:rPrChange w:id="755" w:author="Alex Rosenzweig" w:date="2022-12-29T15:50:00Z">
            <w:rPr>
              <w:rFonts w:ascii="Arial" w:hAnsi="Arial" w:cs="Arial"/>
              <w:b/>
              <w:kern w:val="20"/>
            </w:rPr>
          </w:rPrChange>
        </w:rPr>
        <w:t>Assessment of Stormwater Management Practices (SMP), Philadelphia, P</w:t>
      </w:r>
      <w:r w:rsidR="00AC34E2" w:rsidRPr="00263626">
        <w:rPr>
          <w:rFonts w:ascii="Arial" w:hAnsi="Arial" w:cs="Arial"/>
          <w:b/>
          <w:kern w:val="20"/>
          <w:sz w:val="19"/>
          <w:szCs w:val="19"/>
          <w:rPrChange w:id="756" w:author="Alex Rosenzweig" w:date="2022-12-29T15:50:00Z">
            <w:rPr>
              <w:rFonts w:ascii="Arial" w:hAnsi="Arial" w:cs="Arial"/>
              <w:b/>
              <w:kern w:val="20"/>
            </w:rPr>
          </w:rPrChange>
        </w:rPr>
        <w:t>A</w:t>
      </w:r>
      <w:r w:rsidRPr="00263626">
        <w:rPr>
          <w:rFonts w:ascii="Arial" w:hAnsi="Arial" w:cs="Arial"/>
          <w:b/>
          <w:kern w:val="20"/>
          <w:sz w:val="19"/>
          <w:szCs w:val="19"/>
          <w:rPrChange w:id="757" w:author="Alex Rosenzweig" w:date="2022-12-29T15:50:00Z">
            <w:rPr>
              <w:rFonts w:ascii="Arial" w:hAnsi="Arial" w:cs="Arial"/>
              <w:b/>
              <w:kern w:val="20"/>
            </w:rPr>
          </w:rPrChange>
        </w:rPr>
        <w:t xml:space="preserve"> - </w:t>
      </w:r>
      <w:r w:rsidRPr="00263626">
        <w:rPr>
          <w:rFonts w:ascii="Arial" w:hAnsi="Arial" w:cs="Arial"/>
          <w:kern w:val="20"/>
          <w:sz w:val="19"/>
          <w:szCs w:val="19"/>
          <w:rPrChange w:id="758" w:author="Alex Rosenzweig" w:date="2022-12-29T15:50:00Z">
            <w:rPr>
              <w:rFonts w:ascii="Arial" w:hAnsi="Arial" w:cs="Arial"/>
              <w:kern w:val="20"/>
            </w:rPr>
          </w:rPrChange>
        </w:rPr>
        <w:t xml:space="preserve">Project Engineer for </w:t>
      </w:r>
      <w:del w:id="759" w:author="Alex Rosenzweig" w:date="2022-12-29T16:54:00Z">
        <w:r w:rsidRPr="00263626" w:rsidDel="00EC254C">
          <w:rPr>
            <w:rFonts w:ascii="Arial" w:hAnsi="Arial" w:cs="Arial"/>
            <w:kern w:val="20"/>
            <w:sz w:val="19"/>
            <w:szCs w:val="19"/>
            <w:rPrChange w:id="760" w:author="Alex Rosenzweig" w:date="2022-12-29T15:50:00Z">
              <w:rPr>
                <w:rFonts w:ascii="Arial" w:hAnsi="Arial" w:cs="Arial"/>
                <w:kern w:val="20"/>
              </w:rPr>
            </w:rPrChange>
          </w:rPr>
          <w:delText xml:space="preserve">this project which involved </w:delText>
        </w:r>
      </w:del>
      <w:r w:rsidRPr="00263626">
        <w:rPr>
          <w:rFonts w:ascii="Arial" w:hAnsi="Arial" w:cs="Arial"/>
          <w:kern w:val="20"/>
          <w:sz w:val="19"/>
          <w:szCs w:val="19"/>
          <w:rPrChange w:id="761" w:author="Alex Rosenzweig" w:date="2022-12-29T15:50:00Z">
            <w:rPr>
              <w:rFonts w:ascii="Arial" w:hAnsi="Arial" w:cs="Arial"/>
              <w:kern w:val="20"/>
            </w:rPr>
          </w:rPrChange>
        </w:rPr>
        <w:t xml:space="preserve">the assessment of SMPs constructed on private property that were approved by </w:t>
      </w:r>
      <w:ins w:id="762" w:author="Alex Rosenzweig" w:date="2022-12-29T16:55:00Z">
        <w:r w:rsidR="00EC254C">
          <w:rPr>
            <w:rFonts w:ascii="Arial" w:hAnsi="Arial" w:cs="Arial"/>
            <w:kern w:val="20"/>
            <w:sz w:val="19"/>
            <w:szCs w:val="19"/>
          </w:rPr>
          <w:t xml:space="preserve">the </w:t>
        </w:r>
      </w:ins>
      <w:r w:rsidRPr="00263626">
        <w:rPr>
          <w:rFonts w:ascii="Arial" w:hAnsi="Arial" w:cs="Arial"/>
          <w:kern w:val="20"/>
          <w:sz w:val="19"/>
          <w:szCs w:val="19"/>
          <w:rPrChange w:id="763" w:author="Alex Rosenzweig" w:date="2022-12-29T15:50:00Z">
            <w:rPr>
              <w:rFonts w:ascii="Arial" w:hAnsi="Arial" w:cs="Arial"/>
              <w:kern w:val="20"/>
            </w:rPr>
          </w:rPrChange>
        </w:rPr>
        <w:t xml:space="preserve">PWD but not inspected during construction. This work was needed to support the determination of greened acres for compliance with the City of Philadelphia Green City, Clean Waters plan. </w:t>
      </w:r>
      <w:ins w:id="764" w:author="Alex Rosenzweig" w:date="2022-12-29T16:55:00Z">
        <w:r w:rsidR="00EC254C">
          <w:rPr>
            <w:rFonts w:ascii="Arial" w:hAnsi="Arial" w:cs="Arial"/>
            <w:kern w:val="20"/>
            <w:sz w:val="19"/>
            <w:szCs w:val="19"/>
          </w:rPr>
          <w:t>Mr. Burrell was r</w:t>
        </w:r>
      </w:ins>
      <w:del w:id="765" w:author="Alex Rosenzweig" w:date="2022-12-29T16:55:00Z">
        <w:r w:rsidRPr="00263626" w:rsidDel="00EC254C">
          <w:rPr>
            <w:rFonts w:ascii="Arial" w:hAnsi="Arial" w:cs="Arial"/>
            <w:kern w:val="20"/>
            <w:sz w:val="19"/>
            <w:szCs w:val="19"/>
            <w:rPrChange w:id="766" w:author="Alex Rosenzweig" w:date="2022-12-29T15:50:00Z">
              <w:rPr>
                <w:rFonts w:ascii="Arial" w:hAnsi="Arial" w:cs="Arial"/>
                <w:kern w:val="20"/>
              </w:rPr>
            </w:rPrChange>
          </w:rPr>
          <w:delText>R</w:delText>
        </w:r>
      </w:del>
      <w:r w:rsidRPr="00263626">
        <w:rPr>
          <w:rFonts w:ascii="Arial" w:hAnsi="Arial" w:cs="Arial"/>
          <w:kern w:val="20"/>
          <w:sz w:val="19"/>
          <w:szCs w:val="19"/>
          <w:rPrChange w:id="767" w:author="Alex Rosenzweig" w:date="2022-12-29T15:50:00Z">
            <w:rPr>
              <w:rFonts w:ascii="Arial" w:hAnsi="Arial" w:cs="Arial"/>
              <w:kern w:val="20"/>
            </w:rPr>
          </w:rPrChange>
        </w:rPr>
        <w:t>esponsible for the creation of the inspection schedule; coordination with the property owners, sub</w:t>
      </w:r>
      <w:del w:id="768" w:author="Alex Rosenzweig" w:date="2022-12-29T16:55:00Z">
        <w:r w:rsidRPr="00263626" w:rsidDel="00EC254C">
          <w:rPr>
            <w:rFonts w:ascii="Arial" w:hAnsi="Arial" w:cs="Arial"/>
            <w:kern w:val="20"/>
            <w:sz w:val="19"/>
            <w:szCs w:val="19"/>
            <w:rPrChange w:id="769" w:author="Alex Rosenzweig" w:date="2022-12-29T15:50:00Z">
              <w:rPr>
                <w:rFonts w:ascii="Arial" w:hAnsi="Arial" w:cs="Arial"/>
                <w:kern w:val="20"/>
              </w:rPr>
            </w:rPrChange>
          </w:rPr>
          <w:delText>-</w:delText>
        </w:r>
      </w:del>
      <w:r w:rsidRPr="00263626">
        <w:rPr>
          <w:rFonts w:ascii="Arial" w:hAnsi="Arial" w:cs="Arial"/>
          <w:kern w:val="20"/>
          <w:sz w:val="19"/>
          <w:szCs w:val="19"/>
          <w:rPrChange w:id="770" w:author="Alex Rosenzweig" w:date="2022-12-29T15:50:00Z">
            <w:rPr>
              <w:rFonts w:ascii="Arial" w:hAnsi="Arial" w:cs="Arial"/>
              <w:kern w:val="20"/>
            </w:rPr>
          </w:rPrChange>
        </w:rPr>
        <w:t xml:space="preserve">consultant inspectors, and the client; implementation </w:t>
      </w:r>
      <w:ins w:id="771" w:author="Alex Rosenzweig" w:date="2022-12-29T16:55:00Z">
        <w:r w:rsidR="00EC254C">
          <w:rPr>
            <w:rFonts w:ascii="Arial" w:hAnsi="Arial" w:cs="Arial"/>
            <w:kern w:val="20"/>
            <w:sz w:val="19"/>
            <w:szCs w:val="19"/>
          </w:rPr>
          <w:t xml:space="preserve">of </w:t>
        </w:r>
      </w:ins>
      <w:r w:rsidRPr="00263626">
        <w:rPr>
          <w:rFonts w:ascii="Arial" w:hAnsi="Arial" w:cs="Arial"/>
          <w:kern w:val="20"/>
          <w:sz w:val="19"/>
          <w:szCs w:val="19"/>
          <w:rPrChange w:id="772" w:author="Alex Rosenzweig" w:date="2022-12-29T15:50:00Z">
            <w:rPr>
              <w:rFonts w:ascii="Arial" w:hAnsi="Arial" w:cs="Arial"/>
              <w:kern w:val="20"/>
            </w:rPr>
          </w:rPrChange>
        </w:rPr>
        <w:t xml:space="preserve">the work plan; verification of the inspection results; and </w:t>
      </w:r>
      <w:ins w:id="773" w:author="Alex Rosenzweig" w:date="2022-12-29T16:55:00Z">
        <w:r w:rsidR="00EC254C">
          <w:rPr>
            <w:rFonts w:ascii="Arial" w:hAnsi="Arial" w:cs="Arial"/>
            <w:kern w:val="20"/>
            <w:sz w:val="19"/>
            <w:szCs w:val="19"/>
          </w:rPr>
          <w:t xml:space="preserve">compilation </w:t>
        </w:r>
      </w:ins>
      <w:del w:id="774" w:author="Alex Rosenzweig" w:date="2022-12-29T16:55:00Z">
        <w:r w:rsidRPr="00263626" w:rsidDel="00EC254C">
          <w:rPr>
            <w:rFonts w:ascii="Arial" w:hAnsi="Arial" w:cs="Arial"/>
            <w:kern w:val="20"/>
            <w:sz w:val="19"/>
            <w:szCs w:val="19"/>
            <w:rPrChange w:id="775" w:author="Alex Rosenzweig" w:date="2022-12-29T15:50:00Z">
              <w:rPr>
                <w:rFonts w:ascii="Arial" w:hAnsi="Arial" w:cs="Arial"/>
                <w:kern w:val="20"/>
              </w:rPr>
            </w:rPrChange>
          </w:rPr>
          <w:delText xml:space="preserve">compiling </w:delText>
        </w:r>
      </w:del>
      <w:r w:rsidRPr="00263626">
        <w:rPr>
          <w:rFonts w:ascii="Arial" w:hAnsi="Arial" w:cs="Arial"/>
          <w:kern w:val="20"/>
          <w:sz w:val="19"/>
          <w:szCs w:val="19"/>
          <w:rPrChange w:id="776" w:author="Alex Rosenzweig" w:date="2022-12-29T15:50:00Z">
            <w:rPr>
              <w:rFonts w:ascii="Arial" w:hAnsi="Arial" w:cs="Arial"/>
              <w:kern w:val="20"/>
            </w:rPr>
          </w:rPrChange>
        </w:rPr>
        <w:t xml:space="preserve">of the results into separate reports for each site. </w:t>
      </w:r>
      <w:ins w:id="777" w:author="Alex Rosenzweig" w:date="2022-12-29T16:56:00Z">
        <w:r w:rsidR="00EC254C">
          <w:rPr>
            <w:rFonts w:ascii="Arial" w:hAnsi="Arial" w:cs="Arial"/>
            <w:kern w:val="20"/>
            <w:sz w:val="19"/>
            <w:szCs w:val="19"/>
          </w:rPr>
          <w:t>A m</w:t>
        </w:r>
      </w:ins>
      <w:del w:id="778" w:author="Alex Rosenzweig" w:date="2022-12-29T16:56:00Z">
        <w:r w:rsidRPr="00263626" w:rsidDel="00EC254C">
          <w:rPr>
            <w:rFonts w:ascii="Arial" w:hAnsi="Arial" w:cs="Arial"/>
            <w:kern w:val="20"/>
            <w:sz w:val="19"/>
            <w:szCs w:val="19"/>
            <w:rPrChange w:id="779" w:author="Alex Rosenzweig" w:date="2022-12-29T15:50:00Z">
              <w:rPr>
                <w:rFonts w:ascii="Arial" w:hAnsi="Arial" w:cs="Arial"/>
                <w:kern w:val="20"/>
              </w:rPr>
            </w:rPrChange>
          </w:rPr>
          <w:delText>M</w:delText>
        </w:r>
      </w:del>
      <w:r w:rsidRPr="00263626">
        <w:rPr>
          <w:rFonts w:ascii="Arial" w:hAnsi="Arial" w:cs="Arial"/>
          <w:kern w:val="20"/>
          <w:sz w:val="19"/>
          <w:szCs w:val="19"/>
          <w:rPrChange w:id="780" w:author="Alex Rosenzweig" w:date="2022-12-29T15:50:00Z">
            <w:rPr>
              <w:rFonts w:ascii="Arial" w:hAnsi="Arial" w:cs="Arial"/>
              <w:kern w:val="20"/>
            </w:rPr>
          </w:rPrChange>
        </w:rPr>
        <w:t>ajor accomplishment was the continuous improvement of the work flow procedure</w:t>
      </w:r>
      <w:ins w:id="781" w:author="Alex Rosenzweig" w:date="2022-12-29T16:56:00Z">
        <w:r w:rsidR="00EC254C">
          <w:rPr>
            <w:rFonts w:ascii="Arial" w:hAnsi="Arial" w:cs="Arial"/>
            <w:kern w:val="20"/>
            <w:sz w:val="19"/>
            <w:szCs w:val="19"/>
          </w:rPr>
          <w:t>,</w:t>
        </w:r>
      </w:ins>
      <w:r w:rsidRPr="00263626">
        <w:rPr>
          <w:rFonts w:ascii="Arial" w:hAnsi="Arial" w:cs="Arial"/>
          <w:kern w:val="20"/>
          <w:sz w:val="19"/>
          <w:szCs w:val="19"/>
          <w:rPrChange w:id="782" w:author="Alex Rosenzweig" w:date="2022-12-29T15:50:00Z">
            <w:rPr>
              <w:rFonts w:ascii="Arial" w:hAnsi="Arial" w:cs="Arial"/>
              <w:kern w:val="20"/>
            </w:rPr>
          </w:rPrChange>
        </w:rPr>
        <w:t xml:space="preserve"> resulting in a streamlined process for inspecting the SMPs.</w:t>
      </w:r>
      <w:ins w:id="783" w:author="Alex Rosenzweig" w:date="2022-12-29T16:56:00Z">
        <w:r w:rsidR="00EC254C">
          <w:rPr>
            <w:rFonts w:ascii="Arial" w:hAnsi="Arial" w:cs="Arial"/>
            <w:kern w:val="20"/>
            <w:sz w:val="19"/>
            <w:szCs w:val="19"/>
          </w:rPr>
          <w:t xml:space="preserve"> </w:t>
        </w:r>
      </w:ins>
      <w:del w:id="784" w:author="Alex Rosenzweig" w:date="2022-12-29T16:56:00Z">
        <w:r w:rsidRPr="00263626" w:rsidDel="00EC254C">
          <w:rPr>
            <w:rFonts w:ascii="Arial" w:hAnsi="Arial" w:cs="Arial"/>
            <w:kern w:val="20"/>
            <w:sz w:val="19"/>
            <w:szCs w:val="19"/>
            <w:rPrChange w:id="785" w:author="Alex Rosenzweig" w:date="2022-12-29T15:50:00Z">
              <w:rPr>
                <w:rFonts w:ascii="Arial" w:hAnsi="Arial" w:cs="Arial"/>
                <w:kern w:val="20"/>
              </w:rPr>
            </w:rPrChange>
          </w:rPr>
          <w:delText xml:space="preserve"> (2014 - 2015).</w:delText>
        </w:r>
      </w:del>
      <w:r w:rsidRPr="00263626">
        <w:rPr>
          <w:rFonts w:ascii="Arial" w:hAnsi="Arial" w:cs="Arial"/>
          <w:sz w:val="19"/>
          <w:szCs w:val="19"/>
          <w:rPrChange w:id="786" w:author="Alex Rosenzweig" w:date="2022-12-29T15:50:00Z">
            <w:rPr>
              <w:rFonts w:ascii="Arial" w:hAnsi="Arial" w:cs="Arial"/>
            </w:rPr>
          </w:rPrChange>
        </w:rPr>
        <w:t xml:space="preserve"> </w:t>
      </w:r>
      <w:bookmarkStart w:id="787" w:name="_Hlk122277962"/>
      <w:ins w:id="788" w:author="Alex Rosenzweig" w:date="2022-12-29T16:56:00Z">
        <w:r w:rsidR="00EC254C" w:rsidRPr="00EC254C">
          <w:rPr>
            <w:rFonts w:ascii="Arial" w:hAnsi="Arial" w:cs="Arial"/>
            <w:i/>
            <w:iCs/>
            <w:sz w:val="19"/>
            <w:szCs w:val="19"/>
            <w:rPrChange w:id="789" w:author="Alex Rosenzweig" w:date="2022-12-29T16:57:00Z">
              <w:rPr>
                <w:rFonts w:ascii="Arial" w:hAnsi="Arial" w:cs="Arial"/>
                <w:sz w:val="19"/>
                <w:szCs w:val="19"/>
              </w:rPr>
            </w:rPrChange>
          </w:rPr>
          <w:t xml:space="preserve">Ref: </w:t>
        </w:r>
      </w:ins>
      <w:r w:rsidRPr="00EC254C">
        <w:rPr>
          <w:rFonts w:ascii="Arial" w:hAnsi="Arial" w:cs="Arial"/>
          <w:i/>
          <w:iCs/>
          <w:sz w:val="19"/>
          <w:szCs w:val="19"/>
          <w:rPrChange w:id="790" w:author="Alex Rosenzweig" w:date="2022-12-29T16:57:00Z">
            <w:rPr>
              <w:rFonts w:ascii="Arial" w:hAnsi="Arial" w:cs="Arial"/>
              <w:b/>
            </w:rPr>
          </w:rPrChange>
        </w:rPr>
        <w:t>Jiby Abraham, Manager, Philadelphia Water Department, 1101 Market Street, 5</w:t>
      </w:r>
      <w:r w:rsidRPr="00EC254C">
        <w:rPr>
          <w:rFonts w:ascii="Arial" w:hAnsi="Arial" w:cs="Arial"/>
          <w:i/>
          <w:iCs/>
          <w:sz w:val="19"/>
          <w:szCs w:val="19"/>
          <w:vertAlign w:val="superscript"/>
          <w:rPrChange w:id="791" w:author="Alex Rosenzweig" w:date="2022-12-29T16:57:00Z">
            <w:rPr>
              <w:rFonts w:ascii="Arial" w:hAnsi="Arial" w:cs="Arial"/>
              <w:b/>
              <w:vertAlign w:val="superscript"/>
            </w:rPr>
          </w:rPrChange>
        </w:rPr>
        <w:t>th</w:t>
      </w:r>
      <w:r w:rsidRPr="00EC254C">
        <w:rPr>
          <w:rFonts w:ascii="Arial" w:hAnsi="Arial" w:cs="Arial"/>
          <w:i/>
          <w:iCs/>
          <w:sz w:val="19"/>
          <w:szCs w:val="19"/>
          <w:rPrChange w:id="792" w:author="Alex Rosenzweig" w:date="2022-12-29T16:57:00Z">
            <w:rPr>
              <w:rFonts w:ascii="Arial" w:hAnsi="Arial" w:cs="Arial"/>
              <w:b/>
            </w:rPr>
          </w:rPrChange>
        </w:rPr>
        <w:t xml:space="preserve"> Floor, Philadelphia, PA 19107, </w:t>
      </w:r>
      <w:del w:id="793" w:author="Alex Rosenzweig" w:date="2022-12-29T16:56:00Z">
        <w:r w:rsidRPr="00EC254C" w:rsidDel="00EC254C">
          <w:rPr>
            <w:rFonts w:ascii="Arial" w:hAnsi="Arial" w:cs="Arial"/>
            <w:i/>
            <w:iCs/>
            <w:sz w:val="19"/>
            <w:szCs w:val="19"/>
            <w:rPrChange w:id="794" w:author="Alex Rosenzweig" w:date="2022-12-29T16:57:00Z">
              <w:rPr>
                <w:rFonts w:ascii="Arial" w:hAnsi="Arial" w:cs="Arial"/>
                <w:b/>
              </w:rPr>
            </w:rPrChange>
          </w:rPr>
          <w:delText>(</w:delText>
        </w:r>
      </w:del>
      <w:r w:rsidRPr="00EC254C">
        <w:rPr>
          <w:rFonts w:ascii="Arial" w:hAnsi="Arial" w:cs="Arial"/>
          <w:i/>
          <w:iCs/>
          <w:sz w:val="19"/>
          <w:szCs w:val="19"/>
          <w:rPrChange w:id="795" w:author="Alex Rosenzweig" w:date="2022-12-29T16:57:00Z">
            <w:rPr>
              <w:rFonts w:ascii="Arial" w:hAnsi="Arial" w:cs="Arial"/>
              <w:b/>
            </w:rPr>
          </w:rPrChange>
        </w:rPr>
        <w:t>215</w:t>
      </w:r>
      <w:ins w:id="796" w:author="Alex Rosenzweig" w:date="2022-12-29T16:56:00Z">
        <w:r w:rsidR="00EC254C" w:rsidRPr="00EC254C">
          <w:rPr>
            <w:rFonts w:ascii="Arial" w:hAnsi="Arial" w:cs="Arial"/>
            <w:i/>
            <w:iCs/>
            <w:sz w:val="19"/>
            <w:szCs w:val="19"/>
            <w:rPrChange w:id="797" w:author="Alex Rosenzweig" w:date="2022-12-29T16:57:00Z">
              <w:rPr>
                <w:rFonts w:ascii="Arial" w:hAnsi="Arial" w:cs="Arial"/>
                <w:b/>
                <w:bCs/>
                <w:sz w:val="19"/>
                <w:szCs w:val="19"/>
              </w:rPr>
            </w:rPrChange>
          </w:rPr>
          <w:t>.</w:t>
        </w:r>
      </w:ins>
      <w:del w:id="798" w:author="Alex Rosenzweig" w:date="2022-12-29T16:56:00Z">
        <w:r w:rsidRPr="00EC254C" w:rsidDel="00EC254C">
          <w:rPr>
            <w:rFonts w:ascii="Arial" w:hAnsi="Arial" w:cs="Arial"/>
            <w:i/>
            <w:iCs/>
            <w:sz w:val="19"/>
            <w:szCs w:val="19"/>
            <w:rPrChange w:id="799" w:author="Alex Rosenzweig" w:date="2022-12-29T16:57:00Z">
              <w:rPr>
                <w:rFonts w:ascii="Arial" w:hAnsi="Arial" w:cs="Arial"/>
                <w:b/>
              </w:rPr>
            </w:rPrChange>
          </w:rPr>
          <w:delText xml:space="preserve">) </w:delText>
        </w:r>
      </w:del>
      <w:r w:rsidRPr="00EC254C">
        <w:rPr>
          <w:rFonts w:ascii="Arial" w:hAnsi="Arial" w:cs="Arial"/>
          <w:i/>
          <w:iCs/>
          <w:sz w:val="19"/>
          <w:szCs w:val="19"/>
          <w:rPrChange w:id="800" w:author="Alex Rosenzweig" w:date="2022-12-29T16:57:00Z">
            <w:rPr>
              <w:rFonts w:ascii="Arial" w:hAnsi="Arial" w:cs="Arial"/>
              <w:b/>
            </w:rPr>
          </w:rPrChange>
        </w:rPr>
        <w:t>685</w:t>
      </w:r>
      <w:ins w:id="801" w:author="Alex Rosenzweig" w:date="2022-12-29T16:56:00Z">
        <w:r w:rsidR="00EC254C" w:rsidRPr="00EC254C">
          <w:rPr>
            <w:rFonts w:ascii="Arial" w:hAnsi="Arial" w:cs="Arial"/>
            <w:i/>
            <w:iCs/>
            <w:sz w:val="19"/>
            <w:szCs w:val="19"/>
            <w:rPrChange w:id="802" w:author="Alex Rosenzweig" w:date="2022-12-29T16:57:00Z">
              <w:rPr>
                <w:rFonts w:ascii="Arial" w:hAnsi="Arial" w:cs="Arial"/>
                <w:b/>
                <w:bCs/>
                <w:sz w:val="19"/>
                <w:szCs w:val="19"/>
              </w:rPr>
            </w:rPrChange>
          </w:rPr>
          <w:t>.</w:t>
        </w:r>
      </w:ins>
      <w:del w:id="803" w:author="Alex Rosenzweig" w:date="2022-12-29T16:56:00Z">
        <w:r w:rsidRPr="00EC254C" w:rsidDel="00EC254C">
          <w:rPr>
            <w:rFonts w:ascii="Arial" w:hAnsi="Arial" w:cs="Arial"/>
            <w:i/>
            <w:iCs/>
            <w:sz w:val="19"/>
            <w:szCs w:val="19"/>
            <w:rPrChange w:id="804" w:author="Alex Rosenzweig" w:date="2022-12-29T16:57:00Z">
              <w:rPr>
                <w:rFonts w:ascii="Arial" w:hAnsi="Arial" w:cs="Arial"/>
                <w:b/>
              </w:rPr>
            </w:rPrChange>
          </w:rPr>
          <w:delText>-</w:delText>
        </w:r>
      </w:del>
      <w:r w:rsidRPr="00EC254C">
        <w:rPr>
          <w:rFonts w:ascii="Arial" w:hAnsi="Arial" w:cs="Arial"/>
          <w:i/>
          <w:iCs/>
          <w:sz w:val="19"/>
          <w:szCs w:val="19"/>
          <w:rPrChange w:id="805" w:author="Alex Rosenzweig" w:date="2022-12-29T16:57:00Z">
            <w:rPr>
              <w:rFonts w:ascii="Arial" w:hAnsi="Arial" w:cs="Arial"/>
              <w:b/>
            </w:rPr>
          </w:rPrChange>
        </w:rPr>
        <w:t>6266, jiby.abraham@phila.gov</w:t>
      </w:r>
      <w:ins w:id="806" w:author="Alex Rosenzweig" w:date="2022-12-29T16:56:00Z">
        <w:r w:rsidR="00EC254C">
          <w:rPr>
            <w:rFonts w:ascii="Arial" w:hAnsi="Arial" w:cs="Arial"/>
            <w:bCs/>
            <w:sz w:val="19"/>
            <w:szCs w:val="19"/>
          </w:rPr>
          <w:t xml:space="preserve">  </w:t>
        </w:r>
        <w:r w:rsidR="00EC254C" w:rsidRPr="006D561B">
          <w:rPr>
            <w:rFonts w:ascii="Arial" w:hAnsi="Arial" w:cs="Arial"/>
            <w:kern w:val="20"/>
            <w:sz w:val="19"/>
            <w:szCs w:val="19"/>
          </w:rPr>
          <w:t>(2014 - 2015)</w:t>
        </w:r>
      </w:ins>
    </w:p>
    <w:bookmarkEnd w:id="787"/>
    <w:p w:rsidR="00564AA7" w:rsidRPr="00263626" w:rsidRDefault="00564AA7" w:rsidP="00603082">
      <w:pPr>
        <w:rPr>
          <w:rFonts w:ascii="Arial" w:hAnsi="Arial" w:cs="Arial"/>
          <w:b/>
          <w:sz w:val="19"/>
          <w:szCs w:val="19"/>
          <w:rPrChange w:id="807" w:author="Alex Rosenzweig" w:date="2022-12-29T15:50:00Z">
            <w:rPr>
              <w:rFonts w:ascii="Arial" w:hAnsi="Arial" w:cs="Arial"/>
              <w:b/>
            </w:rPr>
          </w:rPrChange>
        </w:rPr>
      </w:pPr>
    </w:p>
    <w:p w:rsidR="00A70FE4" w:rsidRPr="00263626" w:rsidRDefault="00A70FE4" w:rsidP="00EC254C">
      <w:pPr>
        <w:jc w:val="both"/>
        <w:rPr>
          <w:rFonts w:ascii="Arial" w:hAnsi="Arial" w:cs="Arial"/>
          <w:b/>
          <w:sz w:val="19"/>
          <w:szCs w:val="19"/>
          <w:rPrChange w:id="808" w:author="Alex Rosenzweig" w:date="2022-12-29T15:50:00Z">
            <w:rPr>
              <w:rFonts w:ascii="Arial" w:hAnsi="Arial" w:cs="Arial"/>
              <w:b/>
            </w:rPr>
          </w:rPrChange>
        </w:rPr>
        <w:pPrChange w:id="809" w:author="Alex Rosenzweig" w:date="2022-12-29T17:00:00Z">
          <w:pPr/>
        </w:pPrChange>
      </w:pPr>
      <w:r w:rsidRPr="00263626">
        <w:rPr>
          <w:rFonts w:ascii="Arial" w:hAnsi="Arial" w:cs="Arial"/>
          <w:b/>
          <w:sz w:val="19"/>
          <w:szCs w:val="19"/>
          <w:rPrChange w:id="810" w:author="Alex Rosenzweig" w:date="2022-12-29T15:50:00Z">
            <w:rPr>
              <w:rFonts w:ascii="Arial" w:hAnsi="Arial" w:cs="Arial"/>
              <w:b/>
            </w:rPr>
          </w:rPrChange>
        </w:rPr>
        <w:t>Pennsylvania Department of Transportation</w:t>
      </w:r>
      <w:r w:rsidR="00AC34E2" w:rsidRPr="00263626">
        <w:rPr>
          <w:rFonts w:ascii="Arial" w:hAnsi="Arial" w:cs="Arial"/>
          <w:b/>
          <w:sz w:val="19"/>
          <w:szCs w:val="19"/>
          <w:rPrChange w:id="811" w:author="Alex Rosenzweig" w:date="2022-12-29T15:50:00Z">
            <w:rPr>
              <w:rFonts w:ascii="Arial" w:hAnsi="Arial" w:cs="Arial"/>
              <w:b/>
            </w:rPr>
          </w:rPrChange>
        </w:rPr>
        <w:t xml:space="preserve"> </w:t>
      </w:r>
      <w:bookmarkStart w:id="812" w:name="_Hlk123028477"/>
      <w:r w:rsidR="00AC34E2" w:rsidRPr="00263626">
        <w:rPr>
          <w:rFonts w:ascii="Arial" w:hAnsi="Arial" w:cs="Arial"/>
          <w:b/>
          <w:sz w:val="19"/>
          <w:szCs w:val="19"/>
          <w:rPrChange w:id="813" w:author="Alex Rosenzweig" w:date="2022-12-29T15:50:00Z">
            <w:rPr>
              <w:rFonts w:ascii="Arial" w:hAnsi="Arial" w:cs="Arial"/>
              <w:b/>
            </w:rPr>
          </w:rPrChange>
        </w:rPr>
        <w:t>(PennDOT)</w:t>
      </w:r>
      <w:r w:rsidRPr="00263626">
        <w:rPr>
          <w:rFonts w:ascii="Arial" w:hAnsi="Arial" w:cs="Arial"/>
          <w:b/>
          <w:sz w:val="19"/>
          <w:szCs w:val="19"/>
          <w:rPrChange w:id="814" w:author="Alex Rosenzweig" w:date="2022-12-29T15:50:00Z">
            <w:rPr>
              <w:rFonts w:ascii="Arial" w:hAnsi="Arial" w:cs="Arial"/>
              <w:b/>
            </w:rPr>
          </w:rPrChange>
        </w:rPr>
        <w:t xml:space="preserve">, </w:t>
      </w:r>
      <w:bookmarkEnd w:id="812"/>
      <w:r w:rsidRPr="00263626">
        <w:rPr>
          <w:rFonts w:ascii="Arial" w:hAnsi="Arial" w:cs="Arial"/>
          <w:b/>
          <w:sz w:val="19"/>
          <w:szCs w:val="19"/>
          <w:rPrChange w:id="815" w:author="Alex Rosenzweig" w:date="2022-12-29T15:50:00Z">
            <w:rPr>
              <w:rFonts w:ascii="Arial" w:hAnsi="Arial" w:cs="Arial"/>
              <w:b/>
            </w:rPr>
          </w:rPrChange>
        </w:rPr>
        <w:t>Engineering District 6-0, SR 3033, Section MSB</w:t>
      </w:r>
      <w:r w:rsidRPr="00263626">
        <w:rPr>
          <w:rFonts w:ascii="Arial" w:hAnsi="Arial" w:cs="Arial"/>
          <w:sz w:val="19"/>
          <w:szCs w:val="19"/>
          <w:rPrChange w:id="816" w:author="Alex Rosenzweig" w:date="2022-12-29T15:50:00Z">
            <w:rPr>
              <w:rFonts w:ascii="Arial" w:hAnsi="Arial" w:cs="Arial"/>
            </w:rPr>
          </w:rPrChange>
        </w:rPr>
        <w:t xml:space="preserve"> </w:t>
      </w:r>
      <w:ins w:id="817" w:author="Alex Rosenzweig" w:date="2022-12-29T16:58:00Z">
        <w:r w:rsidR="00EC254C" w:rsidRPr="00EC254C">
          <w:rPr>
            <w:rFonts w:ascii="Arial" w:hAnsi="Arial" w:cs="Arial"/>
            <w:b/>
            <w:bCs/>
            <w:sz w:val="19"/>
            <w:szCs w:val="19"/>
            <w:rPrChange w:id="818" w:author="Alex Rosenzweig" w:date="2022-12-29T16:58:00Z">
              <w:rPr>
                <w:rFonts w:ascii="Arial" w:hAnsi="Arial" w:cs="Arial"/>
                <w:sz w:val="19"/>
                <w:szCs w:val="19"/>
              </w:rPr>
            </w:rPrChange>
          </w:rPr>
          <w:t>-</w:t>
        </w:r>
      </w:ins>
      <w:del w:id="819" w:author="Alex Rosenzweig" w:date="2022-12-29T16:58:00Z">
        <w:r w:rsidRPr="00263626" w:rsidDel="00EC254C">
          <w:rPr>
            <w:rFonts w:ascii="Arial" w:hAnsi="Arial" w:cs="Arial"/>
            <w:sz w:val="19"/>
            <w:szCs w:val="19"/>
            <w:rPrChange w:id="820" w:author="Alex Rosenzweig" w:date="2022-12-29T15:50:00Z">
              <w:rPr>
                <w:rFonts w:ascii="Arial" w:hAnsi="Arial" w:cs="Arial"/>
              </w:rPr>
            </w:rPrChange>
          </w:rPr>
          <w:delText>–</w:delText>
        </w:r>
      </w:del>
      <w:r w:rsidRPr="00263626">
        <w:rPr>
          <w:rFonts w:ascii="Arial" w:hAnsi="Arial" w:cs="Arial"/>
          <w:sz w:val="19"/>
          <w:szCs w:val="19"/>
          <w:rPrChange w:id="821" w:author="Alex Rosenzweig" w:date="2022-12-29T15:50:00Z">
            <w:rPr>
              <w:rFonts w:ascii="Arial" w:hAnsi="Arial" w:cs="Arial"/>
            </w:rPr>
          </w:rPrChange>
        </w:rPr>
        <w:t xml:space="preserve"> Lead Highway Engineer for an intersection improvement project in Chester County to improve the operation of the intersection by adding dedicated left</w:t>
      </w:r>
      <w:ins w:id="822" w:author="Alex Rosenzweig" w:date="2022-12-29T16:59:00Z">
        <w:r w:rsidR="00EC254C">
          <w:rPr>
            <w:rFonts w:ascii="Arial" w:hAnsi="Arial" w:cs="Arial"/>
            <w:sz w:val="19"/>
            <w:szCs w:val="19"/>
          </w:rPr>
          <w:t>-</w:t>
        </w:r>
      </w:ins>
      <w:del w:id="823" w:author="Alex Rosenzweig" w:date="2022-12-29T16:59:00Z">
        <w:r w:rsidRPr="00263626" w:rsidDel="00EC254C">
          <w:rPr>
            <w:rFonts w:ascii="Arial" w:hAnsi="Arial" w:cs="Arial"/>
            <w:sz w:val="19"/>
            <w:szCs w:val="19"/>
            <w:rPrChange w:id="824" w:author="Alex Rosenzweig" w:date="2022-12-29T15:50:00Z">
              <w:rPr>
                <w:rFonts w:ascii="Arial" w:hAnsi="Arial" w:cs="Arial"/>
              </w:rPr>
            </w:rPrChange>
          </w:rPr>
          <w:delText xml:space="preserve"> </w:delText>
        </w:r>
      </w:del>
      <w:r w:rsidRPr="00263626">
        <w:rPr>
          <w:rFonts w:ascii="Arial" w:hAnsi="Arial" w:cs="Arial"/>
          <w:sz w:val="19"/>
          <w:szCs w:val="19"/>
          <w:rPrChange w:id="825" w:author="Alex Rosenzweig" w:date="2022-12-29T15:50:00Z">
            <w:rPr>
              <w:rFonts w:ascii="Arial" w:hAnsi="Arial" w:cs="Arial"/>
            </w:rPr>
          </w:rPrChange>
        </w:rPr>
        <w:t xml:space="preserve">turn lanes and updated signal timings. The construction cost </w:t>
      </w:r>
      <w:ins w:id="826" w:author="Alex Rosenzweig" w:date="2022-12-29T16:59:00Z">
        <w:r w:rsidR="00EC254C">
          <w:rPr>
            <w:rFonts w:ascii="Arial" w:hAnsi="Arial" w:cs="Arial"/>
            <w:sz w:val="19"/>
            <w:szCs w:val="19"/>
          </w:rPr>
          <w:t>was</w:t>
        </w:r>
      </w:ins>
      <w:del w:id="827" w:author="Alex Rosenzweig" w:date="2022-12-29T16:59:00Z">
        <w:r w:rsidRPr="00263626" w:rsidDel="00EC254C">
          <w:rPr>
            <w:rFonts w:ascii="Arial" w:hAnsi="Arial" w:cs="Arial"/>
            <w:sz w:val="19"/>
            <w:szCs w:val="19"/>
            <w:rPrChange w:id="828" w:author="Alex Rosenzweig" w:date="2022-12-29T15:50:00Z">
              <w:rPr>
                <w:rFonts w:ascii="Arial" w:hAnsi="Arial" w:cs="Arial"/>
              </w:rPr>
            </w:rPrChange>
          </w:rPr>
          <w:delText>is</w:delText>
        </w:r>
      </w:del>
      <w:r w:rsidRPr="00263626">
        <w:rPr>
          <w:rFonts w:ascii="Arial" w:hAnsi="Arial" w:cs="Arial"/>
          <w:sz w:val="19"/>
          <w:szCs w:val="19"/>
          <w:rPrChange w:id="829" w:author="Alex Rosenzweig" w:date="2022-12-29T15:50:00Z">
            <w:rPr>
              <w:rFonts w:ascii="Arial" w:hAnsi="Arial" w:cs="Arial"/>
            </w:rPr>
          </w:rPrChange>
        </w:rPr>
        <w:t xml:space="preserve"> estimated to be approximately $2 million. </w:t>
      </w:r>
      <w:ins w:id="830" w:author="Alex Rosenzweig" w:date="2022-12-29T16:59:00Z">
        <w:r w:rsidR="00EC254C">
          <w:rPr>
            <w:rFonts w:ascii="Arial" w:hAnsi="Arial" w:cs="Arial"/>
            <w:sz w:val="19"/>
            <w:szCs w:val="19"/>
          </w:rPr>
          <w:t>Mr. Burrell’s r</w:t>
        </w:r>
      </w:ins>
      <w:del w:id="831" w:author="Alex Rosenzweig" w:date="2022-12-29T16:59:00Z">
        <w:r w:rsidRPr="00263626" w:rsidDel="00EC254C">
          <w:rPr>
            <w:rFonts w:ascii="Arial" w:hAnsi="Arial" w:cs="Arial"/>
            <w:sz w:val="19"/>
            <w:szCs w:val="19"/>
            <w:rPrChange w:id="832" w:author="Alex Rosenzweig" w:date="2022-12-29T15:50:00Z">
              <w:rPr>
                <w:rFonts w:ascii="Arial" w:hAnsi="Arial" w:cs="Arial"/>
              </w:rPr>
            </w:rPrChange>
          </w:rPr>
          <w:delText>R</w:delText>
        </w:r>
      </w:del>
      <w:r w:rsidRPr="00263626">
        <w:rPr>
          <w:rFonts w:ascii="Arial" w:hAnsi="Arial" w:cs="Arial"/>
          <w:sz w:val="19"/>
          <w:szCs w:val="19"/>
          <w:rPrChange w:id="833" w:author="Alex Rosenzweig" w:date="2022-12-29T15:50:00Z">
            <w:rPr>
              <w:rFonts w:ascii="Arial" w:hAnsi="Arial" w:cs="Arial"/>
            </w:rPr>
          </w:rPrChange>
        </w:rPr>
        <w:t>esponsibilities include</w:t>
      </w:r>
      <w:ins w:id="834" w:author="Alex Rosenzweig" w:date="2022-12-29T16:59:00Z">
        <w:r w:rsidR="00EC254C">
          <w:rPr>
            <w:rFonts w:ascii="Arial" w:hAnsi="Arial" w:cs="Arial"/>
            <w:sz w:val="19"/>
            <w:szCs w:val="19"/>
          </w:rPr>
          <w:t>d</w:t>
        </w:r>
      </w:ins>
      <w:r w:rsidRPr="00263626">
        <w:rPr>
          <w:rFonts w:ascii="Arial" w:hAnsi="Arial" w:cs="Arial"/>
          <w:sz w:val="19"/>
          <w:szCs w:val="19"/>
          <w:rPrChange w:id="835" w:author="Alex Rosenzweig" w:date="2022-12-29T15:50:00Z">
            <w:rPr>
              <w:rFonts w:ascii="Arial" w:hAnsi="Arial" w:cs="Arial"/>
            </w:rPr>
          </w:rPrChange>
        </w:rPr>
        <w:t xml:space="preserve"> development of the line and grade, safety review submission, Design Field View, Right-of-Way Plans, </w:t>
      </w:r>
      <w:ins w:id="836" w:author="Alex Rosenzweig" w:date="2022-12-29T16:59:00Z">
        <w:r w:rsidR="00EC254C">
          <w:rPr>
            <w:rFonts w:ascii="Arial" w:hAnsi="Arial" w:cs="Arial"/>
            <w:sz w:val="19"/>
            <w:szCs w:val="19"/>
          </w:rPr>
          <w:t xml:space="preserve">an </w:t>
        </w:r>
      </w:ins>
      <w:r w:rsidRPr="00263626">
        <w:rPr>
          <w:rFonts w:ascii="Arial" w:hAnsi="Arial" w:cs="Arial"/>
          <w:sz w:val="19"/>
          <w:szCs w:val="19"/>
          <w:rPrChange w:id="837" w:author="Alex Rosenzweig" w:date="2022-12-29T15:50:00Z">
            <w:rPr>
              <w:rFonts w:ascii="Arial" w:hAnsi="Arial" w:cs="Arial"/>
            </w:rPr>
          </w:rPrChange>
        </w:rPr>
        <w:t>NPDES Permit application, ADA curb ramp design, drainage design, stormwater management design, traffic control, signing and pavement marking, and the development of the final plans, specifications, and estimate</w:t>
      </w:r>
      <w:ins w:id="838" w:author="Alex Rosenzweig" w:date="2022-12-29T16:59:00Z">
        <w:r w:rsidR="00EC254C">
          <w:rPr>
            <w:rFonts w:ascii="Arial" w:hAnsi="Arial" w:cs="Arial"/>
            <w:sz w:val="19"/>
            <w:szCs w:val="19"/>
          </w:rPr>
          <w:t>s</w:t>
        </w:r>
      </w:ins>
      <w:del w:id="839" w:author="Alex Rosenzweig" w:date="2022-12-29T16:58:00Z">
        <w:r w:rsidRPr="00263626" w:rsidDel="00EC254C">
          <w:rPr>
            <w:rFonts w:ascii="Arial" w:hAnsi="Arial" w:cs="Arial"/>
            <w:sz w:val="19"/>
            <w:szCs w:val="19"/>
            <w:rPrChange w:id="840" w:author="Alex Rosenzweig" w:date="2022-12-29T15:50:00Z">
              <w:rPr>
                <w:rFonts w:ascii="Arial" w:hAnsi="Arial" w:cs="Arial"/>
              </w:rPr>
            </w:rPrChange>
          </w:rPr>
          <w:delText xml:space="preserve">. </w:delText>
        </w:r>
        <w:r w:rsidRPr="00263626" w:rsidDel="00EC254C">
          <w:rPr>
            <w:rFonts w:ascii="Arial" w:hAnsi="Arial" w:cs="Arial"/>
            <w:kern w:val="20"/>
            <w:sz w:val="19"/>
            <w:szCs w:val="19"/>
            <w:rPrChange w:id="841" w:author="Alex Rosenzweig" w:date="2022-12-29T15:50:00Z">
              <w:rPr>
                <w:rFonts w:ascii="Arial" w:hAnsi="Arial" w:cs="Arial"/>
                <w:kern w:val="20"/>
              </w:rPr>
            </w:rPrChange>
          </w:rPr>
          <w:delText>(2013 – 2015)</w:delText>
        </w:r>
      </w:del>
      <w:r w:rsidRPr="00263626">
        <w:rPr>
          <w:rFonts w:ascii="Arial" w:hAnsi="Arial" w:cs="Arial"/>
          <w:kern w:val="20"/>
          <w:sz w:val="19"/>
          <w:szCs w:val="19"/>
          <w:rPrChange w:id="842" w:author="Alex Rosenzweig" w:date="2022-12-29T15:50:00Z">
            <w:rPr>
              <w:rFonts w:ascii="Arial" w:hAnsi="Arial" w:cs="Arial"/>
              <w:kern w:val="20"/>
            </w:rPr>
          </w:rPrChange>
        </w:rPr>
        <w:t xml:space="preserve">. </w:t>
      </w:r>
      <w:ins w:id="843" w:author="Alex Rosenzweig" w:date="2022-12-29T16:57:00Z">
        <w:r w:rsidR="00EC254C" w:rsidRPr="006D561B">
          <w:rPr>
            <w:rFonts w:ascii="Arial" w:hAnsi="Arial" w:cs="Arial"/>
            <w:i/>
            <w:iCs/>
            <w:sz w:val="19"/>
            <w:szCs w:val="19"/>
          </w:rPr>
          <w:t xml:space="preserve">Ref: </w:t>
        </w:r>
      </w:ins>
      <w:r w:rsidRPr="00EC254C">
        <w:rPr>
          <w:rFonts w:ascii="Arial" w:hAnsi="Arial" w:cs="Arial"/>
          <w:bCs/>
          <w:i/>
          <w:iCs/>
          <w:sz w:val="19"/>
          <w:szCs w:val="19"/>
          <w:rPrChange w:id="844" w:author="Alex Rosenzweig" w:date="2022-12-29T17:00:00Z">
            <w:rPr>
              <w:rFonts w:ascii="Arial" w:hAnsi="Arial" w:cs="Arial"/>
              <w:b/>
            </w:rPr>
          </w:rPrChange>
        </w:rPr>
        <w:t xml:space="preserve">Mirlene Saintval, Project Manager, PennDOT, </w:t>
      </w:r>
      <w:r w:rsidRPr="00EC254C">
        <w:rPr>
          <w:rFonts w:ascii="Arial" w:hAnsi="Arial" w:cs="Arial"/>
          <w:bCs/>
          <w:i/>
          <w:iCs/>
          <w:sz w:val="19"/>
          <w:szCs w:val="19"/>
          <w:shd w:val="clear" w:color="auto" w:fill="FFFFFF"/>
          <w:rPrChange w:id="845" w:author="Alex Rosenzweig" w:date="2022-12-29T17:00:00Z">
            <w:rPr>
              <w:rFonts w:ascii="Arial" w:hAnsi="Arial" w:cs="Arial"/>
              <w:b/>
              <w:shd w:val="clear" w:color="auto" w:fill="FFFFFF"/>
            </w:rPr>
          </w:rPrChange>
        </w:rPr>
        <w:t xml:space="preserve">7000 Geerdes Blvd, King of Prussia, PA 19406, </w:t>
      </w:r>
      <w:del w:id="846" w:author="Alex Rosenzweig" w:date="2022-12-29T17:03:00Z">
        <w:r w:rsidRPr="00EC254C" w:rsidDel="00EC254C">
          <w:rPr>
            <w:rFonts w:ascii="Arial" w:hAnsi="Arial" w:cs="Arial"/>
            <w:bCs/>
            <w:i/>
            <w:iCs/>
            <w:sz w:val="19"/>
            <w:szCs w:val="19"/>
            <w:rPrChange w:id="847" w:author="Alex Rosenzweig" w:date="2022-12-29T17:00:00Z">
              <w:rPr>
                <w:rFonts w:ascii="Arial" w:hAnsi="Arial" w:cs="Arial"/>
                <w:b/>
              </w:rPr>
            </w:rPrChange>
          </w:rPr>
          <w:delText>(</w:delText>
        </w:r>
      </w:del>
      <w:r w:rsidRPr="00EC254C">
        <w:rPr>
          <w:rFonts w:ascii="Arial" w:hAnsi="Arial" w:cs="Arial"/>
          <w:bCs/>
          <w:i/>
          <w:iCs/>
          <w:sz w:val="19"/>
          <w:szCs w:val="19"/>
          <w:rPrChange w:id="848" w:author="Alex Rosenzweig" w:date="2022-12-29T17:00:00Z">
            <w:rPr>
              <w:rFonts w:ascii="Arial" w:hAnsi="Arial" w:cs="Arial"/>
              <w:b/>
            </w:rPr>
          </w:rPrChange>
        </w:rPr>
        <w:t>610</w:t>
      </w:r>
      <w:ins w:id="849" w:author="Alex Rosenzweig" w:date="2022-12-29T17:03:00Z">
        <w:r w:rsidR="00EC254C">
          <w:rPr>
            <w:rFonts w:ascii="Arial" w:hAnsi="Arial" w:cs="Arial"/>
            <w:bCs/>
            <w:i/>
            <w:iCs/>
            <w:sz w:val="19"/>
            <w:szCs w:val="19"/>
          </w:rPr>
          <w:t>.</w:t>
        </w:r>
      </w:ins>
      <w:del w:id="850" w:author="Alex Rosenzweig" w:date="2022-12-29T17:03:00Z">
        <w:r w:rsidRPr="00EC254C" w:rsidDel="00EC254C">
          <w:rPr>
            <w:rFonts w:ascii="Arial" w:hAnsi="Arial" w:cs="Arial"/>
            <w:bCs/>
            <w:i/>
            <w:iCs/>
            <w:sz w:val="19"/>
            <w:szCs w:val="19"/>
            <w:rPrChange w:id="851" w:author="Alex Rosenzweig" w:date="2022-12-29T17:00:00Z">
              <w:rPr>
                <w:rFonts w:ascii="Arial" w:hAnsi="Arial" w:cs="Arial"/>
                <w:b/>
              </w:rPr>
            </w:rPrChange>
          </w:rPr>
          <w:delText xml:space="preserve">) </w:delText>
        </w:r>
      </w:del>
      <w:r w:rsidRPr="00EC254C">
        <w:rPr>
          <w:rFonts w:ascii="Arial" w:hAnsi="Arial" w:cs="Arial"/>
          <w:bCs/>
          <w:i/>
          <w:iCs/>
          <w:sz w:val="19"/>
          <w:szCs w:val="19"/>
          <w:rPrChange w:id="852" w:author="Alex Rosenzweig" w:date="2022-12-29T17:00:00Z">
            <w:rPr>
              <w:rFonts w:ascii="Arial" w:hAnsi="Arial" w:cs="Arial"/>
              <w:b/>
            </w:rPr>
          </w:rPrChange>
        </w:rPr>
        <w:t>205</w:t>
      </w:r>
      <w:ins w:id="853" w:author="Alex Rosenzweig" w:date="2022-12-29T17:03:00Z">
        <w:r w:rsidR="00EC254C">
          <w:rPr>
            <w:rFonts w:ascii="Arial" w:hAnsi="Arial" w:cs="Arial"/>
            <w:bCs/>
            <w:i/>
            <w:iCs/>
            <w:sz w:val="19"/>
            <w:szCs w:val="19"/>
          </w:rPr>
          <w:t>.</w:t>
        </w:r>
      </w:ins>
      <w:del w:id="854" w:author="Alex Rosenzweig" w:date="2022-12-29T17:03:00Z">
        <w:r w:rsidRPr="00EC254C" w:rsidDel="00EC254C">
          <w:rPr>
            <w:rFonts w:ascii="Arial" w:hAnsi="Arial" w:cs="Arial"/>
            <w:bCs/>
            <w:i/>
            <w:iCs/>
            <w:sz w:val="19"/>
            <w:szCs w:val="19"/>
            <w:rPrChange w:id="855" w:author="Alex Rosenzweig" w:date="2022-12-29T17:00:00Z">
              <w:rPr>
                <w:rFonts w:ascii="Arial" w:hAnsi="Arial" w:cs="Arial"/>
                <w:b/>
              </w:rPr>
            </w:rPrChange>
          </w:rPr>
          <w:delText>-</w:delText>
        </w:r>
      </w:del>
      <w:r w:rsidRPr="00EC254C">
        <w:rPr>
          <w:rFonts w:ascii="Arial" w:hAnsi="Arial" w:cs="Arial"/>
          <w:bCs/>
          <w:i/>
          <w:iCs/>
          <w:sz w:val="19"/>
          <w:szCs w:val="19"/>
          <w:rPrChange w:id="856" w:author="Alex Rosenzweig" w:date="2022-12-29T17:00:00Z">
            <w:rPr>
              <w:rFonts w:ascii="Arial" w:hAnsi="Arial" w:cs="Arial"/>
              <w:b/>
            </w:rPr>
          </w:rPrChange>
        </w:rPr>
        <w:t xml:space="preserve">6857, </w:t>
      </w:r>
      <w:del w:id="857" w:author="Alex Rosenzweig" w:date="2022-12-29T16:57:00Z">
        <w:r w:rsidRPr="00EC254C" w:rsidDel="00EC254C">
          <w:rPr>
            <w:rFonts w:ascii="Arial" w:hAnsi="Arial" w:cs="Arial"/>
            <w:bCs/>
            <w:i/>
            <w:iCs/>
            <w:sz w:val="19"/>
            <w:szCs w:val="19"/>
            <w:rPrChange w:id="858" w:author="Alex Rosenzweig" w:date="2022-12-29T17:00:00Z">
              <w:rPr>
                <w:rFonts w:ascii="Arial" w:hAnsi="Arial" w:cs="Arial"/>
                <w:b/>
              </w:rPr>
            </w:rPrChange>
          </w:rPr>
          <w:fldChar w:fldCharType="begin"/>
        </w:r>
        <w:r w:rsidRPr="00EC254C" w:rsidDel="00EC254C">
          <w:rPr>
            <w:rFonts w:ascii="Arial" w:hAnsi="Arial" w:cs="Arial"/>
            <w:bCs/>
            <w:i/>
            <w:iCs/>
            <w:sz w:val="19"/>
            <w:szCs w:val="19"/>
            <w:rPrChange w:id="859" w:author="Alex Rosenzweig" w:date="2022-12-29T17:00:00Z">
              <w:rPr>
                <w:rFonts w:ascii="Arial" w:hAnsi="Arial" w:cs="Arial"/>
                <w:b/>
              </w:rPr>
            </w:rPrChange>
          </w:rPr>
          <w:delInstrText xml:space="preserve"> HYPERLINK "mailto:msaintval@pa.gov" </w:delInstrText>
        </w:r>
        <w:r w:rsidRPr="00EC254C" w:rsidDel="00EC254C">
          <w:rPr>
            <w:rFonts w:ascii="Arial" w:hAnsi="Arial" w:cs="Arial"/>
            <w:bCs/>
            <w:i/>
            <w:iCs/>
            <w:sz w:val="19"/>
            <w:szCs w:val="19"/>
            <w:rPrChange w:id="860" w:author="Alex Rosenzweig" w:date="2022-12-29T17:00:00Z">
              <w:rPr>
                <w:rFonts w:ascii="Arial" w:hAnsi="Arial" w:cs="Arial"/>
                <w:b/>
              </w:rPr>
            </w:rPrChange>
          </w:rPr>
          <w:fldChar w:fldCharType="separate"/>
        </w:r>
        <w:r w:rsidRPr="00EC254C" w:rsidDel="00EC254C">
          <w:rPr>
            <w:rFonts w:ascii="Arial" w:hAnsi="Arial" w:cs="Arial"/>
            <w:bCs/>
            <w:i/>
            <w:iCs/>
            <w:sz w:val="19"/>
            <w:szCs w:val="19"/>
            <w:rPrChange w:id="861" w:author="Alex Rosenzweig" w:date="2022-12-29T17:00:00Z">
              <w:rPr>
                <w:rStyle w:val="Hyperlink"/>
                <w:rFonts w:ascii="Arial" w:hAnsi="Arial" w:cs="Arial"/>
                <w:b/>
              </w:rPr>
            </w:rPrChange>
          </w:rPr>
          <w:delText>msaintval@pa.gov</w:delText>
        </w:r>
        <w:r w:rsidRPr="00EC254C" w:rsidDel="00EC254C">
          <w:rPr>
            <w:rFonts w:ascii="Arial" w:hAnsi="Arial" w:cs="Arial"/>
            <w:bCs/>
            <w:i/>
            <w:iCs/>
            <w:sz w:val="19"/>
            <w:szCs w:val="19"/>
            <w:rPrChange w:id="862" w:author="Alex Rosenzweig" w:date="2022-12-29T17:00:00Z">
              <w:rPr>
                <w:rFonts w:ascii="Arial" w:hAnsi="Arial" w:cs="Arial"/>
                <w:b/>
              </w:rPr>
            </w:rPrChange>
          </w:rPr>
          <w:fldChar w:fldCharType="end"/>
        </w:r>
      </w:del>
      <w:ins w:id="863" w:author="Alex Rosenzweig" w:date="2022-12-29T16:58:00Z">
        <w:r w:rsidR="00EC254C" w:rsidRPr="00EC254C">
          <w:rPr>
            <w:rFonts w:ascii="Arial" w:hAnsi="Arial" w:cs="Arial"/>
            <w:bCs/>
            <w:i/>
            <w:iCs/>
            <w:sz w:val="19"/>
            <w:szCs w:val="19"/>
            <w:rPrChange w:id="864" w:author="Alex Rosenzweig" w:date="2022-12-29T17:00:00Z">
              <w:rPr>
                <w:rFonts w:ascii="Arial" w:hAnsi="Arial" w:cs="Arial"/>
                <w:b/>
                <w:sz w:val="19"/>
                <w:szCs w:val="19"/>
              </w:rPr>
            </w:rPrChange>
          </w:rPr>
          <w:fldChar w:fldCharType="begin"/>
        </w:r>
        <w:r w:rsidR="00EC254C" w:rsidRPr="00EC254C">
          <w:rPr>
            <w:rFonts w:ascii="Arial" w:hAnsi="Arial" w:cs="Arial"/>
            <w:bCs/>
            <w:i/>
            <w:iCs/>
            <w:sz w:val="19"/>
            <w:szCs w:val="19"/>
            <w:rPrChange w:id="865" w:author="Alex Rosenzweig" w:date="2022-12-29T17:00:00Z">
              <w:rPr>
                <w:rFonts w:ascii="Arial" w:hAnsi="Arial" w:cs="Arial"/>
                <w:b/>
                <w:sz w:val="19"/>
                <w:szCs w:val="19"/>
              </w:rPr>
            </w:rPrChange>
          </w:rPr>
          <w:instrText xml:space="preserve"> HYPERLINK "mailto:</w:instrText>
        </w:r>
      </w:ins>
      <w:ins w:id="866" w:author="Alex Rosenzweig" w:date="2022-12-29T16:57:00Z">
        <w:r w:rsidR="00EC254C" w:rsidRPr="00EC254C">
          <w:rPr>
            <w:rFonts w:ascii="Arial" w:hAnsi="Arial" w:cs="Arial"/>
            <w:bCs/>
            <w:i/>
            <w:iCs/>
            <w:sz w:val="19"/>
            <w:szCs w:val="19"/>
            <w:rPrChange w:id="867" w:author="Alex Rosenzweig" w:date="2022-12-29T17:00:00Z">
              <w:rPr>
                <w:rStyle w:val="Hyperlink"/>
                <w:rFonts w:ascii="Arial" w:hAnsi="Arial" w:cs="Arial"/>
                <w:b/>
              </w:rPr>
            </w:rPrChange>
          </w:rPr>
          <w:instrText>msaintval@pa.gov</w:instrText>
        </w:r>
      </w:ins>
      <w:ins w:id="868" w:author="Alex Rosenzweig" w:date="2022-12-29T16:58:00Z">
        <w:r w:rsidR="00EC254C" w:rsidRPr="00EC254C">
          <w:rPr>
            <w:rFonts w:ascii="Arial" w:hAnsi="Arial" w:cs="Arial"/>
            <w:bCs/>
            <w:i/>
            <w:iCs/>
            <w:sz w:val="19"/>
            <w:szCs w:val="19"/>
            <w:rPrChange w:id="869" w:author="Alex Rosenzweig" w:date="2022-12-29T17:00:00Z">
              <w:rPr>
                <w:rFonts w:ascii="Arial" w:hAnsi="Arial" w:cs="Arial"/>
                <w:b/>
                <w:sz w:val="19"/>
                <w:szCs w:val="19"/>
              </w:rPr>
            </w:rPrChange>
          </w:rPr>
          <w:instrText xml:space="preserve">" </w:instrText>
        </w:r>
        <w:r w:rsidR="00EC254C" w:rsidRPr="00EC254C">
          <w:rPr>
            <w:rFonts w:ascii="Arial" w:hAnsi="Arial" w:cs="Arial"/>
            <w:bCs/>
            <w:i/>
            <w:iCs/>
            <w:sz w:val="19"/>
            <w:szCs w:val="19"/>
            <w:rPrChange w:id="870" w:author="Alex Rosenzweig" w:date="2022-12-29T17:00:00Z">
              <w:rPr>
                <w:rFonts w:ascii="Arial" w:hAnsi="Arial" w:cs="Arial"/>
                <w:b/>
                <w:sz w:val="19"/>
                <w:szCs w:val="19"/>
              </w:rPr>
            </w:rPrChange>
          </w:rPr>
          <w:fldChar w:fldCharType="separate"/>
        </w:r>
      </w:ins>
      <w:ins w:id="871" w:author="Alex Rosenzweig" w:date="2022-12-29T16:57:00Z">
        <w:r w:rsidR="00EC254C" w:rsidRPr="00EC254C">
          <w:rPr>
            <w:rStyle w:val="Hyperlink"/>
            <w:rFonts w:ascii="Arial" w:hAnsi="Arial" w:cs="Arial"/>
            <w:bCs/>
            <w:i/>
            <w:iCs/>
            <w:sz w:val="19"/>
            <w:szCs w:val="19"/>
            <w:rPrChange w:id="872" w:author="Alex Rosenzweig" w:date="2022-12-29T17:00:00Z">
              <w:rPr>
                <w:rStyle w:val="Hyperlink"/>
                <w:rFonts w:ascii="Arial" w:hAnsi="Arial" w:cs="Arial"/>
                <w:b/>
              </w:rPr>
            </w:rPrChange>
          </w:rPr>
          <w:t>msaintval@pa.gov</w:t>
        </w:r>
      </w:ins>
      <w:ins w:id="873" w:author="Alex Rosenzweig" w:date="2022-12-29T16:58:00Z">
        <w:r w:rsidR="00EC254C" w:rsidRPr="00EC254C">
          <w:rPr>
            <w:rFonts w:ascii="Arial" w:hAnsi="Arial" w:cs="Arial"/>
            <w:bCs/>
            <w:i/>
            <w:iCs/>
            <w:sz w:val="19"/>
            <w:szCs w:val="19"/>
            <w:rPrChange w:id="874" w:author="Alex Rosenzweig" w:date="2022-12-29T17:00:00Z">
              <w:rPr>
                <w:rFonts w:ascii="Arial" w:hAnsi="Arial" w:cs="Arial"/>
                <w:b/>
                <w:sz w:val="19"/>
                <w:szCs w:val="19"/>
              </w:rPr>
            </w:rPrChange>
          </w:rPr>
          <w:fldChar w:fldCharType="end"/>
        </w:r>
        <w:r w:rsidR="00EC254C">
          <w:rPr>
            <w:rFonts w:ascii="Arial" w:hAnsi="Arial" w:cs="Arial"/>
            <w:b/>
            <w:sz w:val="19"/>
            <w:szCs w:val="19"/>
          </w:rPr>
          <w:t xml:space="preserve">  </w:t>
        </w:r>
        <w:r w:rsidR="00EC254C" w:rsidRPr="0035385E">
          <w:rPr>
            <w:rFonts w:ascii="Arial" w:hAnsi="Arial" w:cs="Arial"/>
            <w:kern w:val="20"/>
            <w:sz w:val="19"/>
            <w:szCs w:val="19"/>
          </w:rPr>
          <w:t>(2013 – 2015)</w:t>
        </w:r>
      </w:ins>
    </w:p>
    <w:p w:rsidR="00A70FE4" w:rsidRPr="00263626" w:rsidRDefault="00A70FE4" w:rsidP="00A70FE4">
      <w:pPr>
        <w:jc w:val="both"/>
        <w:rPr>
          <w:rFonts w:ascii="Arial" w:hAnsi="Arial" w:cs="Arial"/>
          <w:sz w:val="19"/>
          <w:szCs w:val="19"/>
          <w:rPrChange w:id="875" w:author="Alex Rosenzweig" w:date="2022-12-29T15:50:00Z">
            <w:rPr>
              <w:rFonts w:ascii="Arial" w:hAnsi="Arial" w:cs="Arial"/>
            </w:rPr>
          </w:rPrChange>
        </w:rPr>
      </w:pPr>
    </w:p>
    <w:p w:rsidR="00A70FE4" w:rsidRPr="00263626" w:rsidRDefault="00A70FE4" w:rsidP="00A70FE4">
      <w:pPr>
        <w:jc w:val="both"/>
        <w:rPr>
          <w:rFonts w:ascii="Arial" w:hAnsi="Arial" w:cs="Arial"/>
          <w:sz w:val="19"/>
          <w:szCs w:val="19"/>
          <w:rPrChange w:id="876" w:author="Alex Rosenzweig" w:date="2022-12-29T15:50:00Z">
            <w:rPr>
              <w:rFonts w:ascii="Arial" w:hAnsi="Arial" w:cs="Arial"/>
            </w:rPr>
          </w:rPrChange>
        </w:rPr>
      </w:pPr>
      <w:r w:rsidRPr="00263626">
        <w:rPr>
          <w:rFonts w:ascii="Arial" w:hAnsi="Arial" w:cs="Arial"/>
          <w:b/>
          <w:sz w:val="19"/>
          <w:szCs w:val="19"/>
          <w:rPrChange w:id="877" w:author="Alex Rosenzweig" w:date="2022-12-29T15:50:00Z">
            <w:rPr>
              <w:rFonts w:ascii="Arial" w:hAnsi="Arial" w:cs="Arial"/>
              <w:b/>
            </w:rPr>
          </w:rPrChange>
        </w:rPr>
        <w:t>Pennsylvania Turnpike Commission</w:t>
      </w:r>
      <w:ins w:id="878" w:author="Alex Rosenzweig" w:date="2022-12-29T17:01:00Z">
        <w:r w:rsidR="00EC254C">
          <w:rPr>
            <w:rFonts w:ascii="Arial" w:hAnsi="Arial" w:cs="Arial"/>
            <w:b/>
            <w:sz w:val="19"/>
            <w:szCs w:val="19"/>
          </w:rPr>
          <w:t xml:space="preserve"> (PTC)</w:t>
        </w:r>
      </w:ins>
      <w:r w:rsidRPr="00263626">
        <w:rPr>
          <w:rFonts w:ascii="Arial" w:hAnsi="Arial" w:cs="Arial"/>
          <w:b/>
          <w:sz w:val="19"/>
          <w:szCs w:val="19"/>
          <w:rPrChange w:id="879" w:author="Alex Rosenzweig" w:date="2022-12-29T15:50:00Z">
            <w:rPr>
              <w:rFonts w:ascii="Arial" w:hAnsi="Arial" w:cs="Arial"/>
              <w:b/>
            </w:rPr>
          </w:rPrChange>
        </w:rPr>
        <w:t>, New Baltimore Slope Remediation</w:t>
      </w:r>
      <w:r w:rsidRPr="00263626">
        <w:rPr>
          <w:rFonts w:ascii="Arial" w:hAnsi="Arial" w:cs="Arial"/>
          <w:sz w:val="19"/>
          <w:szCs w:val="19"/>
          <w:rPrChange w:id="880" w:author="Alex Rosenzweig" w:date="2022-12-29T15:50:00Z">
            <w:rPr>
              <w:rFonts w:ascii="Arial" w:hAnsi="Arial" w:cs="Arial"/>
            </w:rPr>
          </w:rPrChange>
        </w:rPr>
        <w:t xml:space="preserve"> </w:t>
      </w:r>
      <w:ins w:id="881" w:author="Alex Rosenzweig" w:date="2022-12-29T17:01:00Z">
        <w:r w:rsidR="00EC254C" w:rsidRPr="00EC254C">
          <w:rPr>
            <w:rFonts w:ascii="Arial" w:hAnsi="Arial" w:cs="Arial"/>
            <w:b/>
            <w:bCs/>
            <w:sz w:val="19"/>
            <w:szCs w:val="19"/>
            <w:rPrChange w:id="882" w:author="Alex Rosenzweig" w:date="2022-12-29T17:01:00Z">
              <w:rPr>
                <w:rFonts w:ascii="Arial" w:hAnsi="Arial" w:cs="Arial"/>
                <w:sz w:val="19"/>
                <w:szCs w:val="19"/>
              </w:rPr>
            </w:rPrChange>
          </w:rPr>
          <w:t>-</w:t>
        </w:r>
      </w:ins>
      <w:del w:id="883" w:author="Alex Rosenzweig" w:date="2022-12-29T17:01:00Z">
        <w:r w:rsidRPr="00263626" w:rsidDel="00EC254C">
          <w:rPr>
            <w:rFonts w:ascii="Arial" w:hAnsi="Arial" w:cs="Arial"/>
            <w:sz w:val="19"/>
            <w:szCs w:val="19"/>
            <w:rPrChange w:id="884" w:author="Alex Rosenzweig" w:date="2022-12-29T15:50:00Z">
              <w:rPr>
                <w:rFonts w:ascii="Arial" w:hAnsi="Arial" w:cs="Arial"/>
              </w:rPr>
            </w:rPrChange>
          </w:rPr>
          <w:delText>–</w:delText>
        </w:r>
      </w:del>
      <w:r w:rsidRPr="00263626">
        <w:rPr>
          <w:rFonts w:ascii="Arial" w:hAnsi="Arial" w:cs="Arial"/>
          <w:sz w:val="19"/>
          <w:szCs w:val="19"/>
          <w:rPrChange w:id="885" w:author="Alex Rosenzweig" w:date="2022-12-29T15:50:00Z">
            <w:rPr>
              <w:rFonts w:ascii="Arial" w:hAnsi="Arial" w:cs="Arial"/>
            </w:rPr>
          </w:rPrChange>
        </w:rPr>
        <w:t xml:space="preserve"> Highway Engineer for a project to remove approximately 4 million cubic yards of earth in preparation </w:t>
      </w:r>
      <w:ins w:id="886" w:author="Alex Rosenzweig" w:date="2022-12-29T17:01:00Z">
        <w:r w:rsidR="00EC254C">
          <w:rPr>
            <w:rFonts w:ascii="Arial" w:hAnsi="Arial" w:cs="Arial"/>
            <w:sz w:val="19"/>
            <w:szCs w:val="19"/>
          </w:rPr>
          <w:t xml:space="preserve">for a </w:t>
        </w:r>
      </w:ins>
      <w:del w:id="887" w:author="Alex Rosenzweig" w:date="2022-12-29T17:01:00Z">
        <w:r w:rsidRPr="00263626" w:rsidDel="00EC254C">
          <w:rPr>
            <w:rFonts w:ascii="Arial" w:hAnsi="Arial" w:cs="Arial"/>
            <w:sz w:val="19"/>
            <w:szCs w:val="19"/>
            <w:rPrChange w:id="888" w:author="Alex Rosenzweig" w:date="2022-12-29T15:50:00Z">
              <w:rPr>
                <w:rFonts w:ascii="Arial" w:hAnsi="Arial" w:cs="Arial"/>
              </w:rPr>
            </w:rPrChange>
          </w:rPr>
          <w:delText xml:space="preserve">of </w:delText>
        </w:r>
      </w:del>
      <w:r w:rsidRPr="00263626">
        <w:rPr>
          <w:rFonts w:ascii="Arial" w:hAnsi="Arial" w:cs="Arial"/>
          <w:sz w:val="19"/>
          <w:szCs w:val="19"/>
          <w:rPrChange w:id="889" w:author="Alex Rosenzweig" w:date="2022-12-29T15:50:00Z">
            <w:rPr>
              <w:rFonts w:ascii="Arial" w:hAnsi="Arial" w:cs="Arial"/>
            </w:rPr>
          </w:rPrChange>
        </w:rPr>
        <w:t xml:space="preserve">highway realignment and widening of the Pennsylvania Turnpike in </w:t>
      </w:r>
      <w:del w:id="890" w:author="Alex Rosenzweig" w:date="2022-12-29T17:01:00Z">
        <w:r w:rsidRPr="00263626" w:rsidDel="00EC254C">
          <w:rPr>
            <w:rFonts w:ascii="Arial" w:hAnsi="Arial" w:cs="Arial"/>
            <w:sz w:val="19"/>
            <w:szCs w:val="19"/>
            <w:rPrChange w:id="891" w:author="Alex Rosenzweig" w:date="2022-12-29T15:50:00Z">
              <w:rPr>
                <w:rFonts w:ascii="Arial" w:hAnsi="Arial" w:cs="Arial"/>
              </w:rPr>
            </w:rPrChange>
          </w:rPr>
          <w:delText xml:space="preserve">a </w:delText>
        </w:r>
      </w:del>
      <w:r w:rsidRPr="00263626">
        <w:rPr>
          <w:rFonts w:ascii="Arial" w:hAnsi="Arial" w:cs="Arial"/>
          <w:sz w:val="19"/>
          <w:szCs w:val="19"/>
          <w:rPrChange w:id="892" w:author="Alex Rosenzweig" w:date="2022-12-29T15:50:00Z">
            <w:rPr>
              <w:rFonts w:ascii="Arial" w:hAnsi="Arial" w:cs="Arial"/>
            </w:rPr>
          </w:rPrChange>
        </w:rPr>
        <w:t xml:space="preserve">subsequent stages of construction. The project </w:t>
      </w:r>
      <w:ins w:id="893" w:author="Alex Rosenzweig" w:date="2022-12-29T17:01:00Z">
        <w:r w:rsidR="00EC254C">
          <w:rPr>
            <w:rFonts w:ascii="Arial" w:hAnsi="Arial" w:cs="Arial"/>
            <w:sz w:val="19"/>
            <w:szCs w:val="19"/>
          </w:rPr>
          <w:t xml:space="preserve">was </w:t>
        </w:r>
      </w:ins>
      <w:del w:id="894" w:author="Alex Rosenzweig" w:date="2022-12-29T17:01:00Z">
        <w:r w:rsidRPr="00263626" w:rsidDel="00EC254C">
          <w:rPr>
            <w:rFonts w:ascii="Arial" w:hAnsi="Arial" w:cs="Arial"/>
            <w:sz w:val="19"/>
            <w:szCs w:val="19"/>
            <w:rPrChange w:id="895" w:author="Alex Rosenzweig" w:date="2022-12-29T15:50:00Z">
              <w:rPr>
                <w:rFonts w:ascii="Arial" w:hAnsi="Arial" w:cs="Arial"/>
              </w:rPr>
            </w:rPrChange>
          </w:rPr>
          <w:delText xml:space="preserve">is </w:delText>
        </w:r>
      </w:del>
      <w:r w:rsidRPr="00263626">
        <w:rPr>
          <w:rFonts w:ascii="Arial" w:hAnsi="Arial" w:cs="Arial"/>
          <w:sz w:val="19"/>
          <w:szCs w:val="19"/>
          <w:rPrChange w:id="896" w:author="Alex Rosenzweig" w:date="2022-12-29T15:50:00Z">
            <w:rPr>
              <w:rFonts w:ascii="Arial" w:hAnsi="Arial" w:cs="Arial"/>
            </w:rPr>
          </w:rPrChange>
        </w:rPr>
        <w:t>in a rural area of Pennsylvania</w:t>
      </w:r>
      <w:ins w:id="897" w:author="Alex Rosenzweig" w:date="2022-12-29T17:01:00Z">
        <w:r w:rsidR="00EC254C">
          <w:rPr>
            <w:rFonts w:ascii="Arial" w:hAnsi="Arial" w:cs="Arial"/>
            <w:sz w:val="19"/>
            <w:szCs w:val="19"/>
          </w:rPr>
          <w:t>,</w:t>
        </w:r>
      </w:ins>
      <w:r w:rsidRPr="00263626">
        <w:rPr>
          <w:rFonts w:ascii="Arial" w:hAnsi="Arial" w:cs="Arial"/>
          <w:sz w:val="19"/>
          <w:szCs w:val="19"/>
          <w:rPrChange w:id="898" w:author="Alex Rosenzweig" w:date="2022-12-29T15:50:00Z">
            <w:rPr>
              <w:rFonts w:ascii="Arial" w:hAnsi="Arial" w:cs="Arial"/>
            </w:rPr>
          </w:rPrChange>
        </w:rPr>
        <w:t xml:space="preserve"> in Somerset and Bedford Counties. The project included developing a plan to remove the earth along a small-radius curve while maintaining traffic on the Turnpike throughout the construction activities. </w:t>
      </w:r>
      <w:ins w:id="899" w:author="Alex Rosenzweig" w:date="2022-12-29T17:02:00Z">
        <w:r w:rsidR="00EC254C">
          <w:rPr>
            <w:rFonts w:ascii="Arial" w:hAnsi="Arial" w:cs="Arial"/>
            <w:sz w:val="19"/>
            <w:szCs w:val="19"/>
          </w:rPr>
          <w:t>Mr. Burrell’s r</w:t>
        </w:r>
      </w:ins>
      <w:del w:id="900" w:author="Alex Rosenzweig" w:date="2022-12-29T17:02:00Z">
        <w:r w:rsidRPr="00263626" w:rsidDel="00EC254C">
          <w:rPr>
            <w:rFonts w:ascii="Arial" w:hAnsi="Arial" w:cs="Arial"/>
            <w:sz w:val="19"/>
            <w:szCs w:val="19"/>
            <w:rPrChange w:id="901" w:author="Alex Rosenzweig" w:date="2022-12-29T15:50:00Z">
              <w:rPr>
                <w:rFonts w:ascii="Arial" w:hAnsi="Arial" w:cs="Arial"/>
              </w:rPr>
            </w:rPrChange>
          </w:rPr>
          <w:delText>R</w:delText>
        </w:r>
      </w:del>
      <w:r w:rsidRPr="00263626">
        <w:rPr>
          <w:rFonts w:ascii="Arial" w:hAnsi="Arial" w:cs="Arial"/>
          <w:sz w:val="19"/>
          <w:szCs w:val="19"/>
          <w:rPrChange w:id="902" w:author="Alex Rosenzweig" w:date="2022-12-29T15:50:00Z">
            <w:rPr>
              <w:rFonts w:ascii="Arial" w:hAnsi="Arial" w:cs="Arial"/>
            </w:rPr>
          </w:rPrChange>
        </w:rPr>
        <w:t>esponsibilities included developing a model using InRoads to present the earth removal activities to the client and represent the plan on cross</w:t>
      </w:r>
      <w:ins w:id="903" w:author="Alex Rosenzweig" w:date="2022-12-29T17:02:00Z">
        <w:r w:rsidR="00EC254C">
          <w:rPr>
            <w:rFonts w:ascii="Arial" w:hAnsi="Arial" w:cs="Arial"/>
            <w:sz w:val="19"/>
            <w:szCs w:val="19"/>
          </w:rPr>
          <w:t>-</w:t>
        </w:r>
      </w:ins>
      <w:del w:id="904" w:author="Alex Rosenzweig" w:date="2022-12-29T17:02:00Z">
        <w:r w:rsidRPr="00263626" w:rsidDel="00EC254C">
          <w:rPr>
            <w:rFonts w:ascii="Arial" w:hAnsi="Arial" w:cs="Arial"/>
            <w:sz w:val="19"/>
            <w:szCs w:val="19"/>
            <w:rPrChange w:id="905" w:author="Alex Rosenzweig" w:date="2022-12-29T15:50:00Z">
              <w:rPr>
                <w:rFonts w:ascii="Arial" w:hAnsi="Arial" w:cs="Arial"/>
              </w:rPr>
            </w:rPrChange>
          </w:rPr>
          <w:delText xml:space="preserve"> </w:delText>
        </w:r>
      </w:del>
      <w:r w:rsidRPr="00263626">
        <w:rPr>
          <w:rFonts w:ascii="Arial" w:hAnsi="Arial" w:cs="Arial"/>
          <w:sz w:val="19"/>
          <w:szCs w:val="19"/>
          <w:rPrChange w:id="906" w:author="Alex Rosenzweig" w:date="2022-12-29T15:50:00Z">
            <w:rPr>
              <w:rFonts w:ascii="Arial" w:hAnsi="Arial" w:cs="Arial"/>
            </w:rPr>
          </w:rPrChange>
        </w:rPr>
        <w:t>sections. A</w:t>
      </w:r>
      <w:ins w:id="907" w:author="Alex Rosenzweig" w:date="2022-12-29T17:02:00Z">
        <w:r w:rsidR="00EC254C">
          <w:rPr>
            <w:rFonts w:ascii="Arial" w:hAnsi="Arial" w:cs="Arial"/>
            <w:sz w:val="19"/>
            <w:szCs w:val="19"/>
          </w:rPr>
          <w:t>n a</w:t>
        </w:r>
      </w:ins>
      <w:r w:rsidRPr="00263626">
        <w:rPr>
          <w:rFonts w:ascii="Arial" w:hAnsi="Arial" w:cs="Arial"/>
          <w:sz w:val="19"/>
          <w:szCs w:val="19"/>
          <w:rPrChange w:id="908" w:author="Alex Rosenzweig" w:date="2022-12-29T15:50:00Z">
            <w:rPr>
              <w:rFonts w:ascii="Arial" w:hAnsi="Arial" w:cs="Arial"/>
            </w:rPr>
          </w:rPrChange>
        </w:rPr>
        <w:t xml:space="preserve">dditional responsibility included developing the traffic control plan to perform the work while maintaining traffic on the roadway, including temporary widening to accommodate traffic on the shoulder of the existing pavement through a small-radius curve. </w:t>
      </w:r>
      <w:del w:id="909" w:author="Alex Rosenzweig" w:date="2022-12-29T17:00:00Z">
        <w:r w:rsidRPr="00263626" w:rsidDel="00EC254C">
          <w:rPr>
            <w:rFonts w:ascii="Arial" w:hAnsi="Arial" w:cs="Arial"/>
            <w:sz w:val="19"/>
            <w:szCs w:val="19"/>
            <w:rPrChange w:id="910" w:author="Alex Rosenzweig" w:date="2022-12-29T15:50:00Z">
              <w:rPr>
                <w:rFonts w:ascii="Arial" w:hAnsi="Arial" w:cs="Arial"/>
              </w:rPr>
            </w:rPrChange>
          </w:rPr>
          <w:delText xml:space="preserve">(2013 - 2015) </w:delText>
        </w:r>
      </w:del>
      <w:ins w:id="911" w:author="Alex Rosenzweig" w:date="2022-12-29T16:57:00Z">
        <w:r w:rsidR="00EC254C" w:rsidRPr="006D561B">
          <w:rPr>
            <w:rFonts w:ascii="Arial" w:hAnsi="Arial" w:cs="Arial"/>
            <w:i/>
            <w:iCs/>
            <w:sz w:val="19"/>
            <w:szCs w:val="19"/>
          </w:rPr>
          <w:t xml:space="preserve">Ref: </w:t>
        </w:r>
      </w:ins>
      <w:r w:rsidRPr="00EC254C">
        <w:rPr>
          <w:rFonts w:ascii="Arial" w:hAnsi="Arial" w:cs="Arial"/>
          <w:bCs/>
          <w:i/>
          <w:iCs/>
          <w:sz w:val="19"/>
          <w:szCs w:val="19"/>
          <w:rPrChange w:id="912" w:author="Alex Rosenzweig" w:date="2022-12-29T17:03:00Z">
            <w:rPr>
              <w:rFonts w:ascii="Arial" w:hAnsi="Arial" w:cs="Arial"/>
              <w:b/>
            </w:rPr>
          </w:rPrChange>
        </w:rPr>
        <w:t>Kevin Scheurich, Project Manager, Pennsylvania Turnpike Commission, P.O. Box 67676, Harrisburg, PA 17106</w:t>
      </w:r>
      <w:r w:rsidRPr="00EC254C">
        <w:rPr>
          <w:rFonts w:ascii="Cambria Math" w:hAnsi="Cambria Math" w:cs="Cambria Math"/>
          <w:bCs/>
          <w:i/>
          <w:iCs/>
          <w:sz w:val="19"/>
          <w:szCs w:val="19"/>
          <w:rPrChange w:id="913" w:author="Alex Rosenzweig" w:date="2022-12-29T17:03:00Z">
            <w:rPr>
              <w:rFonts w:ascii="Cambria Math" w:hAnsi="Cambria Math" w:cs="Cambria Math"/>
              <w:b/>
            </w:rPr>
          </w:rPrChange>
        </w:rPr>
        <w:t>‐</w:t>
      </w:r>
      <w:r w:rsidRPr="00EC254C">
        <w:rPr>
          <w:rFonts w:ascii="Arial" w:hAnsi="Arial" w:cs="Arial"/>
          <w:bCs/>
          <w:i/>
          <w:iCs/>
          <w:sz w:val="19"/>
          <w:szCs w:val="19"/>
          <w:rPrChange w:id="914" w:author="Alex Rosenzweig" w:date="2022-12-29T17:03:00Z">
            <w:rPr>
              <w:rFonts w:ascii="Arial" w:hAnsi="Arial" w:cs="Arial"/>
              <w:b/>
            </w:rPr>
          </w:rPrChange>
        </w:rPr>
        <w:t xml:space="preserve">7676, </w:t>
      </w:r>
      <w:del w:id="915" w:author="Alex Rosenzweig" w:date="2022-12-29T17:03:00Z">
        <w:r w:rsidRPr="00EC254C" w:rsidDel="00EC254C">
          <w:rPr>
            <w:rFonts w:ascii="Arial" w:hAnsi="Arial" w:cs="Arial"/>
            <w:bCs/>
            <w:i/>
            <w:iCs/>
            <w:sz w:val="19"/>
            <w:szCs w:val="19"/>
            <w:rPrChange w:id="916" w:author="Alex Rosenzweig" w:date="2022-12-29T17:03:00Z">
              <w:rPr>
                <w:rFonts w:ascii="Arial" w:hAnsi="Arial" w:cs="Arial"/>
                <w:b/>
              </w:rPr>
            </w:rPrChange>
          </w:rPr>
          <w:delText>(</w:delText>
        </w:r>
      </w:del>
      <w:r w:rsidRPr="00EC254C">
        <w:rPr>
          <w:rFonts w:ascii="Arial" w:hAnsi="Arial" w:cs="Arial"/>
          <w:bCs/>
          <w:i/>
          <w:iCs/>
          <w:sz w:val="19"/>
          <w:szCs w:val="19"/>
          <w:rPrChange w:id="917" w:author="Alex Rosenzweig" w:date="2022-12-29T17:03:00Z">
            <w:rPr>
              <w:rFonts w:ascii="Arial" w:hAnsi="Arial" w:cs="Arial"/>
              <w:b/>
            </w:rPr>
          </w:rPrChange>
        </w:rPr>
        <w:t>717</w:t>
      </w:r>
      <w:ins w:id="918" w:author="Alex Rosenzweig" w:date="2022-12-29T17:03:00Z">
        <w:r w:rsidR="00EC254C">
          <w:rPr>
            <w:rFonts w:ascii="Arial" w:hAnsi="Arial" w:cs="Arial"/>
            <w:bCs/>
            <w:i/>
            <w:iCs/>
            <w:sz w:val="19"/>
            <w:szCs w:val="19"/>
          </w:rPr>
          <w:t>.</w:t>
        </w:r>
      </w:ins>
      <w:del w:id="919" w:author="Alex Rosenzweig" w:date="2022-12-29T17:03:00Z">
        <w:r w:rsidRPr="00EC254C" w:rsidDel="00EC254C">
          <w:rPr>
            <w:rFonts w:ascii="Arial" w:hAnsi="Arial" w:cs="Arial"/>
            <w:bCs/>
            <w:i/>
            <w:iCs/>
            <w:sz w:val="19"/>
            <w:szCs w:val="19"/>
            <w:rPrChange w:id="920" w:author="Alex Rosenzweig" w:date="2022-12-29T17:03:00Z">
              <w:rPr>
                <w:rFonts w:ascii="Arial" w:hAnsi="Arial" w:cs="Arial"/>
                <w:b/>
              </w:rPr>
            </w:rPrChange>
          </w:rPr>
          <w:delText xml:space="preserve">) </w:delText>
        </w:r>
      </w:del>
      <w:r w:rsidRPr="00EC254C">
        <w:rPr>
          <w:rFonts w:ascii="Arial" w:hAnsi="Arial" w:cs="Arial"/>
          <w:bCs/>
          <w:i/>
          <w:iCs/>
          <w:sz w:val="19"/>
          <w:szCs w:val="19"/>
          <w:rPrChange w:id="921" w:author="Alex Rosenzweig" w:date="2022-12-29T17:03:00Z">
            <w:rPr>
              <w:rFonts w:ascii="Arial" w:hAnsi="Arial" w:cs="Arial"/>
              <w:b/>
            </w:rPr>
          </w:rPrChange>
        </w:rPr>
        <w:t>939</w:t>
      </w:r>
      <w:ins w:id="922" w:author="Alex Rosenzweig" w:date="2022-12-29T17:03:00Z">
        <w:r w:rsidR="00EC254C">
          <w:rPr>
            <w:rFonts w:ascii="Arial" w:hAnsi="Arial" w:cs="Arial"/>
            <w:bCs/>
            <w:i/>
            <w:iCs/>
            <w:sz w:val="19"/>
            <w:szCs w:val="19"/>
          </w:rPr>
          <w:t>.</w:t>
        </w:r>
      </w:ins>
      <w:del w:id="923" w:author="Alex Rosenzweig" w:date="2022-12-29T17:03:00Z">
        <w:r w:rsidRPr="00EC254C" w:rsidDel="00EC254C">
          <w:rPr>
            <w:rFonts w:ascii="Arial" w:hAnsi="Arial" w:cs="Arial"/>
            <w:bCs/>
            <w:i/>
            <w:iCs/>
            <w:sz w:val="19"/>
            <w:szCs w:val="19"/>
            <w:rPrChange w:id="924" w:author="Alex Rosenzweig" w:date="2022-12-29T17:03:00Z">
              <w:rPr>
                <w:rFonts w:ascii="Arial" w:hAnsi="Arial" w:cs="Arial"/>
                <w:b/>
              </w:rPr>
            </w:rPrChange>
          </w:rPr>
          <w:delText>-</w:delText>
        </w:r>
      </w:del>
      <w:r w:rsidRPr="00EC254C">
        <w:rPr>
          <w:rFonts w:ascii="Arial" w:hAnsi="Arial" w:cs="Arial"/>
          <w:bCs/>
          <w:i/>
          <w:iCs/>
          <w:sz w:val="19"/>
          <w:szCs w:val="19"/>
          <w:rPrChange w:id="925" w:author="Alex Rosenzweig" w:date="2022-12-29T17:03:00Z">
            <w:rPr>
              <w:rFonts w:ascii="Arial" w:hAnsi="Arial" w:cs="Arial"/>
              <w:b/>
            </w:rPr>
          </w:rPrChange>
        </w:rPr>
        <w:t>9551, ext. 5775</w:t>
      </w:r>
      <w:r w:rsidRPr="00263626">
        <w:rPr>
          <w:rFonts w:ascii="Arial" w:hAnsi="Arial" w:cs="Arial"/>
          <w:b/>
          <w:sz w:val="19"/>
          <w:szCs w:val="19"/>
          <w:rPrChange w:id="926" w:author="Alex Rosenzweig" w:date="2022-12-29T15:50:00Z">
            <w:rPr>
              <w:rFonts w:ascii="Arial" w:hAnsi="Arial" w:cs="Arial"/>
              <w:b/>
            </w:rPr>
          </w:rPrChange>
        </w:rPr>
        <w:t xml:space="preserve">, </w:t>
      </w:r>
      <w:del w:id="927" w:author="Alex Rosenzweig" w:date="2022-12-29T16:57:00Z">
        <w:r w:rsidRPr="00263626" w:rsidDel="00EC254C">
          <w:rPr>
            <w:rFonts w:ascii="Arial" w:hAnsi="Arial" w:cs="Arial"/>
            <w:b/>
            <w:sz w:val="19"/>
            <w:szCs w:val="19"/>
            <w:rPrChange w:id="928" w:author="Alex Rosenzweig" w:date="2022-12-29T15:50:00Z">
              <w:rPr>
                <w:rFonts w:ascii="Arial" w:hAnsi="Arial" w:cs="Arial"/>
                <w:b/>
              </w:rPr>
            </w:rPrChange>
          </w:rPr>
          <w:fldChar w:fldCharType="begin"/>
        </w:r>
        <w:r w:rsidRPr="00263626" w:rsidDel="00EC254C">
          <w:rPr>
            <w:rFonts w:ascii="Arial" w:hAnsi="Arial" w:cs="Arial"/>
            <w:b/>
            <w:sz w:val="19"/>
            <w:szCs w:val="19"/>
            <w:rPrChange w:id="929" w:author="Alex Rosenzweig" w:date="2022-12-29T15:50:00Z">
              <w:rPr>
                <w:rFonts w:ascii="Arial" w:hAnsi="Arial" w:cs="Arial"/>
                <w:b/>
              </w:rPr>
            </w:rPrChange>
          </w:rPr>
          <w:delInstrText xml:space="preserve"> HYPERLINK "mailto:kscheuri@paturnpike.com" </w:delInstrText>
        </w:r>
        <w:r w:rsidRPr="00263626" w:rsidDel="00EC254C">
          <w:rPr>
            <w:rFonts w:ascii="Arial" w:hAnsi="Arial" w:cs="Arial"/>
            <w:b/>
            <w:sz w:val="19"/>
            <w:szCs w:val="19"/>
            <w:rPrChange w:id="930" w:author="Alex Rosenzweig" w:date="2022-12-29T15:50:00Z">
              <w:rPr>
                <w:rFonts w:ascii="Arial" w:hAnsi="Arial" w:cs="Arial"/>
                <w:b/>
              </w:rPr>
            </w:rPrChange>
          </w:rPr>
          <w:fldChar w:fldCharType="separate"/>
        </w:r>
        <w:r w:rsidRPr="00EC254C" w:rsidDel="00EC254C">
          <w:rPr>
            <w:rFonts w:ascii="Arial" w:hAnsi="Arial" w:cs="Arial"/>
            <w:b/>
            <w:sz w:val="19"/>
            <w:szCs w:val="19"/>
            <w:rPrChange w:id="931" w:author="Alex Rosenzweig" w:date="2022-12-29T16:57:00Z">
              <w:rPr>
                <w:rStyle w:val="Hyperlink"/>
                <w:rFonts w:ascii="Arial" w:hAnsi="Arial" w:cs="Arial"/>
                <w:b/>
              </w:rPr>
            </w:rPrChange>
          </w:rPr>
          <w:delText>kscheuri@paturnpike.com</w:delText>
        </w:r>
        <w:r w:rsidRPr="00263626" w:rsidDel="00EC254C">
          <w:rPr>
            <w:rFonts w:ascii="Arial" w:hAnsi="Arial" w:cs="Arial"/>
            <w:b/>
            <w:sz w:val="19"/>
            <w:szCs w:val="19"/>
            <w:rPrChange w:id="932" w:author="Alex Rosenzweig" w:date="2022-12-29T15:50:00Z">
              <w:rPr>
                <w:rFonts w:ascii="Arial" w:hAnsi="Arial" w:cs="Arial"/>
                <w:b/>
              </w:rPr>
            </w:rPrChange>
          </w:rPr>
          <w:fldChar w:fldCharType="end"/>
        </w:r>
      </w:del>
      <w:ins w:id="933" w:author="Alex Rosenzweig" w:date="2022-12-29T17:00:00Z">
        <w:r w:rsidR="00EC254C" w:rsidRPr="00EC254C">
          <w:rPr>
            <w:rFonts w:ascii="Arial" w:hAnsi="Arial" w:cs="Arial"/>
            <w:b/>
            <w:sz w:val="19"/>
            <w:szCs w:val="19"/>
            <w:rPrChange w:id="934" w:author="Alex Rosenzweig" w:date="2022-12-29T17:00:00Z">
              <w:rPr>
                <w:rStyle w:val="Hyperlink"/>
                <w:rFonts w:ascii="Arial" w:hAnsi="Arial" w:cs="Arial"/>
                <w:b/>
              </w:rPr>
            </w:rPrChange>
          </w:rPr>
          <w:t>kscheuri@paturnpike.com</w:t>
        </w:r>
        <w:r w:rsidR="00EC254C">
          <w:rPr>
            <w:rFonts w:ascii="Arial" w:hAnsi="Arial" w:cs="Arial"/>
            <w:b/>
            <w:sz w:val="19"/>
            <w:szCs w:val="19"/>
          </w:rPr>
          <w:t xml:space="preserve">  </w:t>
        </w:r>
        <w:r w:rsidR="00EC254C" w:rsidRPr="006966D0">
          <w:rPr>
            <w:rFonts w:ascii="Arial" w:hAnsi="Arial" w:cs="Arial"/>
            <w:sz w:val="19"/>
            <w:szCs w:val="19"/>
          </w:rPr>
          <w:t>(2013 - 2015)</w:t>
        </w:r>
      </w:ins>
    </w:p>
    <w:p w:rsidR="00455043" w:rsidRPr="00263626" w:rsidRDefault="00455043" w:rsidP="00455043">
      <w:pPr>
        <w:pStyle w:val="ListBullet"/>
        <w:numPr>
          <w:ilvl w:val="0"/>
          <w:numId w:val="0"/>
        </w:numPr>
        <w:spacing w:after="0" w:line="240" w:lineRule="auto"/>
        <w:jc w:val="both"/>
        <w:rPr>
          <w:rFonts w:ascii="Arial" w:hAnsi="Arial" w:cs="Arial"/>
          <w:b/>
          <w:bCs/>
          <w:sz w:val="19"/>
          <w:szCs w:val="19"/>
          <w:rPrChange w:id="935" w:author="Alex Rosenzweig" w:date="2022-12-29T15:50:00Z">
            <w:rPr>
              <w:rFonts w:ascii="Arial" w:hAnsi="Arial" w:cs="Arial"/>
              <w:b/>
              <w:bCs/>
              <w:sz w:val="20"/>
              <w:szCs w:val="20"/>
            </w:rPr>
          </w:rPrChange>
        </w:rPr>
      </w:pPr>
    </w:p>
    <w:p w:rsidR="00EC254C" w:rsidRPr="009E7A6C" w:rsidRDefault="00EC254C" w:rsidP="00EC254C">
      <w:pPr>
        <w:pStyle w:val="ListBullet"/>
        <w:numPr>
          <w:ilvl w:val="0"/>
          <w:numId w:val="0"/>
        </w:numPr>
        <w:pBdr>
          <w:top w:val="single" w:sz="4" w:space="1" w:color="auto"/>
        </w:pBdr>
        <w:spacing w:after="0" w:line="240" w:lineRule="auto"/>
        <w:jc w:val="both"/>
        <w:rPr>
          <w:ins w:id="936" w:author="Alex Rosenzweig" w:date="2022-12-29T17:04:00Z"/>
          <w:rFonts w:ascii="Arial" w:hAnsi="Arial" w:cs="Arial"/>
          <w:b/>
          <w:bCs/>
          <w:color w:val="FF0000"/>
          <w:sz w:val="19"/>
          <w:szCs w:val="19"/>
          <w:highlight w:val="yellow"/>
        </w:rPr>
        <w:pPrChange w:id="937" w:author="Alex Rosenzweig" w:date="2022-12-29T17:04:00Z">
          <w:pPr>
            <w:pStyle w:val="ListBullet"/>
            <w:numPr>
              <w:numId w:val="0"/>
            </w:numPr>
            <w:tabs>
              <w:tab w:val="clear" w:pos="360"/>
            </w:tabs>
            <w:spacing w:after="0" w:line="240" w:lineRule="auto"/>
            <w:ind w:left="0" w:firstLine="0"/>
            <w:jc w:val="both"/>
          </w:pPr>
        </w:pPrChange>
      </w:pPr>
      <w:ins w:id="938" w:author="Alex Rosenzweig" w:date="2022-12-29T17:04:00Z">
        <w:r w:rsidRPr="009E7A6C">
          <w:rPr>
            <w:rFonts w:ascii="Arial" w:hAnsi="Arial" w:cs="Arial"/>
            <w:b/>
            <w:bCs/>
            <w:color w:val="FF0000"/>
            <w:sz w:val="19"/>
            <w:szCs w:val="19"/>
            <w:highlight w:val="yellow"/>
          </w:rPr>
          <w:t>Previous Employer | URS:</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455043" w:rsidRPr="00263626" w:rsidDel="00EC254C" w:rsidTr="000B6685">
        <w:trPr>
          <w:del w:id="939" w:author="Alex Rosenzweig" w:date="2022-12-29T17:04:00Z"/>
        </w:trPr>
        <w:tc>
          <w:tcPr>
            <w:tcW w:w="10296" w:type="dxa"/>
            <w:tcBorders>
              <w:top w:val="single" w:sz="4" w:space="0" w:color="auto"/>
              <w:left w:val="nil"/>
              <w:bottom w:val="nil"/>
              <w:right w:val="nil"/>
            </w:tcBorders>
          </w:tcPr>
          <w:p w:rsidR="00455043" w:rsidRPr="00263626" w:rsidDel="00EC254C" w:rsidRDefault="00455043" w:rsidP="000B6685">
            <w:pPr>
              <w:pStyle w:val="ListBullet"/>
              <w:numPr>
                <w:ilvl w:val="0"/>
                <w:numId w:val="0"/>
              </w:numPr>
              <w:spacing w:after="0" w:line="240" w:lineRule="auto"/>
              <w:jc w:val="both"/>
              <w:rPr>
                <w:del w:id="940" w:author="Alex Rosenzweig" w:date="2022-12-29T17:04:00Z"/>
                <w:rFonts w:ascii="Arial" w:hAnsi="Arial" w:cs="Arial"/>
                <w:b/>
                <w:bCs/>
                <w:color w:val="FF0000"/>
                <w:sz w:val="19"/>
                <w:szCs w:val="19"/>
                <w:highlight w:val="yellow"/>
                <w:rPrChange w:id="941" w:author="Alex Rosenzweig" w:date="2022-12-29T15:50:00Z">
                  <w:rPr>
                    <w:del w:id="942" w:author="Alex Rosenzweig" w:date="2022-12-29T17:04:00Z"/>
                    <w:rFonts w:ascii="Arial" w:hAnsi="Arial" w:cs="Arial"/>
                    <w:b/>
                    <w:bCs/>
                    <w:color w:val="FF0000"/>
                    <w:sz w:val="20"/>
                    <w:szCs w:val="20"/>
                    <w:highlight w:val="yellow"/>
                  </w:rPr>
                </w:rPrChange>
              </w:rPr>
            </w:pPr>
            <w:del w:id="943" w:author="Alex Rosenzweig" w:date="2022-12-29T17:04:00Z">
              <w:r w:rsidRPr="00263626" w:rsidDel="00EC254C">
                <w:rPr>
                  <w:rFonts w:ascii="Arial" w:hAnsi="Arial" w:cs="Arial"/>
                  <w:b/>
                  <w:bCs/>
                  <w:color w:val="FF0000"/>
                  <w:sz w:val="19"/>
                  <w:szCs w:val="19"/>
                  <w:highlight w:val="yellow"/>
                  <w:rPrChange w:id="944" w:author="Alex Rosenzweig" w:date="2022-12-29T15:50:00Z">
                    <w:rPr>
                      <w:rFonts w:ascii="Arial" w:hAnsi="Arial" w:cs="Arial"/>
                      <w:b/>
                      <w:bCs/>
                      <w:color w:val="FF0000"/>
                      <w:sz w:val="20"/>
                      <w:szCs w:val="20"/>
                      <w:highlight w:val="yellow"/>
                    </w:rPr>
                  </w:rPrChange>
                </w:rPr>
                <w:delText>Previous Employer</w:delText>
              </w:r>
              <w:r w:rsidR="003C0D99" w:rsidRPr="00263626" w:rsidDel="00EC254C">
                <w:rPr>
                  <w:rFonts w:ascii="Arial" w:hAnsi="Arial" w:cs="Arial"/>
                  <w:b/>
                  <w:bCs/>
                  <w:color w:val="FF0000"/>
                  <w:sz w:val="19"/>
                  <w:szCs w:val="19"/>
                  <w:highlight w:val="yellow"/>
                  <w:rPrChange w:id="945" w:author="Alex Rosenzweig" w:date="2022-12-29T15:50:00Z">
                    <w:rPr>
                      <w:rFonts w:ascii="Arial" w:hAnsi="Arial" w:cs="Arial"/>
                      <w:b/>
                      <w:bCs/>
                      <w:color w:val="FF0000"/>
                      <w:sz w:val="20"/>
                      <w:szCs w:val="20"/>
                      <w:highlight w:val="yellow"/>
                    </w:rPr>
                  </w:rPrChange>
                </w:rPr>
                <w:delText xml:space="preserve"> | </w:delText>
              </w:r>
              <w:r w:rsidRPr="00263626" w:rsidDel="00EC254C">
                <w:rPr>
                  <w:rFonts w:ascii="Arial" w:hAnsi="Arial" w:cs="Arial"/>
                  <w:b/>
                  <w:bCs/>
                  <w:color w:val="FF0000"/>
                  <w:sz w:val="19"/>
                  <w:szCs w:val="19"/>
                  <w:highlight w:val="yellow"/>
                  <w:rPrChange w:id="946" w:author="Alex Rosenzweig" w:date="2022-12-29T15:50:00Z">
                    <w:rPr>
                      <w:rFonts w:ascii="Arial" w:hAnsi="Arial" w:cs="Arial"/>
                      <w:b/>
                      <w:bCs/>
                      <w:color w:val="FF0000"/>
                      <w:sz w:val="20"/>
                      <w:szCs w:val="20"/>
                      <w:highlight w:val="yellow"/>
                    </w:rPr>
                  </w:rPrChange>
                </w:rPr>
                <w:delText>URS:</w:delText>
              </w:r>
            </w:del>
          </w:p>
        </w:tc>
      </w:tr>
    </w:tbl>
    <w:p w:rsidR="00455043" w:rsidRPr="00263626" w:rsidRDefault="00455043" w:rsidP="00455043">
      <w:pPr>
        <w:pStyle w:val="ListBullet"/>
        <w:numPr>
          <w:ilvl w:val="0"/>
          <w:numId w:val="0"/>
        </w:numPr>
        <w:spacing w:after="0" w:line="240" w:lineRule="auto"/>
        <w:jc w:val="both"/>
        <w:rPr>
          <w:rFonts w:ascii="Arial" w:hAnsi="Arial" w:cs="Arial"/>
          <w:b/>
          <w:bCs/>
          <w:color w:val="FF0000"/>
          <w:sz w:val="19"/>
          <w:szCs w:val="19"/>
          <w:rPrChange w:id="947" w:author="Alex Rosenzweig" w:date="2022-12-29T15:50:00Z">
            <w:rPr>
              <w:rFonts w:ascii="Arial" w:hAnsi="Arial" w:cs="Arial"/>
              <w:b/>
              <w:bCs/>
              <w:color w:val="FF0000"/>
              <w:sz w:val="20"/>
              <w:szCs w:val="20"/>
            </w:rPr>
          </w:rPrChange>
        </w:rPr>
      </w:pPr>
    </w:p>
    <w:p w:rsidR="00603082" w:rsidRPr="00263626" w:rsidRDefault="00603082" w:rsidP="00603082">
      <w:pPr>
        <w:jc w:val="both"/>
        <w:rPr>
          <w:rFonts w:ascii="Arial" w:hAnsi="Arial" w:cs="Arial"/>
          <w:sz w:val="19"/>
          <w:szCs w:val="19"/>
          <w:rPrChange w:id="948" w:author="Alex Rosenzweig" w:date="2022-12-29T15:50:00Z">
            <w:rPr>
              <w:rFonts w:ascii="Arial" w:hAnsi="Arial" w:cs="Arial"/>
            </w:rPr>
          </w:rPrChange>
        </w:rPr>
      </w:pPr>
      <w:del w:id="949" w:author="Alex Rosenzweig" w:date="2022-12-29T17:05:00Z">
        <w:r w:rsidRPr="00263626" w:rsidDel="002C0832">
          <w:rPr>
            <w:rFonts w:ascii="Arial" w:hAnsi="Arial" w:cs="Arial"/>
            <w:b/>
            <w:bCs/>
            <w:sz w:val="19"/>
            <w:szCs w:val="19"/>
            <w:rPrChange w:id="950" w:author="Alex Rosenzweig" w:date="2022-12-29T15:50:00Z">
              <w:rPr>
                <w:rFonts w:ascii="Arial" w:hAnsi="Arial" w:cs="Arial"/>
                <w:b/>
                <w:bCs/>
              </w:rPr>
            </w:rPrChange>
          </w:rPr>
          <w:delText>Pennsylvania Department of Transportation</w:delText>
        </w:r>
        <w:r w:rsidR="00AC34E2" w:rsidRPr="00263626" w:rsidDel="002C0832">
          <w:rPr>
            <w:rFonts w:ascii="Arial" w:hAnsi="Arial" w:cs="Arial"/>
            <w:b/>
            <w:bCs/>
            <w:sz w:val="19"/>
            <w:szCs w:val="19"/>
            <w:rPrChange w:id="951" w:author="Alex Rosenzweig" w:date="2022-12-29T15:50:00Z">
              <w:rPr>
                <w:rFonts w:ascii="Arial" w:hAnsi="Arial" w:cs="Arial"/>
                <w:b/>
                <w:bCs/>
              </w:rPr>
            </w:rPrChange>
          </w:rPr>
          <w:delText xml:space="preserve"> </w:delText>
        </w:r>
        <w:r w:rsidR="00AC34E2" w:rsidRPr="00263626" w:rsidDel="002C0832">
          <w:rPr>
            <w:rFonts w:ascii="Arial" w:hAnsi="Arial" w:cs="Arial"/>
            <w:b/>
            <w:sz w:val="19"/>
            <w:szCs w:val="19"/>
            <w:rPrChange w:id="952" w:author="Alex Rosenzweig" w:date="2022-12-29T15:50:00Z">
              <w:rPr>
                <w:rFonts w:ascii="Arial" w:hAnsi="Arial" w:cs="Arial"/>
                <w:b/>
              </w:rPr>
            </w:rPrChange>
          </w:rPr>
          <w:delText>(</w:delText>
        </w:r>
      </w:del>
      <w:r w:rsidR="00AC34E2" w:rsidRPr="00263626">
        <w:rPr>
          <w:rFonts w:ascii="Arial" w:hAnsi="Arial" w:cs="Arial"/>
          <w:b/>
          <w:sz w:val="19"/>
          <w:szCs w:val="19"/>
          <w:rPrChange w:id="953" w:author="Alex Rosenzweig" w:date="2022-12-29T15:50:00Z">
            <w:rPr>
              <w:rFonts w:ascii="Arial" w:hAnsi="Arial" w:cs="Arial"/>
              <w:b/>
            </w:rPr>
          </w:rPrChange>
        </w:rPr>
        <w:t>PennDOT</w:t>
      </w:r>
      <w:del w:id="954" w:author="Alex Rosenzweig" w:date="2022-12-29T17:05:00Z">
        <w:r w:rsidR="00AC34E2" w:rsidRPr="00263626" w:rsidDel="002C0832">
          <w:rPr>
            <w:rFonts w:ascii="Arial" w:hAnsi="Arial" w:cs="Arial"/>
            <w:b/>
            <w:sz w:val="19"/>
            <w:szCs w:val="19"/>
            <w:rPrChange w:id="955" w:author="Alex Rosenzweig" w:date="2022-12-29T15:50:00Z">
              <w:rPr>
                <w:rFonts w:ascii="Arial" w:hAnsi="Arial" w:cs="Arial"/>
                <w:b/>
              </w:rPr>
            </w:rPrChange>
          </w:rPr>
          <w:delText>),</w:delText>
        </w:r>
      </w:del>
      <w:r w:rsidRPr="00263626">
        <w:rPr>
          <w:rFonts w:ascii="Arial" w:hAnsi="Arial" w:cs="Arial"/>
          <w:b/>
          <w:bCs/>
          <w:sz w:val="19"/>
          <w:szCs w:val="19"/>
          <w:rPrChange w:id="956" w:author="Alex Rosenzweig" w:date="2022-12-29T15:50:00Z">
            <w:rPr>
              <w:rFonts w:ascii="Arial" w:hAnsi="Arial" w:cs="Arial"/>
              <w:b/>
              <w:bCs/>
            </w:rPr>
          </w:rPrChange>
        </w:rPr>
        <w:t>, Engineering District 6-0, SR 0095, Section GR0</w:t>
      </w:r>
      <w:ins w:id="957" w:author="Alex Rosenzweig" w:date="2022-12-29T17:05:00Z">
        <w:r w:rsidR="002C0832">
          <w:rPr>
            <w:rFonts w:ascii="Arial" w:hAnsi="Arial" w:cs="Arial"/>
            <w:b/>
            <w:bCs/>
            <w:sz w:val="19"/>
            <w:szCs w:val="19"/>
          </w:rPr>
          <w:t xml:space="preserve"> -</w:t>
        </w:r>
      </w:ins>
      <w:del w:id="958" w:author="Alex Rosenzweig" w:date="2022-12-29T17:05:00Z">
        <w:r w:rsidRPr="00263626" w:rsidDel="002C0832">
          <w:rPr>
            <w:rFonts w:ascii="Arial" w:hAnsi="Arial" w:cs="Arial"/>
            <w:sz w:val="19"/>
            <w:szCs w:val="19"/>
            <w:rPrChange w:id="959" w:author="Alex Rosenzweig" w:date="2022-12-29T15:50:00Z">
              <w:rPr>
                <w:rFonts w:ascii="Arial" w:hAnsi="Arial" w:cs="Arial"/>
              </w:rPr>
            </w:rPrChange>
          </w:rPr>
          <w:delText xml:space="preserve"> –</w:delText>
        </w:r>
      </w:del>
      <w:r w:rsidRPr="00263626">
        <w:rPr>
          <w:rFonts w:ascii="Arial" w:hAnsi="Arial" w:cs="Arial"/>
          <w:sz w:val="19"/>
          <w:szCs w:val="19"/>
          <w:rPrChange w:id="960" w:author="Alex Rosenzweig" w:date="2022-12-29T15:50:00Z">
            <w:rPr>
              <w:rFonts w:ascii="Arial" w:hAnsi="Arial" w:cs="Arial"/>
            </w:rPr>
          </w:rPrChange>
        </w:rPr>
        <w:t xml:space="preserve"> Highway Engineer for the design of a temporary off-ramp and roadway realignment to prepare for future construction activities within the corridor. The construction cost for the project was approximately $9 million. The project included the proposed ramp, the realignment of the adjoining roadway, drainage and lighting improvements, and utility relocations. </w:t>
      </w:r>
      <w:ins w:id="961" w:author="Alex Rosenzweig" w:date="2022-12-29T17:06:00Z">
        <w:r w:rsidR="002C0832">
          <w:rPr>
            <w:rFonts w:ascii="Arial" w:hAnsi="Arial" w:cs="Arial"/>
            <w:sz w:val="19"/>
            <w:szCs w:val="19"/>
          </w:rPr>
          <w:t>Mr. Burrell’s r</w:t>
        </w:r>
      </w:ins>
      <w:del w:id="962" w:author="Alex Rosenzweig" w:date="2022-12-29T17:06:00Z">
        <w:r w:rsidRPr="00263626" w:rsidDel="002C0832">
          <w:rPr>
            <w:rFonts w:ascii="Arial" w:hAnsi="Arial" w:cs="Arial"/>
            <w:sz w:val="19"/>
            <w:szCs w:val="19"/>
            <w:rPrChange w:id="963" w:author="Alex Rosenzweig" w:date="2022-12-29T15:50:00Z">
              <w:rPr>
                <w:rFonts w:ascii="Arial" w:hAnsi="Arial" w:cs="Arial"/>
              </w:rPr>
            </w:rPrChange>
          </w:rPr>
          <w:delText>R</w:delText>
        </w:r>
      </w:del>
      <w:r w:rsidRPr="00263626">
        <w:rPr>
          <w:rFonts w:ascii="Arial" w:hAnsi="Arial" w:cs="Arial"/>
          <w:sz w:val="19"/>
          <w:szCs w:val="19"/>
          <w:rPrChange w:id="964" w:author="Alex Rosenzweig" w:date="2022-12-29T15:50:00Z">
            <w:rPr>
              <w:rFonts w:ascii="Arial" w:hAnsi="Arial" w:cs="Arial"/>
            </w:rPr>
          </w:rPrChange>
        </w:rPr>
        <w:t>esponsibilities included the design of the roadway alignments, utility coordination, drainage design, traffic control, signing and pavement marking, and the development of the right-of-way plans, preliminary and final design plans, specifications, and estimate</w:t>
      </w:r>
      <w:ins w:id="965" w:author="Alex Rosenzweig" w:date="2022-12-29T17:06:00Z">
        <w:r w:rsidR="002C0832">
          <w:rPr>
            <w:rFonts w:ascii="Arial" w:hAnsi="Arial" w:cs="Arial"/>
            <w:sz w:val="19"/>
            <w:szCs w:val="19"/>
          </w:rPr>
          <w:t>s</w:t>
        </w:r>
      </w:ins>
      <w:r w:rsidRPr="00263626">
        <w:rPr>
          <w:rFonts w:ascii="Arial" w:hAnsi="Arial" w:cs="Arial"/>
          <w:sz w:val="19"/>
          <w:szCs w:val="19"/>
          <w:rPrChange w:id="966" w:author="Alex Rosenzweig" w:date="2022-12-29T15:50:00Z">
            <w:rPr>
              <w:rFonts w:ascii="Arial" w:hAnsi="Arial" w:cs="Arial"/>
            </w:rPr>
          </w:rPrChange>
        </w:rPr>
        <w:t>.</w:t>
      </w:r>
      <w:r w:rsidRPr="00263626">
        <w:rPr>
          <w:rFonts w:ascii="Arial" w:hAnsi="Arial" w:cs="Arial"/>
          <w:color w:val="000000"/>
          <w:kern w:val="20"/>
          <w:sz w:val="19"/>
          <w:szCs w:val="19"/>
          <w:rPrChange w:id="967" w:author="Alex Rosenzweig" w:date="2022-12-29T15:50:00Z">
            <w:rPr>
              <w:rFonts w:ascii="Arial" w:hAnsi="Arial" w:cs="Arial"/>
              <w:color w:val="000000"/>
              <w:kern w:val="20"/>
            </w:rPr>
          </w:rPrChange>
        </w:rPr>
        <w:t xml:space="preserve"> </w:t>
      </w:r>
      <w:ins w:id="968" w:author="Alex Rosenzweig" w:date="2022-12-29T17:06:00Z">
        <w:r w:rsidR="002C0832">
          <w:rPr>
            <w:rFonts w:ascii="Arial" w:hAnsi="Arial" w:cs="Arial"/>
            <w:color w:val="000000"/>
            <w:kern w:val="20"/>
            <w:sz w:val="19"/>
            <w:szCs w:val="19"/>
          </w:rPr>
          <w:t xml:space="preserve"> </w:t>
        </w:r>
      </w:ins>
      <w:r w:rsidRPr="00263626">
        <w:rPr>
          <w:rFonts w:ascii="Arial" w:hAnsi="Arial" w:cs="Arial"/>
          <w:color w:val="000000"/>
          <w:kern w:val="20"/>
          <w:sz w:val="19"/>
          <w:szCs w:val="19"/>
          <w:rPrChange w:id="969" w:author="Alex Rosenzweig" w:date="2022-12-29T15:50:00Z">
            <w:rPr>
              <w:rFonts w:ascii="Arial" w:hAnsi="Arial" w:cs="Arial"/>
              <w:color w:val="000000"/>
              <w:kern w:val="20"/>
            </w:rPr>
          </w:rPrChange>
        </w:rPr>
        <w:t>(</w:t>
      </w:r>
      <w:r w:rsidRPr="00263626">
        <w:rPr>
          <w:rFonts w:ascii="Arial" w:hAnsi="Arial" w:cs="Arial"/>
          <w:sz w:val="19"/>
          <w:szCs w:val="19"/>
          <w:rPrChange w:id="970" w:author="Alex Rosenzweig" w:date="2022-12-29T15:50:00Z">
            <w:rPr>
              <w:rFonts w:ascii="Arial" w:hAnsi="Arial" w:cs="Arial"/>
            </w:rPr>
          </w:rPrChange>
        </w:rPr>
        <w:t>2007 - 2009)</w:t>
      </w:r>
    </w:p>
    <w:p w:rsidR="00603082" w:rsidRPr="00263626" w:rsidRDefault="00603082" w:rsidP="00603082">
      <w:pPr>
        <w:jc w:val="both"/>
        <w:rPr>
          <w:rFonts w:ascii="Arial" w:hAnsi="Arial" w:cs="Arial"/>
          <w:sz w:val="19"/>
          <w:szCs w:val="19"/>
          <w:rPrChange w:id="971" w:author="Alex Rosenzweig" w:date="2022-12-29T15:50:00Z">
            <w:rPr>
              <w:rFonts w:ascii="Arial" w:hAnsi="Arial" w:cs="Arial"/>
            </w:rPr>
          </w:rPrChange>
        </w:rPr>
      </w:pPr>
    </w:p>
    <w:p w:rsidR="00564AA7" w:rsidRPr="00263626" w:rsidRDefault="00564AA7" w:rsidP="00603082">
      <w:pPr>
        <w:jc w:val="both"/>
        <w:rPr>
          <w:rFonts w:ascii="Arial" w:hAnsi="Arial" w:cs="Arial"/>
          <w:sz w:val="19"/>
          <w:szCs w:val="19"/>
          <w:rPrChange w:id="972" w:author="Alex Rosenzweig" w:date="2022-12-29T15:50:00Z">
            <w:rPr>
              <w:rFonts w:ascii="Arial" w:hAnsi="Arial" w:cs="Arial"/>
            </w:rPr>
          </w:rPrChange>
        </w:rPr>
      </w:pPr>
      <w:del w:id="973" w:author="Alex Rosenzweig" w:date="2022-12-29T17:07:00Z">
        <w:r w:rsidRPr="00263626" w:rsidDel="002C0832">
          <w:rPr>
            <w:rFonts w:ascii="Arial" w:hAnsi="Arial" w:cs="Arial"/>
            <w:b/>
            <w:bCs/>
            <w:sz w:val="19"/>
            <w:szCs w:val="19"/>
            <w:highlight w:val="yellow"/>
            <w:rPrChange w:id="974" w:author="Alex Rosenzweig" w:date="2022-12-29T15:50:00Z">
              <w:rPr>
                <w:rFonts w:ascii="Arial" w:hAnsi="Arial" w:cs="Arial"/>
                <w:b/>
                <w:bCs/>
                <w:highlight w:val="yellow"/>
              </w:rPr>
            </w:rPrChange>
          </w:rPr>
          <w:delText>Pennsylvania Department of Transportation</w:delText>
        </w:r>
        <w:r w:rsidR="00AC34E2" w:rsidRPr="00263626" w:rsidDel="002C0832">
          <w:rPr>
            <w:rFonts w:ascii="Arial" w:hAnsi="Arial" w:cs="Arial"/>
            <w:b/>
            <w:sz w:val="19"/>
            <w:szCs w:val="19"/>
            <w:rPrChange w:id="975" w:author="Alex Rosenzweig" w:date="2022-12-29T15:50:00Z">
              <w:rPr>
                <w:rFonts w:ascii="Arial" w:hAnsi="Arial" w:cs="Arial"/>
                <w:b/>
              </w:rPr>
            </w:rPrChange>
          </w:rPr>
          <w:delText>(</w:delText>
        </w:r>
      </w:del>
      <w:r w:rsidR="00AC34E2" w:rsidRPr="00263626">
        <w:rPr>
          <w:rFonts w:ascii="Arial" w:hAnsi="Arial" w:cs="Arial"/>
          <w:b/>
          <w:sz w:val="19"/>
          <w:szCs w:val="19"/>
          <w:rPrChange w:id="976" w:author="Alex Rosenzweig" w:date="2022-12-29T15:50:00Z">
            <w:rPr>
              <w:rFonts w:ascii="Arial" w:hAnsi="Arial" w:cs="Arial"/>
              <w:b/>
            </w:rPr>
          </w:rPrChange>
        </w:rPr>
        <w:t>PennDOT</w:t>
      </w:r>
      <w:del w:id="977" w:author="Alex Rosenzweig" w:date="2022-12-29T17:07:00Z">
        <w:r w:rsidR="00AC34E2" w:rsidRPr="00263626" w:rsidDel="002C0832">
          <w:rPr>
            <w:rFonts w:ascii="Arial" w:hAnsi="Arial" w:cs="Arial"/>
            <w:b/>
            <w:sz w:val="19"/>
            <w:szCs w:val="19"/>
            <w:rPrChange w:id="978" w:author="Alex Rosenzweig" w:date="2022-12-29T15:50:00Z">
              <w:rPr>
                <w:rFonts w:ascii="Arial" w:hAnsi="Arial" w:cs="Arial"/>
                <w:b/>
              </w:rPr>
            </w:rPrChange>
          </w:rPr>
          <w:delText>)</w:delText>
        </w:r>
      </w:del>
      <w:r w:rsidR="00AC34E2" w:rsidRPr="00263626">
        <w:rPr>
          <w:rFonts w:ascii="Arial" w:hAnsi="Arial" w:cs="Arial"/>
          <w:b/>
          <w:sz w:val="19"/>
          <w:szCs w:val="19"/>
          <w:rPrChange w:id="979" w:author="Alex Rosenzweig" w:date="2022-12-29T15:50:00Z">
            <w:rPr>
              <w:rFonts w:ascii="Arial" w:hAnsi="Arial" w:cs="Arial"/>
              <w:b/>
            </w:rPr>
          </w:rPrChange>
        </w:rPr>
        <w:t xml:space="preserve">, </w:t>
      </w:r>
      <w:r w:rsidRPr="00263626">
        <w:rPr>
          <w:rFonts w:ascii="Arial" w:hAnsi="Arial" w:cs="Arial"/>
          <w:b/>
          <w:bCs/>
          <w:sz w:val="19"/>
          <w:szCs w:val="19"/>
          <w:highlight w:val="yellow"/>
          <w:rPrChange w:id="980" w:author="Alex Rosenzweig" w:date="2022-12-29T15:50:00Z">
            <w:rPr>
              <w:rFonts w:ascii="Arial" w:hAnsi="Arial" w:cs="Arial"/>
              <w:b/>
              <w:bCs/>
              <w:highlight w:val="yellow"/>
            </w:rPr>
          </w:rPrChange>
        </w:rPr>
        <w:t xml:space="preserve"> Engineering District 6-0, SR 0095, Section GR1</w:t>
      </w:r>
      <w:r w:rsidRPr="00263626">
        <w:rPr>
          <w:rFonts w:ascii="Arial" w:hAnsi="Arial" w:cs="Arial"/>
          <w:sz w:val="19"/>
          <w:szCs w:val="19"/>
          <w:highlight w:val="yellow"/>
          <w:rPrChange w:id="981" w:author="Alex Rosenzweig" w:date="2022-12-29T15:50:00Z">
            <w:rPr>
              <w:rFonts w:ascii="Arial" w:hAnsi="Arial" w:cs="Arial"/>
              <w:highlight w:val="yellow"/>
            </w:rPr>
          </w:rPrChange>
        </w:rPr>
        <w:t xml:space="preserve"> </w:t>
      </w:r>
      <w:ins w:id="982" w:author="Alex Rosenzweig" w:date="2022-12-29T17:07:00Z">
        <w:r w:rsidR="002C0832">
          <w:rPr>
            <w:rFonts w:ascii="Arial" w:hAnsi="Arial" w:cs="Arial"/>
            <w:sz w:val="19"/>
            <w:szCs w:val="19"/>
            <w:highlight w:val="yellow"/>
          </w:rPr>
          <w:t>-</w:t>
        </w:r>
      </w:ins>
      <w:del w:id="983" w:author="Alex Rosenzweig" w:date="2022-12-29T17:07:00Z">
        <w:r w:rsidRPr="00263626" w:rsidDel="002C0832">
          <w:rPr>
            <w:rFonts w:ascii="Arial" w:hAnsi="Arial" w:cs="Arial"/>
            <w:sz w:val="19"/>
            <w:szCs w:val="19"/>
            <w:highlight w:val="yellow"/>
            <w:rPrChange w:id="984" w:author="Alex Rosenzweig" w:date="2022-12-29T15:50:00Z">
              <w:rPr>
                <w:rFonts w:ascii="Arial" w:hAnsi="Arial" w:cs="Arial"/>
                <w:highlight w:val="yellow"/>
              </w:rPr>
            </w:rPrChange>
          </w:rPr>
          <w:delText>–</w:delText>
        </w:r>
      </w:del>
      <w:r w:rsidRPr="00263626">
        <w:rPr>
          <w:rFonts w:ascii="Arial" w:hAnsi="Arial" w:cs="Arial"/>
          <w:sz w:val="19"/>
          <w:szCs w:val="19"/>
          <w:highlight w:val="yellow"/>
          <w:rPrChange w:id="985" w:author="Alex Rosenzweig" w:date="2022-12-29T15:50:00Z">
            <w:rPr>
              <w:rFonts w:ascii="Arial" w:hAnsi="Arial" w:cs="Arial"/>
              <w:highlight w:val="yellow"/>
            </w:rPr>
          </w:rPrChange>
        </w:rPr>
        <w:t xml:space="preserve"> Highway Engineer</w:t>
      </w:r>
      <w:ins w:id="986" w:author="Alex Rosenzweig" w:date="2022-12-29T17:07:00Z">
        <w:r w:rsidR="002C0832">
          <w:rPr>
            <w:rFonts w:ascii="Arial" w:hAnsi="Arial" w:cs="Arial"/>
            <w:sz w:val="19"/>
            <w:szCs w:val="19"/>
          </w:rPr>
          <w:t>.  [</w:t>
        </w:r>
        <w:r w:rsidR="002C0832" w:rsidRPr="002C0832">
          <w:rPr>
            <w:rFonts w:ascii="Arial" w:hAnsi="Arial" w:cs="Arial"/>
            <w:sz w:val="19"/>
            <w:szCs w:val="19"/>
            <w:highlight w:val="yellow"/>
            <w:rPrChange w:id="987" w:author="Alex Rosenzweig" w:date="2022-12-29T17:07:00Z">
              <w:rPr>
                <w:rFonts w:ascii="Arial" w:hAnsi="Arial" w:cs="Arial"/>
                <w:sz w:val="19"/>
                <w:szCs w:val="19"/>
              </w:rPr>
            </w:rPrChange>
          </w:rPr>
          <w:t>Description?</w:t>
        </w:r>
        <w:r w:rsidR="002C0832">
          <w:rPr>
            <w:rFonts w:ascii="Arial" w:hAnsi="Arial" w:cs="Arial"/>
            <w:sz w:val="19"/>
            <w:szCs w:val="19"/>
          </w:rPr>
          <w:t>]</w:t>
        </w:r>
      </w:ins>
    </w:p>
    <w:p w:rsidR="00564AA7" w:rsidRPr="00263626" w:rsidRDefault="00564AA7" w:rsidP="00603082">
      <w:pPr>
        <w:jc w:val="both"/>
        <w:rPr>
          <w:rFonts w:ascii="Arial" w:hAnsi="Arial" w:cs="Arial"/>
          <w:sz w:val="19"/>
          <w:szCs w:val="19"/>
          <w:rPrChange w:id="988" w:author="Alex Rosenzweig" w:date="2022-12-29T15:50:00Z">
            <w:rPr>
              <w:rFonts w:ascii="Arial" w:hAnsi="Arial" w:cs="Arial"/>
            </w:rPr>
          </w:rPrChange>
        </w:rPr>
      </w:pPr>
    </w:p>
    <w:p w:rsidR="00603082" w:rsidRPr="00263626" w:rsidRDefault="00603082" w:rsidP="00603082">
      <w:pPr>
        <w:jc w:val="both"/>
        <w:rPr>
          <w:rFonts w:ascii="Arial" w:hAnsi="Arial" w:cs="Arial"/>
          <w:sz w:val="19"/>
          <w:szCs w:val="19"/>
          <w:rPrChange w:id="989" w:author="Alex Rosenzweig" w:date="2022-12-29T15:50:00Z">
            <w:rPr>
              <w:rFonts w:ascii="Arial" w:hAnsi="Arial" w:cs="Arial"/>
            </w:rPr>
          </w:rPrChange>
        </w:rPr>
      </w:pPr>
      <w:del w:id="990" w:author="Alex Rosenzweig" w:date="2022-12-29T17:07:00Z">
        <w:r w:rsidRPr="00263626" w:rsidDel="002C0832">
          <w:rPr>
            <w:rFonts w:ascii="Arial" w:hAnsi="Arial" w:cs="Arial"/>
            <w:b/>
            <w:sz w:val="19"/>
            <w:szCs w:val="19"/>
            <w:rPrChange w:id="991" w:author="Alex Rosenzweig" w:date="2022-12-29T15:50:00Z">
              <w:rPr>
                <w:rFonts w:ascii="Arial" w:hAnsi="Arial" w:cs="Arial"/>
                <w:b/>
              </w:rPr>
            </w:rPrChange>
          </w:rPr>
          <w:delText>Pennsylvania Department of Transportation</w:delText>
        </w:r>
        <w:r w:rsidR="00AC34E2" w:rsidRPr="00263626" w:rsidDel="002C0832">
          <w:rPr>
            <w:rFonts w:ascii="Arial" w:hAnsi="Arial" w:cs="Arial"/>
            <w:b/>
            <w:sz w:val="19"/>
            <w:szCs w:val="19"/>
            <w:rPrChange w:id="992" w:author="Alex Rosenzweig" w:date="2022-12-29T15:50:00Z">
              <w:rPr>
                <w:rFonts w:ascii="Arial" w:hAnsi="Arial" w:cs="Arial"/>
                <w:b/>
              </w:rPr>
            </w:rPrChange>
          </w:rPr>
          <w:delText>(</w:delText>
        </w:r>
      </w:del>
      <w:r w:rsidR="00AC34E2" w:rsidRPr="00263626">
        <w:rPr>
          <w:rFonts w:ascii="Arial" w:hAnsi="Arial" w:cs="Arial"/>
          <w:b/>
          <w:sz w:val="19"/>
          <w:szCs w:val="19"/>
          <w:rPrChange w:id="993" w:author="Alex Rosenzweig" w:date="2022-12-29T15:50:00Z">
            <w:rPr>
              <w:rFonts w:ascii="Arial" w:hAnsi="Arial" w:cs="Arial"/>
              <w:b/>
            </w:rPr>
          </w:rPrChange>
        </w:rPr>
        <w:t>PennDOT</w:t>
      </w:r>
      <w:del w:id="994" w:author="Alex Rosenzweig" w:date="2022-12-29T17:07:00Z">
        <w:r w:rsidR="00AC34E2" w:rsidRPr="00263626" w:rsidDel="002C0832">
          <w:rPr>
            <w:rFonts w:ascii="Arial" w:hAnsi="Arial" w:cs="Arial"/>
            <w:b/>
            <w:sz w:val="19"/>
            <w:szCs w:val="19"/>
            <w:rPrChange w:id="995" w:author="Alex Rosenzweig" w:date="2022-12-29T15:50:00Z">
              <w:rPr>
                <w:rFonts w:ascii="Arial" w:hAnsi="Arial" w:cs="Arial"/>
                <w:b/>
              </w:rPr>
            </w:rPrChange>
          </w:rPr>
          <w:delText>)</w:delText>
        </w:r>
      </w:del>
      <w:r w:rsidR="00AC34E2" w:rsidRPr="00263626">
        <w:rPr>
          <w:rFonts w:ascii="Arial" w:hAnsi="Arial" w:cs="Arial"/>
          <w:b/>
          <w:sz w:val="19"/>
          <w:szCs w:val="19"/>
          <w:rPrChange w:id="996" w:author="Alex Rosenzweig" w:date="2022-12-29T15:50:00Z">
            <w:rPr>
              <w:rFonts w:ascii="Arial" w:hAnsi="Arial" w:cs="Arial"/>
              <w:b/>
            </w:rPr>
          </w:rPrChange>
        </w:rPr>
        <w:t xml:space="preserve">, </w:t>
      </w:r>
      <w:r w:rsidRPr="00263626">
        <w:rPr>
          <w:rFonts w:ascii="Arial" w:hAnsi="Arial" w:cs="Arial"/>
          <w:b/>
          <w:sz w:val="19"/>
          <w:szCs w:val="19"/>
          <w:rPrChange w:id="997" w:author="Alex Rosenzweig" w:date="2022-12-29T15:50:00Z">
            <w:rPr>
              <w:rFonts w:ascii="Arial" w:hAnsi="Arial" w:cs="Arial"/>
              <w:b/>
            </w:rPr>
          </w:rPrChange>
        </w:rPr>
        <w:t>Engineering District 6-0, SR 0095, Section GR2</w:t>
      </w:r>
      <w:r w:rsidRPr="00263626">
        <w:rPr>
          <w:rFonts w:ascii="Arial" w:hAnsi="Arial" w:cs="Arial"/>
          <w:sz w:val="19"/>
          <w:szCs w:val="19"/>
          <w:rPrChange w:id="998" w:author="Alex Rosenzweig" w:date="2022-12-29T15:50:00Z">
            <w:rPr>
              <w:rFonts w:ascii="Arial" w:hAnsi="Arial" w:cs="Arial"/>
            </w:rPr>
          </w:rPrChange>
        </w:rPr>
        <w:t xml:space="preserve"> - Highway Engineer for the widening and reconstruction of a portion of I-95 to allow for the total reconstruction of the I-95 viaduct in a future construction section. The construction cost for this project was approximately $39 million. The project included the widening and reconstruction of I-95, including multiple retaining walls, three I-95 bridge structures, noise barriers, ITS, extensive utility relocation, and sustainable enhancement</w:t>
      </w:r>
      <w:ins w:id="999" w:author="Alex Rosenzweig" w:date="2022-12-29T17:08:00Z">
        <w:r w:rsidR="00721A1B">
          <w:rPr>
            <w:rFonts w:ascii="Arial" w:hAnsi="Arial" w:cs="Arial"/>
            <w:sz w:val="19"/>
            <w:szCs w:val="19"/>
          </w:rPr>
          <w:t>,</w:t>
        </w:r>
      </w:ins>
      <w:r w:rsidRPr="00263626">
        <w:rPr>
          <w:rFonts w:ascii="Arial" w:hAnsi="Arial" w:cs="Arial"/>
          <w:sz w:val="19"/>
          <w:szCs w:val="19"/>
          <w:rPrChange w:id="1000" w:author="Alex Rosenzweig" w:date="2022-12-29T15:50:00Z">
            <w:rPr>
              <w:rFonts w:ascii="Arial" w:hAnsi="Arial" w:cs="Arial"/>
            </w:rPr>
          </w:rPrChange>
        </w:rPr>
        <w:t xml:space="preserve"> including public art, decorative treatments</w:t>
      </w:r>
      <w:ins w:id="1001" w:author="Alex Rosenzweig" w:date="2022-12-29T17:08:00Z">
        <w:r w:rsidR="00721A1B">
          <w:rPr>
            <w:rFonts w:ascii="Arial" w:hAnsi="Arial" w:cs="Arial"/>
            <w:sz w:val="19"/>
            <w:szCs w:val="19"/>
          </w:rPr>
          <w:t>,</w:t>
        </w:r>
      </w:ins>
      <w:r w:rsidRPr="00263626">
        <w:rPr>
          <w:rFonts w:ascii="Arial" w:hAnsi="Arial" w:cs="Arial"/>
          <w:sz w:val="19"/>
          <w:szCs w:val="19"/>
          <w:rPrChange w:id="1002" w:author="Alex Rosenzweig" w:date="2022-12-29T15:50:00Z">
            <w:rPr>
              <w:rFonts w:ascii="Arial" w:hAnsi="Arial" w:cs="Arial"/>
            </w:rPr>
          </w:rPrChange>
        </w:rPr>
        <w:t xml:space="preserve"> and underpass lighting. </w:t>
      </w:r>
      <w:ins w:id="1003" w:author="Alex Rosenzweig" w:date="2022-12-29T17:08:00Z">
        <w:r w:rsidR="00721A1B">
          <w:rPr>
            <w:rFonts w:ascii="Arial" w:hAnsi="Arial" w:cs="Arial"/>
            <w:sz w:val="19"/>
            <w:szCs w:val="19"/>
          </w:rPr>
          <w:t>Mr. Burrell’s r</w:t>
        </w:r>
      </w:ins>
      <w:del w:id="1004" w:author="Alex Rosenzweig" w:date="2022-12-29T17:08:00Z">
        <w:r w:rsidRPr="00263626" w:rsidDel="00721A1B">
          <w:rPr>
            <w:rFonts w:ascii="Arial" w:hAnsi="Arial" w:cs="Arial"/>
            <w:sz w:val="19"/>
            <w:szCs w:val="19"/>
            <w:rPrChange w:id="1005" w:author="Alex Rosenzweig" w:date="2022-12-29T15:50:00Z">
              <w:rPr>
                <w:rFonts w:ascii="Arial" w:hAnsi="Arial" w:cs="Arial"/>
              </w:rPr>
            </w:rPrChange>
          </w:rPr>
          <w:delText>R</w:delText>
        </w:r>
      </w:del>
      <w:r w:rsidRPr="00263626">
        <w:rPr>
          <w:rFonts w:ascii="Arial" w:hAnsi="Arial" w:cs="Arial"/>
          <w:sz w:val="19"/>
          <w:szCs w:val="19"/>
          <w:rPrChange w:id="1006" w:author="Alex Rosenzweig" w:date="2022-12-29T15:50:00Z">
            <w:rPr>
              <w:rFonts w:ascii="Arial" w:hAnsi="Arial" w:cs="Arial"/>
            </w:rPr>
          </w:rPrChange>
        </w:rPr>
        <w:t>esponsibilities included the design of the roadway alignments, utility coordination, drainage design, traffic control including the design of temporary roadways and detours, signing and pavement marking, and the development of the right-of-way plans, preliminary and final design plans, specifications, and estimate</w:t>
      </w:r>
      <w:ins w:id="1007" w:author="Alex Rosenzweig" w:date="2022-12-29T17:09:00Z">
        <w:r w:rsidR="00721A1B">
          <w:rPr>
            <w:rFonts w:ascii="Arial" w:hAnsi="Arial" w:cs="Arial"/>
            <w:sz w:val="19"/>
            <w:szCs w:val="19"/>
          </w:rPr>
          <w:t>s</w:t>
        </w:r>
      </w:ins>
      <w:r w:rsidRPr="00263626">
        <w:rPr>
          <w:rFonts w:ascii="Arial" w:hAnsi="Arial" w:cs="Arial"/>
          <w:sz w:val="19"/>
          <w:szCs w:val="19"/>
          <w:rPrChange w:id="1008" w:author="Alex Rosenzweig" w:date="2022-12-29T15:50:00Z">
            <w:rPr>
              <w:rFonts w:ascii="Arial" w:hAnsi="Arial" w:cs="Arial"/>
            </w:rPr>
          </w:rPrChange>
        </w:rPr>
        <w:t xml:space="preserve">. </w:t>
      </w:r>
      <w:ins w:id="1009" w:author="Alex Rosenzweig" w:date="2022-12-29T17:09:00Z">
        <w:r w:rsidR="00721A1B">
          <w:rPr>
            <w:rFonts w:ascii="Arial" w:hAnsi="Arial" w:cs="Arial"/>
            <w:sz w:val="19"/>
            <w:szCs w:val="19"/>
          </w:rPr>
          <w:t xml:space="preserve"> </w:t>
        </w:r>
      </w:ins>
      <w:r w:rsidRPr="00263626">
        <w:rPr>
          <w:rFonts w:ascii="Arial" w:hAnsi="Arial" w:cs="Arial"/>
          <w:sz w:val="19"/>
          <w:szCs w:val="19"/>
          <w:rPrChange w:id="1010" w:author="Alex Rosenzweig" w:date="2022-12-29T15:50:00Z">
            <w:rPr>
              <w:rFonts w:ascii="Arial" w:hAnsi="Arial" w:cs="Arial"/>
            </w:rPr>
          </w:rPrChange>
        </w:rPr>
        <w:t xml:space="preserve">(2008 </w:t>
      </w:r>
      <w:ins w:id="1011" w:author="Alex Rosenzweig" w:date="2022-12-29T17:09:00Z">
        <w:r w:rsidR="00721A1B">
          <w:rPr>
            <w:rFonts w:ascii="Arial" w:hAnsi="Arial" w:cs="Arial"/>
            <w:sz w:val="19"/>
            <w:szCs w:val="19"/>
          </w:rPr>
          <w:t>-</w:t>
        </w:r>
      </w:ins>
      <w:del w:id="1012" w:author="Alex Rosenzweig" w:date="2022-12-29T17:09:00Z">
        <w:r w:rsidRPr="00263626" w:rsidDel="00721A1B">
          <w:rPr>
            <w:rFonts w:ascii="Arial" w:hAnsi="Arial" w:cs="Arial"/>
            <w:sz w:val="19"/>
            <w:szCs w:val="19"/>
            <w:rPrChange w:id="1013" w:author="Alex Rosenzweig" w:date="2022-12-29T15:50:00Z">
              <w:rPr>
                <w:rFonts w:ascii="Arial" w:hAnsi="Arial" w:cs="Arial"/>
              </w:rPr>
            </w:rPrChange>
          </w:rPr>
          <w:delText>–</w:delText>
        </w:r>
      </w:del>
      <w:r w:rsidRPr="00263626">
        <w:rPr>
          <w:rFonts w:ascii="Arial" w:hAnsi="Arial" w:cs="Arial"/>
          <w:sz w:val="19"/>
          <w:szCs w:val="19"/>
          <w:rPrChange w:id="1014" w:author="Alex Rosenzweig" w:date="2022-12-29T15:50:00Z">
            <w:rPr>
              <w:rFonts w:ascii="Arial" w:hAnsi="Arial" w:cs="Arial"/>
            </w:rPr>
          </w:rPrChange>
        </w:rPr>
        <w:t xml:space="preserve"> 2013)</w:t>
      </w:r>
    </w:p>
    <w:p w:rsidR="00603082" w:rsidRPr="00263626" w:rsidRDefault="00603082" w:rsidP="00603082">
      <w:pPr>
        <w:jc w:val="both"/>
        <w:rPr>
          <w:rFonts w:ascii="Arial" w:hAnsi="Arial" w:cs="Arial"/>
          <w:sz w:val="19"/>
          <w:szCs w:val="19"/>
          <w:rPrChange w:id="1015" w:author="Alex Rosenzweig" w:date="2022-12-29T15:50:00Z">
            <w:rPr>
              <w:rFonts w:ascii="Arial" w:hAnsi="Arial" w:cs="Arial"/>
            </w:rPr>
          </w:rPrChange>
        </w:rPr>
      </w:pPr>
    </w:p>
    <w:p w:rsidR="00603082" w:rsidRPr="00263626" w:rsidRDefault="00603082" w:rsidP="00603082">
      <w:pPr>
        <w:jc w:val="both"/>
        <w:rPr>
          <w:rFonts w:ascii="Arial" w:hAnsi="Arial" w:cs="Arial"/>
          <w:kern w:val="20"/>
          <w:sz w:val="19"/>
          <w:szCs w:val="19"/>
          <w:rPrChange w:id="1016" w:author="Alex Rosenzweig" w:date="2022-12-29T15:50:00Z">
            <w:rPr>
              <w:rFonts w:ascii="Arial" w:hAnsi="Arial" w:cs="Arial"/>
              <w:kern w:val="20"/>
            </w:rPr>
          </w:rPrChange>
        </w:rPr>
      </w:pPr>
      <w:del w:id="1017" w:author="Alex Rosenzweig" w:date="2022-12-29T17:09:00Z">
        <w:r w:rsidRPr="00263626" w:rsidDel="003231F9">
          <w:rPr>
            <w:rFonts w:ascii="Arial" w:hAnsi="Arial" w:cs="Arial"/>
            <w:b/>
            <w:sz w:val="19"/>
            <w:szCs w:val="19"/>
            <w:rPrChange w:id="1018" w:author="Alex Rosenzweig" w:date="2022-12-29T15:50:00Z">
              <w:rPr>
                <w:rFonts w:ascii="Arial" w:hAnsi="Arial" w:cs="Arial"/>
                <w:b/>
              </w:rPr>
            </w:rPrChange>
          </w:rPr>
          <w:delText>Pennsylvania Department of Transportation</w:delText>
        </w:r>
        <w:r w:rsidR="00AC34E2" w:rsidRPr="00263626" w:rsidDel="003231F9">
          <w:rPr>
            <w:rFonts w:ascii="Arial" w:hAnsi="Arial" w:cs="Arial"/>
            <w:b/>
            <w:sz w:val="19"/>
            <w:szCs w:val="19"/>
            <w:rPrChange w:id="1019" w:author="Alex Rosenzweig" w:date="2022-12-29T15:50:00Z">
              <w:rPr>
                <w:rFonts w:ascii="Arial" w:hAnsi="Arial" w:cs="Arial"/>
                <w:b/>
              </w:rPr>
            </w:rPrChange>
          </w:rPr>
          <w:delText xml:space="preserve"> (</w:delText>
        </w:r>
      </w:del>
      <w:r w:rsidR="00AC34E2" w:rsidRPr="00263626">
        <w:rPr>
          <w:rFonts w:ascii="Arial" w:hAnsi="Arial" w:cs="Arial"/>
          <w:b/>
          <w:sz w:val="19"/>
          <w:szCs w:val="19"/>
          <w:rPrChange w:id="1020" w:author="Alex Rosenzweig" w:date="2022-12-29T15:50:00Z">
            <w:rPr>
              <w:rFonts w:ascii="Arial" w:hAnsi="Arial" w:cs="Arial"/>
              <w:b/>
            </w:rPr>
          </w:rPrChange>
        </w:rPr>
        <w:t>PennDOT</w:t>
      </w:r>
      <w:del w:id="1021" w:author="Alex Rosenzweig" w:date="2022-12-29T17:09:00Z">
        <w:r w:rsidR="00AC34E2" w:rsidRPr="00263626" w:rsidDel="003231F9">
          <w:rPr>
            <w:rFonts w:ascii="Arial" w:hAnsi="Arial" w:cs="Arial"/>
            <w:b/>
            <w:sz w:val="19"/>
            <w:szCs w:val="19"/>
            <w:rPrChange w:id="1022" w:author="Alex Rosenzweig" w:date="2022-12-29T15:50:00Z">
              <w:rPr>
                <w:rFonts w:ascii="Arial" w:hAnsi="Arial" w:cs="Arial"/>
                <w:b/>
              </w:rPr>
            </w:rPrChange>
          </w:rPr>
          <w:delText>)</w:delText>
        </w:r>
      </w:del>
      <w:r w:rsidR="00AC34E2" w:rsidRPr="00263626">
        <w:rPr>
          <w:rFonts w:ascii="Arial" w:hAnsi="Arial" w:cs="Arial"/>
          <w:b/>
          <w:sz w:val="19"/>
          <w:szCs w:val="19"/>
          <w:rPrChange w:id="1023" w:author="Alex Rosenzweig" w:date="2022-12-29T15:50:00Z">
            <w:rPr>
              <w:rFonts w:ascii="Arial" w:hAnsi="Arial" w:cs="Arial"/>
              <w:b/>
            </w:rPr>
          </w:rPrChange>
        </w:rPr>
        <w:t xml:space="preserve">, </w:t>
      </w:r>
      <w:r w:rsidRPr="00263626">
        <w:rPr>
          <w:rFonts w:ascii="Arial" w:hAnsi="Arial" w:cs="Arial"/>
          <w:b/>
          <w:sz w:val="19"/>
          <w:szCs w:val="19"/>
          <w:rPrChange w:id="1024" w:author="Alex Rosenzweig" w:date="2022-12-29T15:50:00Z">
            <w:rPr>
              <w:rFonts w:ascii="Arial" w:hAnsi="Arial" w:cs="Arial"/>
              <w:b/>
            </w:rPr>
          </w:rPrChange>
        </w:rPr>
        <w:t>Engineering District 6-0, SR 0095, Section GR3</w:t>
      </w:r>
      <w:r w:rsidRPr="00263626">
        <w:rPr>
          <w:rFonts w:ascii="Arial" w:hAnsi="Arial" w:cs="Arial"/>
          <w:sz w:val="19"/>
          <w:szCs w:val="19"/>
          <w:rPrChange w:id="1025" w:author="Alex Rosenzweig" w:date="2022-12-29T15:50:00Z">
            <w:rPr>
              <w:rFonts w:ascii="Arial" w:hAnsi="Arial" w:cs="Arial"/>
            </w:rPr>
          </w:rPrChange>
        </w:rPr>
        <w:t xml:space="preserve"> </w:t>
      </w:r>
      <w:r w:rsidRPr="003231F9">
        <w:rPr>
          <w:rFonts w:ascii="Arial" w:hAnsi="Arial" w:cs="Arial"/>
          <w:b/>
          <w:bCs/>
          <w:sz w:val="19"/>
          <w:szCs w:val="19"/>
          <w:rPrChange w:id="1026" w:author="Alex Rosenzweig" w:date="2022-12-29T17:09:00Z">
            <w:rPr>
              <w:rFonts w:ascii="Arial" w:hAnsi="Arial" w:cs="Arial"/>
            </w:rPr>
          </w:rPrChange>
        </w:rPr>
        <w:t>-</w:t>
      </w:r>
      <w:r w:rsidRPr="00263626">
        <w:rPr>
          <w:rFonts w:ascii="Arial" w:hAnsi="Arial" w:cs="Arial"/>
          <w:sz w:val="19"/>
          <w:szCs w:val="19"/>
          <w:rPrChange w:id="1027" w:author="Alex Rosenzweig" w:date="2022-12-29T15:50:00Z">
            <w:rPr>
              <w:rFonts w:ascii="Arial" w:hAnsi="Arial" w:cs="Arial"/>
            </w:rPr>
          </w:rPrChange>
        </w:rPr>
        <w:t xml:space="preserve"> Highway Engineer for the widening and reconstruction of the northbound lanes of I-95 within the City of Philadelphia. The construction cost for this project was approximately $212 million. The project included the reconstruction and </w:t>
      </w:r>
      <w:ins w:id="1028" w:author="Alex Rosenzweig" w:date="2022-12-29T17:09:00Z">
        <w:r w:rsidR="003231F9">
          <w:rPr>
            <w:rFonts w:ascii="Arial" w:hAnsi="Arial" w:cs="Arial"/>
            <w:sz w:val="19"/>
            <w:szCs w:val="19"/>
          </w:rPr>
          <w:t>w</w:t>
        </w:r>
      </w:ins>
      <w:del w:id="1029" w:author="Alex Rosenzweig" w:date="2022-12-29T17:09:00Z">
        <w:r w:rsidRPr="00263626" w:rsidDel="003231F9">
          <w:rPr>
            <w:rFonts w:ascii="Arial" w:hAnsi="Arial" w:cs="Arial"/>
            <w:sz w:val="19"/>
            <w:szCs w:val="19"/>
            <w:rPrChange w:id="1030" w:author="Alex Rosenzweig" w:date="2022-12-29T15:50:00Z">
              <w:rPr>
                <w:rFonts w:ascii="Arial" w:hAnsi="Arial" w:cs="Arial"/>
              </w:rPr>
            </w:rPrChange>
          </w:rPr>
          <w:delText>W</w:delText>
        </w:r>
      </w:del>
      <w:r w:rsidRPr="00263626">
        <w:rPr>
          <w:rFonts w:ascii="Arial" w:hAnsi="Arial" w:cs="Arial"/>
          <w:sz w:val="19"/>
          <w:szCs w:val="19"/>
          <w:rPrChange w:id="1031" w:author="Alex Rosenzweig" w:date="2022-12-29T15:50:00Z">
            <w:rPr>
              <w:rFonts w:ascii="Arial" w:hAnsi="Arial" w:cs="Arial"/>
            </w:rPr>
          </w:rPrChange>
        </w:rPr>
        <w:t xml:space="preserve">idening of the I-95 viaduct, an off-ramp, reconstruction of Delaware Avenue, retaining walls, noise barrier walls, and utility relocations. </w:t>
      </w:r>
      <w:ins w:id="1032" w:author="Alex Rosenzweig" w:date="2022-12-29T17:08:00Z">
        <w:r w:rsidR="00721A1B">
          <w:rPr>
            <w:rFonts w:ascii="Arial" w:hAnsi="Arial" w:cs="Arial"/>
            <w:sz w:val="19"/>
            <w:szCs w:val="19"/>
          </w:rPr>
          <w:t>Mr. Burrell’s r</w:t>
        </w:r>
      </w:ins>
      <w:del w:id="1033" w:author="Alex Rosenzweig" w:date="2022-12-29T17:08:00Z">
        <w:r w:rsidRPr="00263626" w:rsidDel="00721A1B">
          <w:rPr>
            <w:rFonts w:ascii="Arial" w:hAnsi="Arial" w:cs="Arial"/>
            <w:sz w:val="19"/>
            <w:szCs w:val="19"/>
            <w:rPrChange w:id="1034" w:author="Alex Rosenzweig" w:date="2022-12-29T15:50:00Z">
              <w:rPr>
                <w:rFonts w:ascii="Arial" w:hAnsi="Arial" w:cs="Arial"/>
              </w:rPr>
            </w:rPrChange>
          </w:rPr>
          <w:delText>R</w:delText>
        </w:r>
      </w:del>
      <w:r w:rsidRPr="00263626">
        <w:rPr>
          <w:rFonts w:ascii="Arial" w:hAnsi="Arial" w:cs="Arial"/>
          <w:sz w:val="19"/>
          <w:szCs w:val="19"/>
          <w:rPrChange w:id="1035" w:author="Alex Rosenzweig" w:date="2022-12-29T15:50:00Z">
            <w:rPr>
              <w:rFonts w:ascii="Arial" w:hAnsi="Arial" w:cs="Arial"/>
            </w:rPr>
          </w:rPrChange>
        </w:rPr>
        <w:t>esponsibilities included the design of the roadway alignments, utility coordination, traffic control, and signing and pavement marking.</w:t>
      </w:r>
      <w:r w:rsidRPr="00263626">
        <w:rPr>
          <w:rFonts w:ascii="Arial" w:hAnsi="Arial" w:cs="Arial"/>
          <w:kern w:val="20"/>
          <w:sz w:val="19"/>
          <w:szCs w:val="19"/>
          <w:rPrChange w:id="1036" w:author="Alex Rosenzweig" w:date="2022-12-29T15:50:00Z">
            <w:rPr>
              <w:rFonts w:ascii="Arial" w:hAnsi="Arial" w:cs="Arial"/>
              <w:kern w:val="20"/>
            </w:rPr>
          </w:rPrChange>
        </w:rPr>
        <w:t xml:space="preserve"> </w:t>
      </w:r>
      <w:ins w:id="1037" w:author="Alex Rosenzweig" w:date="2022-12-29T17:10:00Z">
        <w:r w:rsidR="003231F9">
          <w:rPr>
            <w:rFonts w:ascii="Arial" w:hAnsi="Arial" w:cs="Arial"/>
            <w:kern w:val="20"/>
            <w:sz w:val="19"/>
            <w:szCs w:val="19"/>
          </w:rPr>
          <w:t xml:space="preserve"> </w:t>
        </w:r>
      </w:ins>
      <w:r w:rsidRPr="00263626">
        <w:rPr>
          <w:rFonts w:ascii="Arial" w:hAnsi="Arial" w:cs="Arial"/>
          <w:kern w:val="20"/>
          <w:sz w:val="19"/>
          <w:szCs w:val="19"/>
          <w:rPrChange w:id="1038" w:author="Alex Rosenzweig" w:date="2022-12-29T15:50:00Z">
            <w:rPr>
              <w:rFonts w:ascii="Arial" w:hAnsi="Arial" w:cs="Arial"/>
              <w:kern w:val="20"/>
            </w:rPr>
          </w:rPrChange>
        </w:rPr>
        <w:t xml:space="preserve">(2009 </w:t>
      </w:r>
      <w:ins w:id="1039" w:author="Alex Rosenzweig" w:date="2022-12-29T17:10:00Z">
        <w:r w:rsidR="003231F9">
          <w:rPr>
            <w:rFonts w:ascii="Arial" w:hAnsi="Arial" w:cs="Arial"/>
            <w:kern w:val="20"/>
            <w:sz w:val="19"/>
            <w:szCs w:val="19"/>
          </w:rPr>
          <w:t>-</w:t>
        </w:r>
      </w:ins>
      <w:del w:id="1040" w:author="Alex Rosenzweig" w:date="2022-12-29T17:10:00Z">
        <w:r w:rsidRPr="00263626" w:rsidDel="003231F9">
          <w:rPr>
            <w:rFonts w:ascii="Arial" w:hAnsi="Arial" w:cs="Arial"/>
            <w:kern w:val="20"/>
            <w:sz w:val="19"/>
            <w:szCs w:val="19"/>
            <w:rPrChange w:id="1041" w:author="Alex Rosenzweig" w:date="2022-12-29T15:50:00Z">
              <w:rPr>
                <w:rFonts w:ascii="Arial" w:hAnsi="Arial" w:cs="Arial"/>
                <w:kern w:val="20"/>
              </w:rPr>
            </w:rPrChange>
          </w:rPr>
          <w:delText>–</w:delText>
        </w:r>
      </w:del>
      <w:r w:rsidRPr="00263626">
        <w:rPr>
          <w:rFonts w:ascii="Arial" w:hAnsi="Arial" w:cs="Arial"/>
          <w:kern w:val="20"/>
          <w:sz w:val="19"/>
          <w:szCs w:val="19"/>
          <w:rPrChange w:id="1042" w:author="Alex Rosenzweig" w:date="2022-12-29T15:50:00Z">
            <w:rPr>
              <w:rFonts w:ascii="Arial" w:hAnsi="Arial" w:cs="Arial"/>
              <w:kern w:val="20"/>
            </w:rPr>
          </w:rPrChange>
        </w:rPr>
        <w:t xml:space="preserve"> 2013)</w:t>
      </w:r>
    </w:p>
    <w:p w:rsidR="00A70FE4" w:rsidRPr="00263626" w:rsidRDefault="00A70FE4" w:rsidP="00603082">
      <w:pPr>
        <w:jc w:val="both"/>
        <w:rPr>
          <w:rFonts w:ascii="Arial" w:hAnsi="Arial" w:cs="Arial"/>
          <w:kern w:val="20"/>
          <w:sz w:val="19"/>
          <w:szCs w:val="19"/>
          <w:rPrChange w:id="1043" w:author="Alex Rosenzweig" w:date="2022-12-29T15:50:00Z">
            <w:rPr>
              <w:rFonts w:ascii="Arial" w:hAnsi="Arial" w:cs="Arial"/>
              <w:kern w:val="20"/>
            </w:rPr>
          </w:rPrChange>
        </w:rPr>
      </w:pPr>
    </w:p>
    <w:p w:rsidR="00A70FE4" w:rsidRPr="00263626" w:rsidRDefault="0072761A" w:rsidP="003231F9">
      <w:pPr>
        <w:jc w:val="both"/>
        <w:rPr>
          <w:rFonts w:ascii="Arial" w:hAnsi="Arial" w:cs="Arial"/>
          <w:sz w:val="19"/>
          <w:szCs w:val="19"/>
          <w:rPrChange w:id="1044" w:author="Alex Rosenzweig" w:date="2022-12-29T15:50:00Z">
            <w:rPr>
              <w:rFonts w:ascii="Arial" w:hAnsi="Arial" w:cs="Arial"/>
            </w:rPr>
          </w:rPrChange>
        </w:rPr>
        <w:pPrChange w:id="1045" w:author="Alex Rosenzweig" w:date="2022-12-29T17:11:00Z">
          <w:pPr/>
        </w:pPrChange>
      </w:pPr>
      <w:del w:id="1046" w:author="Alex Rosenzweig" w:date="2022-12-29T17:10:00Z">
        <w:r w:rsidRPr="00263626" w:rsidDel="003231F9">
          <w:rPr>
            <w:rFonts w:ascii="Arial" w:hAnsi="Arial" w:cs="Arial"/>
            <w:b/>
            <w:bCs/>
            <w:sz w:val="19"/>
            <w:szCs w:val="19"/>
            <w:highlight w:val="yellow"/>
            <w:rPrChange w:id="1047" w:author="Alex Rosenzweig" w:date="2022-12-29T15:50:00Z">
              <w:rPr>
                <w:rFonts w:ascii="Arial" w:hAnsi="Arial" w:cs="Arial"/>
                <w:b/>
                <w:bCs/>
                <w:highlight w:val="yellow"/>
              </w:rPr>
            </w:rPrChange>
          </w:rPr>
          <w:delText>Pennsylvania Department of Transportation</w:delText>
        </w:r>
        <w:r w:rsidR="00AC34E2" w:rsidRPr="00263626" w:rsidDel="003231F9">
          <w:rPr>
            <w:rFonts w:ascii="Arial" w:hAnsi="Arial" w:cs="Arial"/>
            <w:b/>
            <w:bCs/>
            <w:sz w:val="19"/>
            <w:szCs w:val="19"/>
            <w:highlight w:val="yellow"/>
            <w:rPrChange w:id="1048" w:author="Alex Rosenzweig" w:date="2022-12-29T15:50:00Z">
              <w:rPr>
                <w:rFonts w:ascii="Arial" w:hAnsi="Arial" w:cs="Arial"/>
                <w:b/>
                <w:bCs/>
                <w:highlight w:val="yellow"/>
              </w:rPr>
            </w:rPrChange>
          </w:rPr>
          <w:delText xml:space="preserve"> </w:delText>
        </w:r>
        <w:r w:rsidR="00AC34E2" w:rsidRPr="00263626" w:rsidDel="003231F9">
          <w:rPr>
            <w:rFonts w:ascii="Arial" w:hAnsi="Arial" w:cs="Arial"/>
            <w:b/>
            <w:sz w:val="19"/>
            <w:szCs w:val="19"/>
            <w:rPrChange w:id="1049" w:author="Alex Rosenzweig" w:date="2022-12-29T15:50:00Z">
              <w:rPr>
                <w:rFonts w:ascii="Arial" w:hAnsi="Arial" w:cs="Arial"/>
                <w:b/>
              </w:rPr>
            </w:rPrChange>
          </w:rPr>
          <w:delText>(</w:delText>
        </w:r>
      </w:del>
      <w:r w:rsidR="00AC34E2" w:rsidRPr="00263626">
        <w:rPr>
          <w:rFonts w:ascii="Arial" w:hAnsi="Arial" w:cs="Arial"/>
          <w:b/>
          <w:sz w:val="19"/>
          <w:szCs w:val="19"/>
          <w:rPrChange w:id="1050" w:author="Alex Rosenzweig" w:date="2022-12-29T15:50:00Z">
            <w:rPr>
              <w:rFonts w:ascii="Arial" w:hAnsi="Arial" w:cs="Arial"/>
              <w:b/>
            </w:rPr>
          </w:rPrChange>
        </w:rPr>
        <w:t>PennDOT</w:t>
      </w:r>
      <w:del w:id="1051" w:author="Alex Rosenzweig" w:date="2022-12-29T17:10:00Z">
        <w:r w:rsidR="00AC34E2" w:rsidRPr="00263626" w:rsidDel="003231F9">
          <w:rPr>
            <w:rFonts w:ascii="Arial" w:hAnsi="Arial" w:cs="Arial"/>
            <w:b/>
            <w:sz w:val="19"/>
            <w:szCs w:val="19"/>
            <w:rPrChange w:id="1052" w:author="Alex Rosenzweig" w:date="2022-12-29T15:50:00Z">
              <w:rPr>
                <w:rFonts w:ascii="Arial" w:hAnsi="Arial" w:cs="Arial"/>
                <w:b/>
              </w:rPr>
            </w:rPrChange>
          </w:rPr>
          <w:delText>)</w:delText>
        </w:r>
      </w:del>
      <w:r w:rsidR="00AC34E2" w:rsidRPr="00263626">
        <w:rPr>
          <w:rFonts w:ascii="Arial" w:hAnsi="Arial" w:cs="Arial"/>
          <w:b/>
          <w:sz w:val="19"/>
          <w:szCs w:val="19"/>
          <w:rPrChange w:id="1053" w:author="Alex Rosenzweig" w:date="2022-12-29T15:50:00Z">
            <w:rPr>
              <w:rFonts w:ascii="Arial" w:hAnsi="Arial" w:cs="Arial"/>
              <w:b/>
            </w:rPr>
          </w:rPrChange>
        </w:rPr>
        <w:t>,</w:t>
      </w:r>
      <w:r w:rsidRPr="00263626">
        <w:rPr>
          <w:rFonts w:ascii="Arial" w:hAnsi="Arial" w:cs="Arial"/>
          <w:b/>
          <w:bCs/>
          <w:sz w:val="19"/>
          <w:szCs w:val="19"/>
          <w:highlight w:val="yellow"/>
          <w:rPrChange w:id="1054" w:author="Alex Rosenzweig" w:date="2022-12-29T15:50:00Z">
            <w:rPr>
              <w:rFonts w:ascii="Arial" w:hAnsi="Arial" w:cs="Arial"/>
              <w:b/>
              <w:bCs/>
              <w:highlight w:val="yellow"/>
            </w:rPr>
          </w:rPrChange>
        </w:rPr>
        <w:t xml:space="preserve"> Engineering District 5-0, </w:t>
      </w:r>
      <w:r w:rsidRPr="00263626">
        <w:rPr>
          <w:rFonts w:ascii="Arial" w:hAnsi="Arial" w:cs="Arial"/>
          <w:b/>
          <w:bCs/>
          <w:sz w:val="19"/>
          <w:szCs w:val="19"/>
          <w:highlight w:val="red"/>
          <w:rPrChange w:id="1055" w:author="Alex Rosenzweig" w:date="2022-12-29T15:50:00Z">
            <w:rPr>
              <w:rFonts w:ascii="Arial" w:hAnsi="Arial" w:cs="Arial"/>
              <w:b/>
              <w:bCs/>
              <w:highlight w:val="red"/>
            </w:rPr>
          </w:rPrChange>
        </w:rPr>
        <w:t xml:space="preserve">SR 0903, Section , </w:t>
      </w:r>
      <w:r w:rsidR="00A70FE4" w:rsidRPr="00263626">
        <w:rPr>
          <w:rFonts w:ascii="Arial" w:hAnsi="Arial" w:cs="Arial"/>
          <w:b/>
          <w:bCs/>
          <w:kern w:val="20"/>
          <w:sz w:val="19"/>
          <w:szCs w:val="19"/>
          <w:highlight w:val="yellow"/>
          <w:rPrChange w:id="1056" w:author="Alex Rosenzweig" w:date="2022-12-29T15:50:00Z">
            <w:rPr>
              <w:rFonts w:ascii="Arial" w:hAnsi="Arial" w:cs="Arial"/>
              <w:b/>
              <w:bCs/>
              <w:kern w:val="20"/>
              <w:highlight w:val="yellow"/>
            </w:rPr>
          </w:rPrChange>
        </w:rPr>
        <w:t>Jim Thorpe Bridge Replacement</w:t>
      </w:r>
      <w:r w:rsidRPr="00263626">
        <w:rPr>
          <w:rFonts w:ascii="Arial" w:hAnsi="Arial" w:cs="Arial"/>
          <w:kern w:val="20"/>
          <w:sz w:val="19"/>
          <w:szCs w:val="19"/>
          <w:rPrChange w:id="1057" w:author="Alex Rosenzweig" w:date="2022-12-29T15:50:00Z">
            <w:rPr>
              <w:rFonts w:ascii="Arial" w:hAnsi="Arial" w:cs="Arial"/>
              <w:kern w:val="20"/>
            </w:rPr>
          </w:rPrChange>
        </w:rPr>
        <w:t xml:space="preserve"> </w:t>
      </w:r>
      <w:ins w:id="1058" w:author="Alex Rosenzweig" w:date="2022-12-29T17:10:00Z">
        <w:r w:rsidR="003231F9">
          <w:rPr>
            <w:rFonts w:ascii="Arial" w:hAnsi="Arial" w:cs="Arial"/>
            <w:kern w:val="20"/>
            <w:sz w:val="19"/>
            <w:szCs w:val="19"/>
          </w:rPr>
          <w:t>-</w:t>
        </w:r>
      </w:ins>
      <w:del w:id="1059" w:author="Alex Rosenzweig" w:date="2022-12-29T17:10:00Z">
        <w:r w:rsidRPr="00263626" w:rsidDel="003231F9">
          <w:rPr>
            <w:rFonts w:ascii="Arial" w:hAnsi="Arial" w:cs="Arial"/>
            <w:kern w:val="20"/>
            <w:sz w:val="19"/>
            <w:szCs w:val="19"/>
            <w:rPrChange w:id="1060" w:author="Alex Rosenzweig" w:date="2022-12-29T15:50:00Z">
              <w:rPr>
                <w:rFonts w:ascii="Arial" w:hAnsi="Arial" w:cs="Arial"/>
                <w:kern w:val="20"/>
              </w:rPr>
            </w:rPrChange>
          </w:rPr>
          <w:delText>–</w:delText>
        </w:r>
      </w:del>
      <w:r w:rsidRPr="00263626">
        <w:rPr>
          <w:rFonts w:ascii="Arial" w:hAnsi="Arial" w:cs="Arial"/>
          <w:kern w:val="20"/>
          <w:sz w:val="19"/>
          <w:szCs w:val="19"/>
          <w:rPrChange w:id="1061" w:author="Alex Rosenzweig" w:date="2022-12-29T15:50:00Z">
            <w:rPr>
              <w:rFonts w:ascii="Arial" w:hAnsi="Arial" w:cs="Arial"/>
              <w:kern w:val="20"/>
            </w:rPr>
          </w:rPrChange>
        </w:rPr>
        <w:t xml:space="preserve"> Highway Engineer</w:t>
      </w:r>
      <w:ins w:id="1062" w:author="Alex Rosenzweig" w:date="2022-12-29T17:10:00Z">
        <w:r w:rsidR="003231F9">
          <w:rPr>
            <w:rFonts w:ascii="Arial" w:hAnsi="Arial" w:cs="Arial"/>
            <w:sz w:val="19"/>
            <w:szCs w:val="19"/>
          </w:rPr>
          <w:t>.  [</w:t>
        </w:r>
        <w:r w:rsidR="003231F9" w:rsidRPr="006D561B">
          <w:rPr>
            <w:rFonts w:ascii="Arial" w:hAnsi="Arial" w:cs="Arial"/>
            <w:sz w:val="19"/>
            <w:szCs w:val="19"/>
            <w:highlight w:val="yellow"/>
          </w:rPr>
          <w:t>Description?</w:t>
        </w:r>
        <w:r w:rsidR="003231F9">
          <w:rPr>
            <w:rFonts w:ascii="Arial" w:hAnsi="Arial" w:cs="Arial"/>
            <w:sz w:val="19"/>
            <w:szCs w:val="19"/>
          </w:rPr>
          <w:t>]</w:t>
        </w:r>
      </w:ins>
    </w:p>
    <w:p w:rsidR="00603082" w:rsidRPr="00263626" w:rsidRDefault="00603082" w:rsidP="00603082">
      <w:pPr>
        <w:jc w:val="both"/>
        <w:rPr>
          <w:rFonts w:ascii="Arial" w:hAnsi="Arial" w:cs="Arial"/>
          <w:sz w:val="19"/>
          <w:szCs w:val="19"/>
          <w:rPrChange w:id="1063" w:author="Alex Rosenzweig" w:date="2022-12-29T15:50:00Z">
            <w:rPr>
              <w:rFonts w:ascii="Arial" w:hAnsi="Arial" w:cs="Arial"/>
            </w:rPr>
          </w:rPrChange>
        </w:rPr>
      </w:pPr>
    </w:p>
    <w:sectPr w:rsidR="00603082" w:rsidRPr="00263626" w:rsidSect="0037021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255B" w:rsidRDefault="003F255B">
      <w:r>
        <w:separator/>
      </w:r>
    </w:p>
  </w:endnote>
  <w:endnote w:type="continuationSeparator" w:id="0">
    <w:p w:rsidR="003F255B" w:rsidRDefault="003F2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A4E3E" w:rsidRDefault="004A4E3E">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5680" stroked="f">
          <v:fill r:id="rId1" o:title="kseonly_curves" recolor="t" rotate="t" type="frame"/>
        </v:rect>
      </w:pict>
    </w:r>
  </w:p>
  <w:p w:rsidR="004A4E3E" w:rsidRDefault="004A4E3E">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Format\Anfuso, G\Master AnfusoG.doc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4881" w:rsidRPr="00D0260A" w:rsidRDefault="00024881" w:rsidP="00024881">
    <w:pPr>
      <w:pStyle w:val="Footer"/>
      <w:rPr>
        <w:sz w:val="16"/>
        <w:szCs w:val="16"/>
      </w:rPr>
    </w:pPr>
  </w:p>
  <w:p w:rsidR="00024881" w:rsidRPr="00D0260A" w:rsidRDefault="00024881" w:rsidP="00024881">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9" type="#_x0000_t202" style="position:absolute;left:0;text-align:left;margin-left:-.75pt;margin-top:3.15pt;width:70.8pt;height:25.8pt;z-index:251662848;mso-width-relative:margin;mso-height-relative:margin" stroked="f">
          <v:fill r:id="rId1" o:title="KSE logo" recolor="t" rotate="t" type="frame"/>
          <v:textbox style="mso-next-textbox:#_x0000_s1049">
            <w:txbxContent>
              <w:p w:rsidR="00024881" w:rsidRDefault="00024881" w:rsidP="00024881"/>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v:rect id="_x0000_s1048" style="position:absolute;left:0;text-align:left;margin-left:517.5pt;margin-top:727.5pt;width:70pt;height:57pt;z-index:-251654656;mso-position-horizontal-relative:text;mso-position-vertical-relative:text" fillcolor="none" stroked="f" o:cliptowrap="t">
          <v:fill r:id="rId2" o:title="20th-logo1" recolor="t" rotate="t" type="frame"/>
        </v:rect>
      </w:pict>
    </w:r>
    <w:r>
      <w:pict>
        <v:rect id="_x0000_s1047" style="position:absolute;left:0;text-align:left;margin-left:517.5pt;margin-top:727.5pt;width:70pt;height:57pt;z-index:-251655680;mso-position-horizontal-relative:text;mso-position-vertical-relative:text" fillcolor="none" stroked="f" o:cliptowrap="t">
          <v:fill r:id="rId2" o:title="20th-logo1" recolor="t" rotate="t" type="frame"/>
        </v:rect>
      </w:pict>
    </w:r>
  </w:p>
  <w:p w:rsidR="004A4E3E" w:rsidRDefault="004A4E3E">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4656" stroked="f">
          <v:fill r:id="rId1" o:title="kseonly_curves" recolor="t" rotate="t" type="frame"/>
        </v:rect>
      </w:pict>
    </w:r>
  </w:p>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Format\Anfuso, G\Master AnfusoG.doc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255B" w:rsidRDefault="003F255B">
      <w:r>
        <w:separator/>
      </w:r>
    </w:p>
  </w:footnote>
  <w:footnote w:type="continuationSeparator" w:id="0">
    <w:p w:rsidR="003F255B" w:rsidRDefault="003F2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672EB9">
      <w:rPr>
        <w:rFonts w:ascii="Arial" w:hAnsi="Arial" w:cs="Arial"/>
        <w:b/>
        <w:bCs/>
        <w:spacing w:val="10"/>
        <w:sz w:val="24"/>
        <w:szCs w:val="24"/>
      </w:rPr>
      <w:t xml:space="preserve"> </w:t>
    </w:r>
    <w:r>
      <w:rPr>
        <w:rFonts w:ascii="Arial" w:hAnsi="Arial" w:cs="Arial"/>
        <w:b/>
        <w:bCs/>
        <w:i/>
        <w:iCs/>
        <w:sz w:val="24"/>
        <w:szCs w:val="24"/>
      </w:rPr>
      <w:t>KS Engineers, P.C.</w:t>
    </w:r>
  </w:p>
  <w:p w:rsidR="004A4E3E" w:rsidRDefault="004A4E3E">
    <w:pPr>
      <w:pStyle w:val="Heading2"/>
    </w:pPr>
    <w:r>
      <w:rPr>
        <w:bCs/>
      </w:rPr>
      <w:t>Senior Engineer/Team Leader</w:t>
    </w:r>
    <w:r w:rsidR="00672EB9">
      <w:rPr>
        <w:bCs/>
      </w:rPr>
      <w:t xml:space="preserve"> </w:t>
    </w:r>
  </w:p>
  <w:p w:rsidR="004A4E3E" w:rsidRDefault="004A4E3E">
    <w:r>
      <w:rPr>
        <w:noProof/>
      </w:rPr>
      <w:pict>
        <v:line id="_x0000_s1043" style="position:absolute;z-index:251657728" from="-.75pt,.45pt" to="506.25pt,.45pt"/>
      </w:pict>
    </w:r>
  </w:p>
  <w:p w:rsidR="004A4E3E" w:rsidRDefault="004A4E3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670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Pr="009954C0" w:rsidRDefault="004A4E3E" w:rsidP="00507CEB">
    <w:pPr>
      <w:widowControl/>
      <w:tabs>
        <w:tab w:val="right" w:pos="10080"/>
      </w:tabs>
      <w:jc w:val="both"/>
      <w:rPr>
        <w:rFonts w:ascii="Arial" w:hAnsi="Arial" w:cs="Arial"/>
        <w:b/>
        <w:bCs/>
        <w:spacing w:val="10"/>
        <w:sz w:val="24"/>
        <w:szCs w:val="24"/>
      </w:rPr>
    </w:pPr>
    <w:r w:rsidRPr="00785DCF">
      <w:rPr>
        <w:rFonts w:ascii="Arial" w:hAnsi="Arial" w:cs="Arial"/>
        <w:b/>
        <w:bCs/>
        <w:spacing w:val="10"/>
        <w:sz w:val="24"/>
        <w:szCs w:val="24"/>
      </w:rPr>
      <w:t>RICHARD S. BURRELL, P.E.</w:t>
    </w:r>
    <w:r>
      <w:rPr>
        <w:rFonts w:ascii="Arial" w:hAnsi="Arial" w:cs="Arial"/>
        <w:b/>
        <w:bCs/>
        <w:spacing w:val="10"/>
        <w:sz w:val="24"/>
        <w:szCs w:val="24"/>
      </w:rPr>
      <w:tab/>
    </w:r>
    <w:r>
      <w:rPr>
        <w:rFonts w:ascii="Arial" w:hAnsi="Arial" w:cs="Arial"/>
        <w:b/>
        <w:bCs/>
        <w:i/>
        <w:iCs/>
        <w:sz w:val="24"/>
        <w:szCs w:val="24"/>
      </w:rPr>
      <w:t>KS Engineers, P.C.</w:t>
    </w:r>
  </w:p>
  <w:p w:rsidR="00302503" w:rsidDel="00041833" w:rsidRDefault="00302503" w:rsidP="00E270D3">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del w:id="1064" w:author="Alex Rosenzweig" w:date="2022-12-29T13:00:00Z"/>
        <w:bCs/>
      </w:rPr>
    </w:pPr>
    <w:r>
      <w:rPr>
        <w:bCs/>
      </w:rPr>
      <w:t>Philadelphia Branch Manager</w:t>
    </w:r>
    <w:ins w:id="1065" w:author="Alex Rosenzweig" w:date="2022-12-29T13:00:00Z">
      <w:r w:rsidR="00041833">
        <w:rPr>
          <w:bCs/>
        </w:rPr>
        <w:t xml:space="preserve"> / </w:t>
      </w:r>
    </w:ins>
  </w:p>
  <w:p w:rsidR="004A4E3E" w:rsidRDefault="00302503" w:rsidP="00E270D3">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del w:id="1066" w:author="Richard Burrell" w:date="2025-04-02T09:00:00Z">
      <w:r w:rsidRPr="00C27FDD" w:rsidDel="00EC45DC">
        <w:rPr>
          <w:bCs/>
          <w:highlight w:val="yellow"/>
        </w:rPr>
        <w:delText xml:space="preserve">Senior </w:delText>
      </w:r>
      <w:r w:rsidR="004A4E3E" w:rsidRPr="00C27FDD" w:rsidDel="00EC45DC">
        <w:rPr>
          <w:bCs/>
          <w:highlight w:val="yellow"/>
        </w:rPr>
        <w:delText>Civil Engineer</w:delText>
      </w:r>
    </w:del>
    <w:ins w:id="1067" w:author="Richard Burrell" w:date="2025-04-02T09:00:00Z">
      <w:r w:rsidR="00EC45DC">
        <w:rPr>
          <w:bCs/>
        </w:rPr>
        <w:t>Philadelphia Branch Manager</w:t>
      </w:r>
    </w:ins>
  </w:p>
  <w:p w:rsidR="004A4E3E" w:rsidRDefault="004A4E3E">
    <w:r>
      <w:rPr>
        <w:noProof/>
      </w:rPr>
      <w:pict>
        <v:line id="_x0000_s1045" style="position:absolute;z-index:251659776"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875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672EB9">
      <w:rPr>
        <w:rFonts w:ascii="Arial" w:hAnsi="Arial" w:cs="Arial"/>
        <w:b/>
        <w:bCs/>
        <w:spacing w:val="10"/>
        <w:sz w:val="24"/>
        <w:szCs w:val="24"/>
      </w:rPr>
      <w:t xml:space="preserve"> </w:t>
    </w:r>
    <w:r>
      <w:rPr>
        <w:rFonts w:ascii="Arial" w:hAnsi="Arial" w:cs="Arial"/>
        <w:b/>
        <w:bCs/>
        <w:i/>
        <w:iCs/>
        <w:sz w:val="24"/>
        <w:szCs w:val="24"/>
      </w:rPr>
      <w:t>KS Engineers, P.C.</w:t>
    </w:r>
  </w:p>
  <w:p w:rsidR="004A4E3E" w:rsidRDefault="004A4E3E">
    <w:pPr>
      <w:pStyle w:val="Heading2"/>
    </w:pPr>
    <w:r>
      <w:rPr>
        <w:bCs/>
      </w:rPr>
      <w:t>Senior Structural Engineer/Team Leader</w:t>
    </w:r>
    <w:r w:rsidR="00672EB9">
      <w:rPr>
        <w:bCs/>
      </w:rPr>
      <w:t xml:space="preserve"> </w:t>
    </w:r>
  </w:p>
  <w:p w:rsidR="004A4E3E" w:rsidRDefault="004A4E3E">
    <w:r>
      <w:rPr>
        <w:noProof/>
      </w:rPr>
      <w:pict>
        <v:line id="_x0000_s1028" style="position:absolute;z-index:251653632" from="-.75pt,.45pt" to="506.25pt,.45pt"/>
      </w:pict>
    </w:r>
  </w:p>
  <w:p w:rsidR="004A4E3E" w:rsidRDefault="004A4E3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260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7CF5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8065E8"/>
    <w:multiLevelType w:val="hybridMultilevel"/>
    <w:tmpl w:val="B4EA144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640573"/>
    <w:multiLevelType w:val="hybridMultilevel"/>
    <w:tmpl w:val="94249118"/>
    <w:lvl w:ilvl="0" w:tplc="0409000B">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4"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F26E2"/>
    <w:multiLevelType w:val="hybridMultilevel"/>
    <w:tmpl w:val="EB666B6C"/>
    <w:lvl w:ilvl="0" w:tplc="4FF24892">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204605">
    <w:abstractNumId w:val="0"/>
  </w:num>
  <w:num w:numId="2" w16cid:durableId="65727008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5C36"/>
    <w:rsid w:val="00011D97"/>
    <w:rsid w:val="00012DBE"/>
    <w:rsid w:val="000168BC"/>
    <w:rsid w:val="00020755"/>
    <w:rsid w:val="00024881"/>
    <w:rsid w:val="000267E6"/>
    <w:rsid w:val="00031CCB"/>
    <w:rsid w:val="00036610"/>
    <w:rsid w:val="00041833"/>
    <w:rsid w:val="00042992"/>
    <w:rsid w:val="00043746"/>
    <w:rsid w:val="000519D3"/>
    <w:rsid w:val="00053B0E"/>
    <w:rsid w:val="000636CD"/>
    <w:rsid w:val="00063C51"/>
    <w:rsid w:val="00066278"/>
    <w:rsid w:val="00067218"/>
    <w:rsid w:val="00067BBB"/>
    <w:rsid w:val="00071A38"/>
    <w:rsid w:val="00071BCC"/>
    <w:rsid w:val="00071D94"/>
    <w:rsid w:val="0007232F"/>
    <w:rsid w:val="00081957"/>
    <w:rsid w:val="000840EE"/>
    <w:rsid w:val="00085CD0"/>
    <w:rsid w:val="000B2658"/>
    <w:rsid w:val="000B6685"/>
    <w:rsid w:val="000B76E5"/>
    <w:rsid w:val="000C796C"/>
    <w:rsid w:val="000D6A46"/>
    <w:rsid w:val="000E5D86"/>
    <w:rsid w:val="0010039E"/>
    <w:rsid w:val="001125CC"/>
    <w:rsid w:val="00115A05"/>
    <w:rsid w:val="00115D35"/>
    <w:rsid w:val="00125A01"/>
    <w:rsid w:val="00130F67"/>
    <w:rsid w:val="00130FD1"/>
    <w:rsid w:val="001317EE"/>
    <w:rsid w:val="0013541D"/>
    <w:rsid w:val="001444BF"/>
    <w:rsid w:val="001678A5"/>
    <w:rsid w:val="001722D4"/>
    <w:rsid w:val="001755B9"/>
    <w:rsid w:val="00177BFA"/>
    <w:rsid w:val="00196C03"/>
    <w:rsid w:val="001A2D1B"/>
    <w:rsid w:val="001A4C54"/>
    <w:rsid w:val="001A7ABA"/>
    <w:rsid w:val="001B6A9F"/>
    <w:rsid w:val="001C3EDC"/>
    <w:rsid w:val="001C4C1F"/>
    <w:rsid w:val="001D18DC"/>
    <w:rsid w:val="001D6502"/>
    <w:rsid w:val="001E5942"/>
    <w:rsid w:val="001E68CD"/>
    <w:rsid w:val="001E7A06"/>
    <w:rsid w:val="001F0611"/>
    <w:rsid w:val="001F164E"/>
    <w:rsid w:val="00200F20"/>
    <w:rsid w:val="00202556"/>
    <w:rsid w:val="00210C9C"/>
    <w:rsid w:val="00235F77"/>
    <w:rsid w:val="002435A1"/>
    <w:rsid w:val="00263626"/>
    <w:rsid w:val="00266E93"/>
    <w:rsid w:val="0027115D"/>
    <w:rsid w:val="0027210C"/>
    <w:rsid w:val="00272AF0"/>
    <w:rsid w:val="002740E2"/>
    <w:rsid w:val="00274A82"/>
    <w:rsid w:val="002761A7"/>
    <w:rsid w:val="00280AEA"/>
    <w:rsid w:val="002905BD"/>
    <w:rsid w:val="00297E46"/>
    <w:rsid w:val="002A5426"/>
    <w:rsid w:val="002C0832"/>
    <w:rsid w:val="002C0B9D"/>
    <w:rsid w:val="002D14C1"/>
    <w:rsid w:val="002D4CFB"/>
    <w:rsid w:val="002D54CA"/>
    <w:rsid w:val="002D7D21"/>
    <w:rsid w:val="002E05BC"/>
    <w:rsid w:val="002F5B13"/>
    <w:rsid w:val="00302503"/>
    <w:rsid w:val="003103C1"/>
    <w:rsid w:val="00320D39"/>
    <w:rsid w:val="003231F9"/>
    <w:rsid w:val="0032546E"/>
    <w:rsid w:val="00327AF2"/>
    <w:rsid w:val="00331A4F"/>
    <w:rsid w:val="003322DF"/>
    <w:rsid w:val="0034425A"/>
    <w:rsid w:val="00352C02"/>
    <w:rsid w:val="00370218"/>
    <w:rsid w:val="0037719E"/>
    <w:rsid w:val="0038500D"/>
    <w:rsid w:val="00393775"/>
    <w:rsid w:val="003B4550"/>
    <w:rsid w:val="003B6923"/>
    <w:rsid w:val="003C0D99"/>
    <w:rsid w:val="003C4B6D"/>
    <w:rsid w:val="003D1154"/>
    <w:rsid w:val="003D3DED"/>
    <w:rsid w:val="003D52C0"/>
    <w:rsid w:val="003E08DB"/>
    <w:rsid w:val="003E0DD5"/>
    <w:rsid w:val="003E34E6"/>
    <w:rsid w:val="003F121E"/>
    <w:rsid w:val="003F255B"/>
    <w:rsid w:val="003F5B68"/>
    <w:rsid w:val="00400551"/>
    <w:rsid w:val="004005CE"/>
    <w:rsid w:val="00401C0B"/>
    <w:rsid w:val="00402B56"/>
    <w:rsid w:val="00403332"/>
    <w:rsid w:val="0040574A"/>
    <w:rsid w:val="00413AFF"/>
    <w:rsid w:val="0042181F"/>
    <w:rsid w:val="00425963"/>
    <w:rsid w:val="00436AAB"/>
    <w:rsid w:val="0044381B"/>
    <w:rsid w:val="00444B07"/>
    <w:rsid w:val="00447631"/>
    <w:rsid w:val="00450679"/>
    <w:rsid w:val="00454593"/>
    <w:rsid w:val="00455043"/>
    <w:rsid w:val="004569D6"/>
    <w:rsid w:val="004623C2"/>
    <w:rsid w:val="00464FE4"/>
    <w:rsid w:val="00465C87"/>
    <w:rsid w:val="00473A01"/>
    <w:rsid w:val="00473CF6"/>
    <w:rsid w:val="00475502"/>
    <w:rsid w:val="00483F96"/>
    <w:rsid w:val="00490CBF"/>
    <w:rsid w:val="004A4AC0"/>
    <w:rsid w:val="004A4E3E"/>
    <w:rsid w:val="004B3FF6"/>
    <w:rsid w:val="004B51A8"/>
    <w:rsid w:val="004B55F2"/>
    <w:rsid w:val="004C1E42"/>
    <w:rsid w:val="004C5B4F"/>
    <w:rsid w:val="004C60F9"/>
    <w:rsid w:val="004D062D"/>
    <w:rsid w:val="004D1D35"/>
    <w:rsid w:val="004D47EC"/>
    <w:rsid w:val="004E0970"/>
    <w:rsid w:val="004E36C4"/>
    <w:rsid w:val="00503D62"/>
    <w:rsid w:val="00507CEB"/>
    <w:rsid w:val="00513B79"/>
    <w:rsid w:val="00516FAE"/>
    <w:rsid w:val="00525600"/>
    <w:rsid w:val="00525E87"/>
    <w:rsid w:val="0052630F"/>
    <w:rsid w:val="00530C94"/>
    <w:rsid w:val="005313C3"/>
    <w:rsid w:val="00550C98"/>
    <w:rsid w:val="00560F12"/>
    <w:rsid w:val="00564AA7"/>
    <w:rsid w:val="00565EAC"/>
    <w:rsid w:val="005663A4"/>
    <w:rsid w:val="00566EAC"/>
    <w:rsid w:val="005727E0"/>
    <w:rsid w:val="0057660E"/>
    <w:rsid w:val="005776F0"/>
    <w:rsid w:val="00581F8A"/>
    <w:rsid w:val="0058209E"/>
    <w:rsid w:val="00583B38"/>
    <w:rsid w:val="00595339"/>
    <w:rsid w:val="005958BA"/>
    <w:rsid w:val="00596448"/>
    <w:rsid w:val="005A47DB"/>
    <w:rsid w:val="005B1E4D"/>
    <w:rsid w:val="005C3EE2"/>
    <w:rsid w:val="005D057E"/>
    <w:rsid w:val="005D7123"/>
    <w:rsid w:val="005E14D5"/>
    <w:rsid w:val="005F37E3"/>
    <w:rsid w:val="0060022A"/>
    <w:rsid w:val="00603082"/>
    <w:rsid w:val="0063085E"/>
    <w:rsid w:val="00644284"/>
    <w:rsid w:val="0067063B"/>
    <w:rsid w:val="00672401"/>
    <w:rsid w:val="00672EB9"/>
    <w:rsid w:val="0068342C"/>
    <w:rsid w:val="00686DA1"/>
    <w:rsid w:val="006A25E1"/>
    <w:rsid w:val="006C11C8"/>
    <w:rsid w:val="006C77C1"/>
    <w:rsid w:val="006D068C"/>
    <w:rsid w:val="006D2C61"/>
    <w:rsid w:val="006D3852"/>
    <w:rsid w:val="006D627A"/>
    <w:rsid w:val="006E4CBE"/>
    <w:rsid w:val="006E64F4"/>
    <w:rsid w:val="006E7568"/>
    <w:rsid w:val="006F2B1C"/>
    <w:rsid w:val="006F6A48"/>
    <w:rsid w:val="0070567E"/>
    <w:rsid w:val="00712957"/>
    <w:rsid w:val="00721A1B"/>
    <w:rsid w:val="0072761A"/>
    <w:rsid w:val="007328D3"/>
    <w:rsid w:val="007550AA"/>
    <w:rsid w:val="00757579"/>
    <w:rsid w:val="00757E11"/>
    <w:rsid w:val="00757F12"/>
    <w:rsid w:val="007658EA"/>
    <w:rsid w:val="00783F47"/>
    <w:rsid w:val="00784327"/>
    <w:rsid w:val="00785DCF"/>
    <w:rsid w:val="007939CC"/>
    <w:rsid w:val="00797963"/>
    <w:rsid w:val="007B0BC7"/>
    <w:rsid w:val="007B1202"/>
    <w:rsid w:val="007B78BF"/>
    <w:rsid w:val="007C10CA"/>
    <w:rsid w:val="007D7FC5"/>
    <w:rsid w:val="007E175F"/>
    <w:rsid w:val="007E2C7D"/>
    <w:rsid w:val="007E38C1"/>
    <w:rsid w:val="007F2DD8"/>
    <w:rsid w:val="007F6615"/>
    <w:rsid w:val="00801A7B"/>
    <w:rsid w:val="008067B5"/>
    <w:rsid w:val="00810173"/>
    <w:rsid w:val="00812289"/>
    <w:rsid w:val="008143E1"/>
    <w:rsid w:val="00822111"/>
    <w:rsid w:val="00826571"/>
    <w:rsid w:val="00826CA1"/>
    <w:rsid w:val="00836A5F"/>
    <w:rsid w:val="008410FB"/>
    <w:rsid w:val="00845F97"/>
    <w:rsid w:val="008622FB"/>
    <w:rsid w:val="008625DE"/>
    <w:rsid w:val="0087770D"/>
    <w:rsid w:val="00882AF5"/>
    <w:rsid w:val="00893A13"/>
    <w:rsid w:val="0089554C"/>
    <w:rsid w:val="0089564F"/>
    <w:rsid w:val="0089659F"/>
    <w:rsid w:val="008B2CE6"/>
    <w:rsid w:val="008B3980"/>
    <w:rsid w:val="008B6268"/>
    <w:rsid w:val="008D2026"/>
    <w:rsid w:val="008E2D39"/>
    <w:rsid w:val="008E5C81"/>
    <w:rsid w:val="008F4E25"/>
    <w:rsid w:val="00902569"/>
    <w:rsid w:val="00902F9B"/>
    <w:rsid w:val="00903314"/>
    <w:rsid w:val="00915FC7"/>
    <w:rsid w:val="00921A1B"/>
    <w:rsid w:val="009224CE"/>
    <w:rsid w:val="00922DE1"/>
    <w:rsid w:val="00924886"/>
    <w:rsid w:val="009303F8"/>
    <w:rsid w:val="009307F3"/>
    <w:rsid w:val="0094398D"/>
    <w:rsid w:val="009547D7"/>
    <w:rsid w:val="00955303"/>
    <w:rsid w:val="0096280C"/>
    <w:rsid w:val="00973886"/>
    <w:rsid w:val="00980ABF"/>
    <w:rsid w:val="0098305A"/>
    <w:rsid w:val="0098447B"/>
    <w:rsid w:val="009846B4"/>
    <w:rsid w:val="0098671D"/>
    <w:rsid w:val="009954C0"/>
    <w:rsid w:val="009A6066"/>
    <w:rsid w:val="009B210D"/>
    <w:rsid w:val="009B229C"/>
    <w:rsid w:val="009B3364"/>
    <w:rsid w:val="009B48C6"/>
    <w:rsid w:val="009B5597"/>
    <w:rsid w:val="009C2130"/>
    <w:rsid w:val="009D094C"/>
    <w:rsid w:val="009D1B8B"/>
    <w:rsid w:val="009D25F0"/>
    <w:rsid w:val="009D2A0C"/>
    <w:rsid w:val="009D4BAD"/>
    <w:rsid w:val="009D531F"/>
    <w:rsid w:val="009F246F"/>
    <w:rsid w:val="009F34A3"/>
    <w:rsid w:val="00A06F5A"/>
    <w:rsid w:val="00A31F60"/>
    <w:rsid w:val="00A42117"/>
    <w:rsid w:val="00A50239"/>
    <w:rsid w:val="00A53510"/>
    <w:rsid w:val="00A5633F"/>
    <w:rsid w:val="00A6171A"/>
    <w:rsid w:val="00A620D9"/>
    <w:rsid w:val="00A64496"/>
    <w:rsid w:val="00A6499B"/>
    <w:rsid w:val="00A70FE4"/>
    <w:rsid w:val="00A77BC8"/>
    <w:rsid w:val="00A80B50"/>
    <w:rsid w:val="00A8102A"/>
    <w:rsid w:val="00A96E51"/>
    <w:rsid w:val="00AA5198"/>
    <w:rsid w:val="00AB506C"/>
    <w:rsid w:val="00AB7F0D"/>
    <w:rsid w:val="00AC10D7"/>
    <w:rsid w:val="00AC34E2"/>
    <w:rsid w:val="00AC5076"/>
    <w:rsid w:val="00AC7A5E"/>
    <w:rsid w:val="00AD57DA"/>
    <w:rsid w:val="00AE41DB"/>
    <w:rsid w:val="00B06D05"/>
    <w:rsid w:val="00B07912"/>
    <w:rsid w:val="00B144D2"/>
    <w:rsid w:val="00B16D03"/>
    <w:rsid w:val="00B20CC3"/>
    <w:rsid w:val="00B22288"/>
    <w:rsid w:val="00B258A0"/>
    <w:rsid w:val="00B30D29"/>
    <w:rsid w:val="00B41AAC"/>
    <w:rsid w:val="00B67654"/>
    <w:rsid w:val="00B83882"/>
    <w:rsid w:val="00B84B65"/>
    <w:rsid w:val="00BB08B6"/>
    <w:rsid w:val="00BC19DD"/>
    <w:rsid w:val="00BC22E5"/>
    <w:rsid w:val="00BC7E0E"/>
    <w:rsid w:val="00BD4319"/>
    <w:rsid w:val="00BD54F9"/>
    <w:rsid w:val="00BD7C03"/>
    <w:rsid w:val="00BE0DAE"/>
    <w:rsid w:val="00BE7BC7"/>
    <w:rsid w:val="00BF0167"/>
    <w:rsid w:val="00BF241D"/>
    <w:rsid w:val="00C00BBD"/>
    <w:rsid w:val="00C0147D"/>
    <w:rsid w:val="00C25D50"/>
    <w:rsid w:val="00C26769"/>
    <w:rsid w:val="00C27FDD"/>
    <w:rsid w:val="00C30657"/>
    <w:rsid w:val="00C40229"/>
    <w:rsid w:val="00C44C08"/>
    <w:rsid w:val="00C5555A"/>
    <w:rsid w:val="00C6335E"/>
    <w:rsid w:val="00C67E23"/>
    <w:rsid w:val="00C72565"/>
    <w:rsid w:val="00C731DE"/>
    <w:rsid w:val="00C779CC"/>
    <w:rsid w:val="00C8019A"/>
    <w:rsid w:val="00C81530"/>
    <w:rsid w:val="00C91242"/>
    <w:rsid w:val="00CA0AF1"/>
    <w:rsid w:val="00CB048E"/>
    <w:rsid w:val="00CB105B"/>
    <w:rsid w:val="00CB54B8"/>
    <w:rsid w:val="00CD5CFC"/>
    <w:rsid w:val="00CE17BC"/>
    <w:rsid w:val="00CF2796"/>
    <w:rsid w:val="00D0033C"/>
    <w:rsid w:val="00D03716"/>
    <w:rsid w:val="00D04547"/>
    <w:rsid w:val="00D149B1"/>
    <w:rsid w:val="00D31B1A"/>
    <w:rsid w:val="00D32BB1"/>
    <w:rsid w:val="00D36D69"/>
    <w:rsid w:val="00D4293E"/>
    <w:rsid w:val="00D65C68"/>
    <w:rsid w:val="00D66243"/>
    <w:rsid w:val="00D672D5"/>
    <w:rsid w:val="00D718B0"/>
    <w:rsid w:val="00D80A11"/>
    <w:rsid w:val="00D8233F"/>
    <w:rsid w:val="00D96D77"/>
    <w:rsid w:val="00DA360F"/>
    <w:rsid w:val="00DA3DEC"/>
    <w:rsid w:val="00DA45B3"/>
    <w:rsid w:val="00DA55F5"/>
    <w:rsid w:val="00DA6874"/>
    <w:rsid w:val="00DB0750"/>
    <w:rsid w:val="00DC13A8"/>
    <w:rsid w:val="00DC28F9"/>
    <w:rsid w:val="00DC6DE4"/>
    <w:rsid w:val="00DD03E2"/>
    <w:rsid w:val="00DD350F"/>
    <w:rsid w:val="00DE413E"/>
    <w:rsid w:val="00DE4B58"/>
    <w:rsid w:val="00DE4E7F"/>
    <w:rsid w:val="00DF2E43"/>
    <w:rsid w:val="00DF792B"/>
    <w:rsid w:val="00E10640"/>
    <w:rsid w:val="00E12EE0"/>
    <w:rsid w:val="00E16220"/>
    <w:rsid w:val="00E270D3"/>
    <w:rsid w:val="00E31F7B"/>
    <w:rsid w:val="00E344E1"/>
    <w:rsid w:val="00E35AE5"/>
    <w:rsid w:val="00E43305"/>
    <w:rsid w:val="00E54EBA"/>
    <w:rsid w:val="00E5574E"/>
    <w:rsid w:val="00E6290F"/>
    <w:rsid w:val="00E62F46"/>
    <w:rsid w:val="00E65A86"/>
    <w:rsid w:val="00E71F28"/>
    <w:rsid w:val="00E77498"/>
    <w:rsid w:val="00E815E1"/>
    <w:rsid w:val="00E82336"/>
    <w:rsid w:val="00E95BEC"/>
    <w:rsid w:val="00EB3E79"/>
    <w:rsid w:val="00EC2305"/>
    <w:rsid w:val="00EC254C"/>
    <w:rsid w:val="00EC45DC"/>
    <w:rsid w:val="00EC5C6F"/>
    <w:rsid w:val="00EC621E"/>
    <w:rsid w:val="00EC65E7"/>
    <w:rsid w:val="00ED5025"/>
    <w:rsid w:val="00ED5FA5"/>
    <w:rsid w:val="00EE2008"/>
    <w:rsid w:val="00EE22D9"/>
    <w:rsid w:val="00EE4AF0"/>
    <w:rsid w:val="00EF4688"/>
    <w:rsid w:val="00EF5C70"/>
    <w:rsid w:val="00EF7E01"/>
    <w:rsid w:val="00F01222"/>
    <w:rsid w:val="00F07025"/>
    <w:rsid w:val="00F23C7E"/>
    <w:rsid w:val="00F32775"/>
    <w:rsid w:val="00F33C8F"/>
    <w:rsid w:val="00F40303"/>
    <w:rsid w:val="00F515A5"/>
    <w:rsid w:val="00F55FBE"/>
    <w:rsid w:val="00F60F41"/>
    <w:rsid w:val="00F62907"/>
    <w:rsid w:val="00F708AE"/>
    <w:rsid w:val="00F73797"/>
    <w:rsid w:val="00F8008D"/>
    <w:rsid w:val="00F83464"/>
    <w:rsid w:val="00F83F3B"/>
    <w:rsid w:val="00F8466C"/>
    <w:rsid w:val="00F85CF0"/>
    <w:rsid w:val="00F925B4"/>
    <w:rsid w:val="00F9447E"/>
    <w:rsid w:val="00FA39CD"/>
    <w:rsid w:val="00FA5255"/>
    <w:rsid w:val="00FA678F"/>
    <w:rsid w:val="00FC1810"/>
    <w:rsid w:val="00FC3814"/>
    <w:rsid w:val="00FC3F9F"/>
    <w:rsid w:val="00FC5245"/>
    <w:rsid w:val="00FC7121"/>
    <w:rsid w:val="00FF3773"/>
    <w:rsid w:val="00FF6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463E3FCC-5B55-43E2-A423-E01BA7DC7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paragraph" w:styleId="Heading7">
    <w:name w:val="heading 7"/>
    <w:basedOn w:val="Normal"/>
    <w:next w:val="Normal"/>
    <w:qFormat/>
    <w:rsid w:val="000B2658"/>
    <w:pPr>
      <w:spacing w:before="240" w:after="60"/>
      <w:outlineLvl w:val="6"/>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pPr>
      <w:tabs>
        <w:tab w:val="left" w:pos="0"/>
        <w:tab w:val="center" w:pos="4320"/>
        <w:tab w:val="right" w:pos="8640"/>
        <w:tab w:val="left" w:pos="9360"/>
        <w:tab w:val="right" w:pos="10080"/>
      </w:tabs>
      <w:jc w:val="both"/>
    </w:pPr>
    <w:rPr>
      <w:sz w:val="24"/>
      <w:szCs w:val="24"/>
      <w:lang w:val="x-none" w:eastAsia="x-none"/>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customStyle="1" w:styleId="Twocol">
    <w:name w:val="Twocol"/>
    <w:rsid w:val="000B2658"/>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jc w:val="both"/>
    </w:pPr>
    <w:rPr>
      <w:rFonts w:ascii="Book Antiqua" w:hAnsi="Book Antiqua"/>
      <w:spacing w:val="-2"/>
      <w:sz w:val="19"/>
    </w:rPr>
  </w:style>
  <w:style w:type="paragraph" w:styleId="BalloonText">
    <w:name w:val="Balloon Text"/>
    <w:basedOn w:val="Normal"/>
    <w:semiHidden/>
    <w:rsid w:val="007B78BF"/>
    <w:rPr>
      <w:rFonts w:ascii="Tahoma" w:hAnsi="Tahoma" w:cs="Tahoma"/>
      <w:sz w:val="16"/>
      <w:szCs w:val="16"/>
    </w:rPr>
  </w:style>
  <w:style w:type="paragraph" w:customStyle="1" w:styleId="Default">
    <w:name w:val="Default"/>
    <w:basedOn w:val="Normal"/>
    <w:rsid w:val="0089554C"/>
    <w:pPr>
      <w:widowControl/>
      <w:adjustRightInd/>
    </w:pPr>
    <w:rPr>
      <w:rFonts w:ascii="Arial" w:eastAsia="Calibri" w:hAnsi="Arial" w:cs="Arial"/>
      <w:color w:val="000000"/>
      <w:sz w:val="24"/>
      <w:szCs w:val="24"/>
    </w:rPr>
  </w:style>
  <w:style w:type="character" w:customStyle="1" w:styleId="HeaderChar">
    <w:name w:val="Header Char"/>
    <w:link w:val="Header"/>
    <w:uiPriority w:val="99"/>
    <w:rsid w:val="00ED5025"/>
    <w:rPr>
      <w:sz w:val="24"/>
      <w:szCs w:val="24"/>
    </w:rPr>
  </w:style>
  <w:style w:type="character" w:styleId="Hyperlink">
    <w:name w:val="Hyperlink"/>
    <w:uiPriority w:val="99"/>
    <w:unhideWhenUsed/>
    <w:rsid w:val="00FC3814"/>
    <w:rPr>
      <w:color w:val="0000FF"/>
      <w:u w:val="single"/>
    </w:rPr>
  </w:style>
  <w:style w:type="character" w:customStyle="1" w:styleId="Heading1Char">
    <w:name w:val="Heading 1 Char"/>
    <w:link w:val="Heading1"/>
    <w:rsid w:val="007F2DD8"/>
    <w:rPr>
      <w:b/>
      <w:bCs/>
    </w:rPr>
  </w:style>
  <w:style w:type="paragraph" w:styleId="ListBullet">
    <w:name w:val="List Bullet"/>
    <w:basedOn w:val="Normal"/>
    <w:uiPriority w:val="99"/>
    <w:unhideWhenUsed/>
    <w:rsid w:val="00066278"/>
    <w:pPr>
      <w:widowControl/>
      <w:numPr>
        <w:numId w:val="1"/>
      </w:numPr>
      <w:autoSpaceDE/>
      <w:autoSpaceDN/>
      <w:adjustRightInd/>
      <w:spacing w:after="160" w:line="259" w:lineRule="auto"/>
      <w:contextualSpacing/>
    </w:pPr>
    <w:rPr>
      <w:rFonts w:ascii="Calibri" w:eastAsia="Calibri" w:hAnsi="Calibri"/>
      <w:sz w:val="22"/>
      <w:szCs w:val="22"/>
    </w:rPr>
  </w:style>
  <w:style w:type="character" w:styleId="CommentReference">
    <w:name w:val="annotation reference"/>
    <w:rsid w:val="00DA360F"/>
    <w:rPr>
      <w:sz w:val="16"/>
      <w:szCs w:val="16"/>
    </w:rPr>
  </w:style>
  <w:style w:type="paragraph" w:styleId="CommentText">
    <w:name w:val="annotation text"/>
    <w:basedOn w:val="Normal"/>
    <w:link w:val="CommentTextChar"/>
    <w:rsid w:val="00DA360F"/>
  </w:style>
  <w:style w:type="character" w:customStyle="1" w:styleId="CommentTextChar">
    <w:name w:val="Comment Text Char"/>
    <w:basedOn w:val="DefaultParagraphFont"/>
    <w:link w:val="CommentText"/>
    <w:rsid w:val="00DA360F"/>
  </w:style>
  <w:style w:type="paragraph" w:styleId="CommentSubject">
    <w:name w:val="annotation subject"/>
    <w:basedOn w:val="CommentText"/>
    <w:next w:val="CommentText"/>
    <w:link w:val="CommentSubjectChar"/>
    <w:rsid w:val="00DA360F"/>
    <w:rPr>
      <w:b/>
      <w:bCs/>
    </w:rPr>
  </w:style>
  <w:style w:type="character" w:customStyle="1" w:styleId="CommentSubjectChar">
    <w:name w:val="Comment Subject Char"/>
    <w:link w:val="CommentSubject"/>
    <w:rsid w:val="00DA360F"/>
    <w:rPr>
      <w:b/>
      <w:bCs/>
    </w:rPr>
  </w:style>
  <w:style w:type="table" w:styleId="TableGrid">
    <w:name w:val="Table Grid"/>
    <w:basedOn w:val="TableNormal"/>
    <w:rsid w:val="00455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msonormal">
    <w:name w:val="xxmsonormal"/>
    <w:basedOn w:val="Normal"/>
    <w:rsid w:val="00E10640"/>
    <w:pPr>
      <w:widowControl/>
      <w:autoSpaceDE/>
      <w:autoSpaceDN/>
      <w:adjustRightInd/>
      <w:spacing w:before="100" w:beforeAutospacing="1" w:after="100" w:afterAutospacing="1"/>
    </w:pPr>
    <w:rPr>
      <w:rFonts w:ascii="Calibri" w:eastAsia="Calibri" w:hAnsi="Calibri" w:cs="Calibri"/>
      <w:sz w:val="22"/>
      <w:szCs w:val="22"/>
    </w:rPr>
  </w:style>
  <w:style w:type="paragraph" w:styleId="Revision">
    <w:name w:val="Revision"/>
    <w:hidden/>
    <w:uiPriority w:val="99"/>
    <w:semiHidden/>
    <w:rsid w:val="00041833"/>
  </w:style>
  <w:style w:type="character" w:customStyle="1" w:styleId="FooterChar">
    <w:name w:val="Footer Char"/>
    <w:link w:val="Footer"/>
    <w:uiPriority w:val="99"/>
    <w:rsid w:val="00024881"/>
    <w:rPr>
      <w:sz w:val="24"/>
      <w:szCs w:val="24"/>
    </w:rPr>
  </w:style>
  <w:style w:type="character" w:styleId="UnresolvedMention">
    <w:name w:val="Unresolved Mention"/>
    <w:uiPriority w:val="99"/>
    <w:semiHidden/>
    <w:unhideWhenUsed/>
    <w:rsid w:val="00EC2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7348">
      <w:bodyDiv w:val="1"/>
      <w:marLeft w:val="0"/>
      <w:marRight w:val="0"/>
      <w:marTop w:val="0"/>
      <w:marBottom w:val="0"/>
      <w:divBdr>
        <w:top w:val="none" w:sz="0" w:space="0" w:color="auto"/>
        <w:left w:val="none" w:sz="0" w:space="0" w:color="auto"/>
        <w:bottom w:val="none" w:sz="0" w:space="0" w:color="auto"/>
        <w:right w:val="none" w:sz="0" w:space="0" w:color="auto"/>
      </w:divBdr>
    </w:div>
    <w:div w:id="239561378">
      <w:bodyDiv w:val="1"/>
      <w:marLeft w:val="0"/>
      <w:marRight w:val="0"/>
      <w:marTop w:val="0"/>
      <w:marBottom w:val="0"/>
      <w:divBdr>
        <w:top w:val="none" w:sz="0" w:space="0" w:color="auto"/>
        <w:left w:val="none" w:sz="0" w:space="0" w:color="auto"/>
        <w:bottom w:val="none" w:sz="0" w:space="0" w:color="auto"/>
        <w:right w:val="none" w:sz="0" w:space="0" w:color="auto"/>
      </w:divBdr>
    </w:div>
    <w:div w:id="7888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3F446-5296-45BA-833F-890BA89D3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6679</Words>
  <Characters>38074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44664</CharactersWithSpaces>
  <SharedDoc>false</SharedDoc>
  <HLinks>
    <vt:vector size="6" baseType="variant">
      <vt:variant>
        <vt:i4>2818051</vt:i4>
      </vt:variant>
      <vt:variant>
        <vt:i4>3</vt:i4>
      </vt:variant>
      <vt:variant>
        <vt:i4>0</vt:i4>
      </vt:variant>
      <vt:variant>
        <vt:i4>5</vt:i4>
      </vt:variant>
      <vt:variant>
        <vt:lpwstr>mailto:msaintval@pa.gov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2015-03-04T14:40:00Z</cp:lastPrinted>
  <dcterms:created xsi:type="dcterms:W3CDTF">2025-08-15T16:10:00Z</dcterms:created>
  <dcterms:modified xsi:type="dcterms:W3CDTF">2025-08-15T16:10:00Z</dcterms:modified>
</cp:coreProperties>
</file>